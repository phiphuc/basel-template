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right" w:tblpYSpec="center"/>
        <w:tblW w:w="1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1"/>
      </w:tblGrid>
      <w:tr w:rsidR="00127939" w:rsidRPr="003D2B82" w14:paraId="7CE7BE24" w14:textId="77777777" w:rsidTr="00294747">
        <w:trPr>
          <w:trHeight w:val="332"/>
        </w:trPr>
        <w:tc>
          <w:tcPr>
            <w:tcW w:w="1841" w:type="dxa"/>
            <w:tcBorders>
              <w:top w:val="double" w:sz="4" w:space="0" w:color="auto"/>
              <w:left w:val="double" w:sz="4" w:space="0" w:color="auto"/>
              <w:bottom w:val="double" w:sz="4" w:space="0" w:color="auto"/>
              <w:right w:val="double" w:sz="4" w:space="0" w:color="auto"/>
            </w:tcBorders>
            <w:vAlign w:val="center"/>
          </w:tcPr>
          <w:p w14:paraId="15767809" w14:textId="77777777" w:rsidR="00127939" w:rsidRPr="003D2B82" w:rsidRDefault="00127939" w:rsidP="00294747">
            <w:pPr>
              <w:ind w:right="0"/>
              <w:contextualSpacing/>
              <w:jc w:val="center"/>
              <w:rPr>
                <w:b/>
                <w:sz w:val="22"/>
                <w:szCs w:val="22"/>
              </w:rPr>
            </w:pPr>
            <w:r>
              <w:rPr>
                <w:b/>
                <w:sz w:val="22"/>
                <w:szCs w:val="22"/>
              </w:rPr>
              <w:t>NỘI BỘ</w:t>
            </w:r>
          </w:p>
        </w:tc>
      </w:tr>
    </w:tbl>
    <w:p w14:paraId="61767937" w14:textId="77777777" w:rsidR="00CF16A8" w:rsidRPr="00A51C88" w:rsidRDefault="00645C49" w:rsidP="00165167">
      <w:pPr>
        <w:ind w:right="49"/>
        <w:jc w:val="left"/>
        <w:rPr>
          <w:b/>
        </w:rPr>
      </w:pPr>
      <w:r w:rsidRPr="00A51C88">
        <w:rPr>
          <w:b/>
          <w:noProof/>
        </w:rPr>
        <w:drawing>
          <wp:anchor distT="0" distB="0" distL="114300" distR="114300" simplePos="0" relativeHeight="251656192" behindDoc="1" locked="0" layoutInCell="1" allowOverlap="1" wp14:anchorId="0EA1E7CA" wp14:editId="7445DB17">
            <wp:simplePos x="0" y="0"/>
            <wp:positionH relativeFrom="column">
              <wp:posOffset>-275324</wp:posOffset>
            </wp:positionH>
            <wp:positionV relativeFrom="paragraph">
              <wp:posOffset>-230992</wp:posOffset>
            </wp:positionV>
            <wp:extent cx="2883639" cy="978195"/>
            <wp:effectExtent l="19050" t="0" r="0" b="0"/>
            <wp:wrapNone/>
            <wp:docPr id="5" name="Picture 5"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1"/>
                    <pic:cNvPicPr>
                      <a:picLocks noChangeAspect="1" noChangeArrowheads="1"/>
                    </pic:cNvPicPr>
                  </pic:nvPicPr>
                  <pic:blipFill>
                    <a:blip r:embed="rId9" cstate="print"/>
                    <a:srcRect/>
                    <a:stretch>
                      <a:fillRect/>
                    </a:stretch>
                  </pic:blipFill>
                  <pic:spPr bwMode="auto">
                    <a:xfrm>
                      <a:off x="0" y="0"/>
                      <a:ext cx="2883639" cy="978195"/>
                    </a:xfrm>
                    <a:prstGeom prst="rect">
                      <a:avLst/>
                    </a:prstGeom>
                    <a:noFill/>
                    <a:ln w="9525">
                      <a:noFill/>
                      <a:miter lim="800000"/>
                      <a:headEnd/>
                      <a:tailEnd/>
                    </a:ln>
                  </pic:spPr>
                </pic:pic>
              </a:graphicData>
            </a:graphic>
          </wp:anchor>
        </w:drawing>
      </w:r>
    </w:p>
    <w:p w14:paraId="191522DA" w14:textId="77777777" w:rsidR="00CF16A8" w:rsidRPr="00A51C88" w:rsidRDefault="00CF16A8" w:rsidP="00165167">
      <w:pPr>
        <w:ind w:right="49"/>
        <w:rPr>
          <w:b/>
        </w:rPr>
      </w:pPr>
    </w:p>
    <w:p w14:paraId="5AE6BFF0" w14:textId="77777777" w:rsidR="00CF16A8" w:rsidRPr="00A51C88" w:rsidRDefault="00CF16A8" w:rsidP="00165167">
      <w:pPr>
        <w:ind w:right="49"/>
        <w:rPr>
          <w:b/>
        </w:rPr>
      </w:pPr>
    </w:p>
    <w:p w14:paraId="615E439C" w14:textId="77777777" w:rsidR="00CF16A8" w:rsidRPr="00A51C88" w:rsidRDefault="00CF16A8" w:rsidP="00165167">
      <w:pPr>
        <w:ind w:right="49"/>
        <w:rPr>
          <w:b/>
        </w:rPr>
      </w:pPr>
    </w:p>
    <w:p w14:paraId="7854A750" w14:textId="77777777" w:rsidR="000E2AC0" w:rsidRPr="00A51C88" w:rsidRDefault="000E2AC0" w:rsidP="00165167">
      <w:pPr>
        <w:ind w:right="49"/>
        <w:rPr>
          <w:b/>
        </w:rPr>
      </w:pPr>
    </w:p>
    <w:p w14:paraId="62A39AA0" w14:textId="77777777" w:rsidR="000E2AC0" w:rsidRPr="00A51C88" w:rsidRDefault="000E2AC0" w:rsidP="00165167">
      <w:pPr>
        <w:ind w:right="49"/>
        <w:rPr>
          <w:b/>
        </w:rPr>
      </w:pPr>
    </w:p>
    <w:p w14:paraId="396FE1FD" w14:textId="77777777" w:rsidR="000E2AC0" w:rsidRPr="00A51C88" w:rsidRDefault="000E2AC0" w:rsidP="00165167">
      <w:pPr>
        <w:ind w:right="49"/>
        <w:rPr>
          <w:b/>
        </w:rPr>
      </w:pPr>
    </w:p>
    <w:p w14:paraId="143D760A" w14:textId="77777777" w:rsidR="000E2AC0" w:rsidRPr="00A51C88" w:rsidRDefault="000E2AC0" w:rsidP="00165167">
      <w:pPr>
        <w:ind w:right="49"/>
        <w:rPr>
          <w:b/>
        </w:rPr>
      </w:pPr>
    </w:p>
    <w:p w14:paraId="14E609EB" w14:textId="77777777" w:rsidR="000E2AC0" w:rsidRPr="00A51C88" w:rsidRDefault="000E2AC0" w:rsidP="00165167">
      <w:pPr>
        <w:ind w:right="49"/>
        <w:rPr>
          <w:b/>
        </w:rPr>
      </w:pPr>
    </w:p>
    <w:p w14:paraId="58173D42" w14:textId="77777777" w:rsidR="000E2AC0" w:rsidRPr="00A51C88" w:rsidRDefault="000E2AC0" w:rsidP="00165167">
      <w:pPr>
        <w:ind w:right="49"/>
        <w:rPr>
          <w:b/>
        </w:rPr>
      </w:pPr>
    </w:p>
    <w:p w14:paraId="0E95F25C" w14:textId="77777777" w:rsidR="000E2AC0" w:rsidRPr="00A51C88" w:rsidRDefault="000E2AC0" w:rsidP="00165167">
      <w:pPr>
        <w:ind w:right="49"/>
        <w:rPr>
          <w:b/>
        </w:rPr>
      </w:pPr>
    </w:p>
    <w:p w14:paraId="297F5DAF" w14:textId="77777777" w:rsidR="000E2AC0" w:rsidRPr="00A51C88" w:rsidRDefault="000E2AC0" w:rsidP="00165167">
      <w:pPr>
        <w:ind w:right="49"/>
        <w:rPr>
          <w:b/>
        </w:rPr>
      </w:pPr>
    </w:p>
    <w:p w14:paraId="1639C723" w14:textId="77777777" w:rsidR="000E2AC0" w:rsidRPr="00F23EF6" w:rsidRDefault="00EE1992" w:rsidP="00165167">
      <w:pPr>
        <w:ind w:right="49"/>
        <w:jc w:val="center"/>
        <w:rPr>
          <w:b/>
          <w:sz w:val="48"/>
          <w:szCs w:val="48"/>
        </w:rPr>
      </w:pPr>
      <w:r w:rsidRPr="00F23EF6">
        <w:rPr>
          <w:b/>
          <w:sz w:val="48"/>
          <w:szCs w:val="48"/>
        </w:rPr>
        <w:t>KHỐI CÔNG NGHỆ THÔNG TIN</w:t>
      </w:r>
    </w:p>
    <w:p w14:paraId="419944E9" w14:textId="77777777" w:rsidR="007C2C43" w:rsidRPr="00A51C88" w:rsidRDefault="007C2C43" w:rsidP="00165167">
      <w:pPr>
        <w:ind w:right="49"/>
        <w:rPr>
          <w:b/>
        </w:rPr>
      </w:pPr>
    </w:p>
    <w:p w14:paraId="2FF56527" w14:textId="77777777" w:rsidR="00944A95" w:rsidRPr="00A51C88" w:rsidRDefault="00944A95" w:rsidP="00165167">
      <w:pPr>
        <w:ind w:right="49"/>
        <w:rPr>
          <w:b/>
        </w:rPr>
      </w:pPr>
    </w:p>
    <w:p w14:paraId="74366015" w14:textId="77777777" w:rsidR="00290577" w:rsidRPr="00A51C88" w:rsidRDefault="00290577" w:rsidP="00165167">
      <w:pPr>
        <w:ind w:right="49"/>
        <w:rPr>
          <w:b/>
        </w:rPr>
      </w:pPr>
    </w:p>
    <w:p w14:paraId="6510FA71" w14:textId="77777777" w:rsidR="00944A95" w:rsidRPr="00A51C88" w:rsidRDefault="00944A95" w:rsidP="00165167">
      <w:pPr>
        <w:ind w:right="49"/>
        <w:jc w:val="right"/>
        <w:rPr>
          <w:b/>
        </w:rPr>
      </w:pPr>
    </w:p>
    <w:p w14:paraId="5764A1C8" w14:textId="77777777" w:rsidR="00EF23E2" w:rsidRPr="00A51C88" w:rsidRDefault="00EF23E2" w:rsidP="00165167">
      <w:pPr>
        <w:ind w:right="49"/>
        <w:jc w:val="right"/>
        <w:rPr>
          <w:b/>
        </w:rPr>
      </w:pPr>
    </w:p>
    <w:p w14:paraId="4A9F629A" w14:textId="77777777" w:rsidR="00BB4F40" w:rsidRPr="00A51C88" w:rsidRDefault="006634F7" w:rsidP="00165167">
      <w:pPr>
        <w:ind w:right="49"/>
        <w:rPr>
          <w:b/>
        </w:rPr>
      </w:pPr>
      <w:r>
        <w:rPr>
          <w:b/>
          <w:noProof/>
        </w:rPr>
        <mc:AlternateContent>
          <mc:Choice Requires="wps">
            <w:drawing>
              <wp:anchor distT="4294967295" distB="4294967295" distL="114300" distR="114300" simplePos="0" relativeHeight="251659264" behindDoc="0" locked="0" layoutInCell="1" allowOverlap="1" wp14:anchorId="36F2EFBA" wp14:editId="20E37B7A">
                <wp:simplePos x="0" y="0"/>
                <wp:positionH relativeFrom="column">
                  <wp:posOffset>1409065</wp:posOffset>
                </wp:positionH>
                <wp:positionV relativeFrom="paragraph">
                  <wp:posOffset>229869</wp:posOffset>
                </wp:positionV>
                <wp:extent cx="4500245" cy="0"/>
                <wp:effectExtent l="0" t="0" r="14605" b="1905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024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69E487A3" id="_x0000_t32" coordsize="21600,21600" o:spt="32" o:oned="t" path="m,l21600,21600e" filled="f">
                <v:path arrowok="t" fillok="f" o:connecttype="none"/>
                <o:lock v:ext="edit" shapetype="t"/>
              </v:shapetype>
              <v:shape id="AutoShape 3" o:spid="_x0000_s1026" type="#_x0000_t32" style="position:absolute;margin-left:110.95pt;margin-top:18.1pt;width:354.3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" strokeweight="1pt"/>
            </w:pict>
          </mc:Fallback>
        </mc:AlternateContent>
      </w:r>
    </w:p>
    <w:p w14:paraId="5F968BD4" w14:textId="77777777" w:rsidR="00A51C88" w:rsidRPr="001D105C" w:rsidRDefault="001D105C" w:rsidP="001D105C">
      <w:pPr>
        <w:ind w:right="49"/>
        <w:jc w:val="right"/>
        <w:rPr>
          <w:b/>
          <w:sz w:val="36"/>
          <w:szCs w:val="36"/>
        </w:rPr>
      </w:pPr>
      <w:r w:rsidRPr="00A51E4D">
        <w:rPr>
          <w:b/>
          <w:sz w:val="36"/>
          <w:szCs w:val="36"/>
        </w:rPr>
        <w:t xml:space="preserve">Tài liệu Đặc tả </w:t>
      </w:r>
      <w:r>
        <w:rPr>
          <w:b/>
          <w:sz w:val="36"/>
          <w:szCs w:val="36"/>
        </w:rPr>
        <w:t>y</w:t>
      </w:r>
      <w:r w:rsidRPr="00A51E4D">
        <w:rPr>
          <w:b/>
          <w:sz w:val="36"/>
          <w:szCs w:val="36"/>
        </w:rPr>
        <w:t xml:space="preserve">êu cầu </w:t>
      </w:r>
      <w:r>
        <w:rPr>
          <w:b/>
          <w:sz w:val="36"/>
          <w:szCs w:val="36"/>
        </w:rPr>
        <w:t>phần mềm</w:t>
      </w:r>
      <w:r w:rsidRPr="00A51E4D">
        <w:rPr>
          <w:b/>
          <w:sz w:val="36"/>
          <w:szCs w:val="36"/>
        </w:rPr>
        <w:t xml:space="preserve"> (</w:t>
      </w:r>
      <w:r>
        <w:rPr>
          <w:b/>
          <w:sz w:val="36"/>
          <w:szCs w:val="36"/>
        </w:rPr>
        <w:t>SRS</w:t>
      </w:r>
      <w:r w:rsidRPr="00A51E4D">
        <w:rPr>
          <w:b/>
          <w:sz w:val="36"/>
          <w:szCs w:val="36"/>
        </w:rPr>
        <w:t>)</w:t>
      </w:r>
    </w:p>
    <w:p w14:paraId="2D7F34B6" w14:textId="77777777" w:rsidR="00944A95" w:rsidRPr="00A51C88" w:rsidRDefault="000222AE" w:rsidP="00165167">
      <w:pPr>
        <w:ind w:right="49"/>
        <w:jc w:val="right"/>
        <w:rPr>
          <w:b/>
        </w:rPr>
      </w:pPr>
      <w:r w:rsidRPr="00A51C88">
        <w:rPr>
          <w:b/>
        </w:rPr>
        <w:t>(H_99_14_</w:t>
      </w:r>
      <w:r w:rsidRPr="00A51C88">
        <w:rPr>
          <w:b/>
          <w:highlight w:val="yellow"/>
        </w:rPr>
        <w:t>xx_xx</w:t>
      </w:r>
      <w:r w:rsidR="000F5E6D" w:rsidRPr="00A51C88">
        <w:rPr>
          <w:b/>
        </w:rPr>
        <w:t>)</w:t>
      </w:r>
    </w:p>
    <w:p w14:paraId="0415E4CA" w14:textId="77777777" w:rsidR="00944A95" w:rsidRPr="00A51C88" w:rsidRDefault="00944A95" w:rsidP="00165167">
      <w:pPr>
        <w:ind w:right="49"/>
        <w:jc w:val="right"/>
        <w:rPr>
          <w:b/>
        </w:rPr>
      </w:pPr>
    </w:p>
    <w:p w14:paraId="56F6D579" w14:textId="77777777" w:rsidR="00944A95" w:rsidRPr="00A51C88" w:rsidRDefault="00944A95" w:rsidP="00165167">
      <w:pPr>
        <w:ind w:right="49"/>
        <w:jc w:val="right"/>
        <w:rPr>
          <w:b/>
        </w:rPr>
      </w:pPr>
    </w:p>
    <w:p w14:paraId="566876B8" w14:textId="77777777" w:rsidR="00944A95" w:rsidRPr="00A51C88" w:rsidRDefault="00944A95" w:rsidP="00165167">
      <w:pPr>
        <w:ind w:right="49"/>
        <w:jc w:val="right"/>
        <w:rPr>
          <w:b/>
        </w:rPr>
      </w:pPr>
    </w:p>
    <w:p w14:paraId="009F630A" w14:textId="77777777" w:rsidR="00290577" w:rsidRPr="00A51C88" w:rsidRDefault="00290577" w:rsidP="00165167">
      <w:pPr>
        <w:ind w:right="49"/>
        <w:jc w:val="right"/>
        <w:rPr>
          <w:b/>
        </w:rPr>
      </w:pPr>
    </w:p>
    <w:p w14:paraId="7DA72336" w14:textId="77777777" w:rsidR="00EF23E2" w:rsidRPr="00A51C88" w:rsidRDefault="00EF23E2" w:rsidP="00165167">
      <w:pPr>
        <w:ind w:right="49"/>
        <w:jc w:val="right"/>
        <w:rPr>
          <w:b/>
        </w:rPr>
      </w:pPr>
    </w:p>
    <w:p w14:paraId="0FFED1BF" w14:textId="77777777" w:rsidR="00C129AC" w:rsidRPr="00A51C88" w:rsidRDefault="00C129AC" w:rsidP="00165167">
      <w:pPr>
        <w:ind w:right="49"/>
        <w:jc w:val="right"/>
        <w:rPr>
          <w:b/>
        </w:rPr>
      </w:pPr>
    </w:p>
    <w:p w14:paraId="3DC14675" w14:textId="77777777" w:rsidR="00C129AC" w:rsidRPr="00A51C88" w:rsidRDefault="00C129AC" w:rsidP="00165167">
      <w:pPr>
        <w:ind w:right="49"/>
        <w:jc w:val="right"/>
        <w:rPr>
          <w:b/>
        </w:rPr>
      </w:pPr>
    </w:p>
    <w:p w14:paraId="3AB8C794" w14:textId="77777777" w:rsidR="00C129AC" w:rsidRPr="00A51C88" w:rsidRDefault="00C129AC" w:rsidP="00165167">
      <w:pPr>
        <w:ind w:right="49"/>
        <w:jc w:val="right"/>
        <w:rPr>
          <w:b/>
        </w:rPr>
      </w:pPr>
    </w:p>
    <w:p w14:paraId="5DCD40C5" w14:textId="77777777" w:rsidR="00BB4F40" w:rsidRPr="00A51C88" w:rsidRDefault="006634F7" w:rsidP="00165167">
      <w:pPr>
        <w:ind w:right="49"/>
        <w:jc w:val="right"/>
        <w:rPr>
          <w:b/>
        </w:rPr>
      </w:pPr>
      <w:r>
        <w:rPr>
          <w:b/>
          <w:noProof/>
        </w:rPr>
        <mc:AlternateContent>
          <mc:Choice Requires="wps">
            <w:drawing>
              <wp:anchor distT="4294967295" distB="4294967295" distL="114300" distR="114300" simplePos="0" relativeHeight="251660288" behindDoc="0" locked="0" layoutInCell="1" allowOverlap="1" wp14:anchorId="5204C70B" wp14:editId="1C54D507">
                <wp:simplePos x="0" y="0"/>
                <wp:positionH relativeFrom="column">
                  <wp:posOffset>3023870</wp:posOffset>
                </wp:positionH>
                <wp:positionV relativeFrom="paragraph">
                  <wp:posOffset>214629</wp:posOffset>
                </wp:positionV>
                <wp:extent cx="2879725" cy="0"/>
                <wp:effectExtent l="0" t="0" r="15875" b="1905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97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32322EF3" id="AutoShape 4" o:spid="_x0000_s1026" type="#_x0000_t32" style="position:absolute;margin-left:238.1pt;margin-top:16.9pt;width:226.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" strokeweight="1pt"/>
            </w:pict>
          </mc:Fallback>
        </mc:AlternateContent>
      </w:r>
    </w:p>
    <w:p w14:paraId="263AB4C3" w14:textId="77777777" w:rsidR="00944A95" w:rsidRPr="00A51C88" w:rsidRDefault="00D91E17" w:rsidP="00165167">
      <w:pPr>
        <w:ind w:right="49"/>
        <w:jc w:val="right"/>
        <w:rPr>
          <w:b/>
        </w:rPr>
      </w:pPr>
      <w:r w:rsidRPr="00A51C88">
        <w:rPr>
          <w:b/>
        </w:rPr>
        <w:t>Phiên bản</w:t>
      </w:r>
      <w:r w:rsidR="006C0854" w:rsidRPr="00A51C88">
        <w:rPr>
          <w:b/>
        </w:rPr>
        <w:t xml:space="preserve"> </w:t>
      </w:r>
      <w:r w:rsidR="000222AE" w:rsidRPr="00A51C88">
        <w:rPr>
          <w:b/>
          <w:highlight w:val="yellow"/>
        </w:rPr>
        <w:t>…</w:t>
      </w:r>
    </w:p>
    <w:p w14:paraId="35356599" w14:textId="77777777" w:rsidR="00944A95" w:rsidRPr="00A51C88" w:rsidRDefault="00D91E17" w:rsidP="00165167">
      <w:pPr>
        <w:ind w:right="49"/>
        <w:jc w:val="right"/>
      </w:pPr>
      <w:r w:rsidRPr="00A51C88">
        <w:t>Ban hành</w:t>
      </w:r>
      <w:r w:rsidR="00944A95" w:rsidRPr="00A51C88">
        <w:t xml:space="preserve">: </w:t>
      </w:r>
      <w:r w:rsidR="005C6B40" w:rsidRPr="00A51C88">
        <w:t xml:space="preserve">Tháng </w:t>
      </w:r>
      <w:r w:rsidR="000222AE" w:rsidRPr="00A51C88">
        <w:rPr>
          <w:highlight w:val="yellow"/>
        </w:rPr>
        <w:t>___/ ___</w:t>
      </w:r>
    </w:p>
    <w:p w14:paraId="5C87605E" w14:textId="77777777" w:rsidR="00A51C88" w:rsidRPr="00A51C88" w:rsidRDefault="00A51C88" w:rsidP="00A51C88">
      <w:pPr>
        <w:pageBreakBefore/>
        <w:ind w:right="43"/>
        <w:jc w:val="center"/>
        <w:rPr>
          <w:b/>
        </w:rPr>
      </w:pPr>
      <w:bookmarkStart w:id="0" w:name="_Toc463083793"/>
      <w:bookmarkStart w:id="1" w:name="_Toc465677963"/>
      <w:bookmarkStart w:id="2" w:name="_Toc467738735"/>
      <w:bookmarkStart w:id="3" w:name="_Toc446234547"/>
      <w:bookmarkStart w:id="4" w:name="_Toc467738720"/>
      <w:r w:rsidRPr="00A51C88">
        <w:rPr>
          <w:b/>
        </w:rPr>
        <w:lastRenderedPageBreak/>
        <w:t>BẢNG THEO DÕI HIỆU LỰC VÀ THAY ĐỔI</w:t>
      </w:r>
    </w:p>
    <w:p w14:paraId="5088E26B" w14:textId="77777777" w:rsidR="00A51C88" w:rsidRPr="00A51C88" w:rsidRDefault="00A51C88" w:rsidP="00A51C88">
      <w:pPr>
        <w:ind w:right="49"/>
      </w:pPr>
    </w:p>
    <w:p w14:paraId="2E630EC5" w14:textId="77777777" w:rsidR="00A51C88" w:rsidRPr="00A51C88" w:rsidRDefault="00A51C88" w:rsidP="00A51C88">
      <w:pPr>
        <w:ind w:right="49"/>
        <w:rPr>
          <w:b/>
        </w:rPr>
      </w:pPr>
      <w:r w:rsidRPr="00A51C88">
        <w:rPr>
          <w:b/>
        </w:rPr>
        <w:t>A – Hiệu lực của Tài liệu</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0"/>
        <w:gridCol w:w="2070"/>
        <w:gridCol w:w="3169"/>
      </w:tblGrid>
      <w:tr w:rsidR="00A51C88" w:rsidRPr="00A51C88" w14:paraId="11FC9937" w14:textId="77777777" w:rsidTr="001D105C">
        <w:trPr>
          <w:trHeight w:val="537"/>
          <w:jc w:val="center"/>
        </w:trPr>
        <w:tc>
          <w:tcPr>
            <w:tcW w:w="3960" w:type="dxa"/>
            <w:shd w:val="clear" w:color="auto" w:fill="D9D9D9" w:themeFill="background1" w:themeFillShade="D9"/>
            <w:vAlign w:val="center"/>
          </w:tcPr>
          <w:p w14:paraId="293A64A0" w14:textId="77777777" w:rsidR="00A51C88" w:rsidRPr="00A51C88" w:rsidRDefault="00A51C88" w:rsidP="001D105C">
            <w:pPr>
              <w:ind w:right="49"/>
              <w:jc w:val="center"/>
              <w:rPr>
                <w:rFonts w:eastAsia="Tw Cen MT"/>
                <w:b/>
              </w:rPr>
            </w:pPr>
            <w:r w:rsidRPr="00A51C88">
              <w:rPr>
                <w:rFonts w:eastAsia="Tw Cen MT"/>
                <w:b/>
              </w:rPr>
              <w:t>Đóng dấu</w:t>
            </w:r>
          </w:p>
        </w:tc>
        <w:tc>
          <w:tcPr>
            <w:tcW w:w="2070" w:type="dxa"/>
            <w:shd w:val="clear" w:color="auto" w:fill="D9D9D9" w:themeFill="background1" w:themeFillShade="D9"/>
            <w:vAlign w:val="center"/>
          </w:tcPr>
          <w:p w14:paraId="4033056C" w14:textId="77777777" w:rsidR="00A51C88" w:rsidRPr="00A51C88" w:rsidRDefault="00A51C88" w:rsidP="001D105C">
            <w:pPr>
              <w:ind w:right="49"/>
              <w:jc w:val="center"/>
              <w:rPr>
                <w:rFonts w:eastAsia="Tw Cen MT"/>
                <w:b/>
              </w:rPr>
            </w:pPr>
            <w:r w:rsidRPr="00A51C88">
              <w:rPr>
                <w:rFonts w:eastAsia="Tw Cen MT"/>
                <w:b/>
              </w:rPr>
              <w:t>Ngày đóng dấu</w:t>
            </w:r>
          </w:p>
        </w:tc>
        <w:tc>
          <w:tcPr>
            <w:tcW w:w="3169" w:type="dxa"/>
            <w:shd w:val="clear" w:color="auto" w:fill="D9D9D9" w:themeFill="background1" w:themeFillShade="D9"/>
            <w:vAlign w:val="center"/>
          </w:tcPr>
          <w:p w14:paraId="0063DC07" w14:textId="77777777" w:rsidR="00A51C88" w:rsidRPr="00A51C88" w:rsidRDefault="00A51C88" w:rsidP="001D105C">
            <w:pPr>
              <w:ind w:right="49"/>
              <w:jc w:val="center"/>
              <w:rPr>
                <w:rFonts w:eastAsia="Tw Cen MT"/>
                <w:b/>
              </w:rPr>
            </w:pPr>
            <w:r w:rsidRPr="00A51C88">
              <w:rPr>
                <w:rFonts w:eastAsia="Tw Cen MT"/>
                <w:b/>
              </w:rPr>
              <w:t>Ng</w:t>
            </w:r>
            <w:r w:rsidRPr="00A51C88">
              <w:rPr>
                <w:rFonts w:eastAsia="Tw Cen MT"/>
                <w:b/>
                <w:lang w:val="vi-VN"/>
              </w:rPr>
              <w:t>ười đóng dấu</w:t>
            </w:r>
          </w:p>
        </w:tc>
      </w:tr>
      <w:tr w:rsidR="00A51C88" w:rsidRPr="00A51C88" w14:paraId="77A35AA8" w14:textId="77777777" w:rsidTr="001D105C">
        <w:trPr>
          <w:trHeight w:val="1189"/>
          <w:jc w:val="center"/>
        </w:trPr>
        <w:tc>
          <w:tcPr>
            <w:tcW w:w="3960" w:type="dxa"/>
          </w:tcPr>
          <w:p w14:paraId="228E8DF4" w14:textId="77777777" w:rsidR="00A51C88" w:rsidRPr="00A51C88" w:rsidRDefault="00A51C88" w:rsidP="001D105C">
            <w:pPr>
              <w:ind w:right="49"/>
              <w:rPr>
                <w:rFonts w:eastAsia="Tw Cen MT"/>
                <w:b/>
              </w:rPr>
            </w:pPr>
          </w:p>
          <w:p w14:paraId="51E8899C" w14:textId="77777777" w:rsidR="00A51C88" w:rsidRPr="00A51C88" w:rsidRDefault="00A51C88" w:rsidP="001D105C">
            <w:pPr>
              <w:ind w:right="49"/>
              <w:rPr>
                <w:rFonts w:eastAsia="Tw Cen MT"/>
                <w:b/>
              </w:rPr>
            </w:pPr>
          </w:p>
          <w:p w14:paraId="60F40C06" w14:textId="77777777" w:rsidR="00A51C88" w:rsidRPr="00A51C88" w:rsidRDefault="00A51C88" w:rsidP="001D105C">
            <w:pPr>
              <w:ind w:right="49"/>
              <w:rPr>
                <w:rFonts w:eastAsia="Tw Cen MT"/>
                <w:b/>
              </w:rPr>
            </w:pPr>
          </w:p>
          <w:p w14:paraId="0D7E20AB" w14:textId="77777777" w:rsidR="00A51C88" w:rsidRPr="00A51C88" w:rsidRDefault="00A51C88" w:rsidP="001D105C">
            <w:pPr>
              <w:ind w:right="49"/>
              <w:rPr>
                <w:rFonts w:eastAsia="Tw Cen MT"/>
                <w:b/>
              </w:rPr>
            </w:pPr>
          </w:p>
          <w:p w14:paraId="3AB7F578" w14:textId="77777777" w:rsidR="00A51C88" w:rsidRPr="00A51C88" w:rsidRDefault="00A51C88" w:rsidP="001D105C">
            <w:pPr>
              <w:ind w:right="49"/>
              <w:rPr>
                <w:rFonts w:eastAsia="Tw Cen MT"/>
                <w:b/>
              </w:rPr>
            </w:pPr>
          </w:p>
        </w:tc>
        <w:tc>
          <w:tcPr>
            <w:tcW w:w="2070" w:type="dxa"/>
          </w:tcPr>
          <w:p w14:paraId="3E50E305" w14:textId="77777777" w:rsidR="00A51C88" w:rsidRPr="00A51C88" w:rsidRDefault="00A51C88" w:rsidP="001D105C">
            <w:pPr>
              <w:ind w:right="49"/>
              <w:jc w:val="center"/>
              <w:rPr>
                <w:rFonts w:eastAsia="Tw Cen MT"/>
                <w:b/>
              </w:rPr>
            </w:pPr>
          </w:p>
        </w:tc>
        <w:tc>
          <w:tcPr>
            <w:tcW w:w="3169" w:type="dxa"/>
          </w:tcPr>
          <w:p w14:paraId="40221C45" w14:textId="77777777" w:rsidR="00A51C88" w:rsidRPr="00A51C88" w:rsidRDefault="00A51C88" w:rsidP="001D105C">
            <w:pPr>
              <w:ind w:right="49"/>
              <w:jc w:val="center"/>
              <w:rPr>
                <w:rFonts w:eastAsia="Tw Cen MT"/>
                <w:b/>
              </w:rPr>
            </w:pPr>
          </w:p>
        </w:tc>
      </w:tr>
      <w:tr w:rsidR="00A51C88" w:rsidRPr="00A51C88" w14:paraId="0BF10466" w14:textId="77777777" w:rsidTr="001D105C">
        <w:trPr>
          <w:trHeight w:val="1189"/>
          <w:jc w:val="center"/>
        </w:trPr>
        <w:tc>
          <w:tcPr>
            <w:tcW w:w="3960" w:type="dxa"/>
          </w:tcPr>
          <w:p w14:paraId="50D9C5D5" w14:textId="77777777" w:rsidR="00A51C88" w:rsidRPr="00A51C88" w:rsidRDefault="00A51C88" w:rsidP="001D105C">
            <w:pPr>
              <w:ind w:right="49"/>
              <w:rPr>
                <w:rFonts w:eastAsia="Tw Cen MT"/>
              </w:rPr>
            </w:pPr>
          </w:p>
          <w:p w14:paraId="4D875E4F" w14:textId="77777777" w:rsidR="00A51C88" w:rsidRPr="00A51C88" w:rsidRDefault="00A51C88" w:rsidP="001D105C">
            <w:pPr>
              <w:ind w:right="49"/>
              <w:rPr>
                <w:rFonts w:eastAsia="Tw Cen MT"/>
              </w:rPr>
            </w:pPr>
          </w:p>
          <w:p w14:paraId="5D39E60C" w14:textId="77777777" w:rsidR="00A51C88" w:rsidRPr="00A51C88" w:rsidRDefault="00A51C88" w:rsidP="001D105C">
            <w:pPr>
              <w:ind w:right="49"/>
              <w:rPr>
                <w:rFonts w:eastAsia="Tw Cen MT"/>
              </w:rPr>
            </w:pPr>
          </w:p>
          <w:p w14:paraId="113B430A" w14:textId="77777777" w:rsidR="00A51C88" w:rsidRPr="00A51C88" w:rsidRDefault="00A51C88" w:rsidP="001D105C">
            <w:pPr>
              <w:ind w:right="49"/>
              <w:rPr>
                <w:rFonts w:eastAsia="Tw Cen MT"/>
              </w:rPr>
            </w:pPr>
          </w:p>
          <w:p w14:paraId="29878098" w14:textId="77777777" w:rsidR="00A51C88" w:rsidRPr="00A51C88" w:rsidRDefault="00A51C88" w:rsidP="001D105C">
            <w:pPr>
              <w:ind w:right="49"/>
              <w:rPr>
                <w:rFonts w:eastAsia="Tw Cen MT"/>
              </w:rPr>
            </w:pPr>
          </w:p>
        </w:tc>
        <w:tc>
          <w:tcPr>
            <w:tcW w:w="2070" w:type="dxa"/>
          </w:tcPr>
          <w:p w14:paraId="4E5D1644" w14:textId="77777777" w:rsidR="00A51C88" w:rsidRPr="00A51C88" w:rsidRDefault="00A51C88" w:rsidP="001D105C">
            <w:pPr>
              <w:ind w:right="49"/>
              <w:jc w:val="center"/>
              <w:rPr>
                <w:rFonts w:eastAsia="Tw Cen MT"/>
                <w:b/>
              </w:rPr>
            </w:pPr>
          </w:p>
        </w:tc>
        <w:tc>
          <w:tcPr>
            <w:tcW w:w="3169" w:type="dxa"/>
          </w:tcPr>
          <w:p w14:paraId="642C20BE" w14:textId="77777777" w:rsidR="00A51C88" w:rsidRPr="00A51C88" w:rsidRDefault="00A51C88" w:rsidP="001D105C">
            <w:pPr>
              <w:ind w:right="49"/>
              <w:jc w:val="center"/>
              <w:rPr>
                <w:rFonts w:eastAsia="Tw Cen MT"/>
                <w:b/>
              </w:rPr>
            </w:pPr>
          </w:p>
        </w:tc>
      </w:tr>
    </w:tbl>
    <w:p w14:paraId="38427BB2" w14:textId="77777777" w:rsidR="00A51C88" w:rsidRPr="00A51C88" w:rsidRDefault="00A51C88" w:rsidP="00A51C88">
      <w:pPr>
        <w:ind w:right="49"/>
        <w:rPr>
          <w:b/>
        </w:rPr>
      </w:pPr>
    </w:p>
    <w:p w14:paraId="69902FCE" w14:textId="77777777" w:rsidR="00A51C88" w:rsidRPr="00A51C88" w:rsidRDefault="00A51C88" w:rsidP="00A51C88">
      <w:pPr>
        <w:ind w:right="49"/>
        <w:rPr>
          <w:b/>
        </w:rPr>
      </w:pPr>
      <w:r w:rsidRPr="00A51C88">
        <w:rPr>
          <w:b/>
        </w:rPr>
        <w:t>B – Theo dõi thay đổi của Tài liệu</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
        <w:gridCol w:w="1119"/>
        <w:gridCol w:w="1091"/>
        <w:gridCol w:w="1088"/>
        <w:gridCol w:w="2740"/>
        <w:gridCol w:w="2404"/>
      </w:tblGrid>
      <w:tr w:rsidR="00A51C88" w:rsidRPr="00A51C88" w14:paraId="242009D6" w14:textId="77777777" w:rsidTr="001D105C">
        <w:trPr>
          <w:trHeight w:val="668"/>
          <w:jc w:val="center"/>
        </w:trPr>
        <w:tc>
          <w:tcPr>
            <w:tcW w:w="757" w:type="dxa"/>
            <w:shd w:val="clear" w:color="auto" w:fill="D9D9D9" w:themeFill="background1" w:themeFillShade="D9"/>
            <w:vAlign w:val="center"/>
          </w:tcPr>
          <w:p w14:paraId="5B86F15D" w14:textId="77777777" w:rsidR="00A51C88" w:rsidRPr="00A51C88" w:rsidRDefault="00A51C88" w:rsidP="001D105C">
            <w:pPr>
              <w:jc w:val="center"/>
              <w:rPr>
                <w:b/>
              </w:rPr>
            </w:pPr>
            <w:r w:rsidRPr="00A51C88">
              <w:rPr>
                <w:b/>
              </w:rPr>
              <w:t>STT</w:t>
            </w:r>
          </w:p>
        </w:tc>
        <w:tc>
          <w:tcPr>
            <w:tcW w:w="1091" w:type="dxa"/>
            <w:shd w:val="clear" w:color="auto" w:fill="D9D9D9" w:themeFill="background1" w:themeFillShade="D9"/>
            <w:vAlign w:val="center"/>
          </w:tcPr>
          <w:p w14:paraId="62E65C77" w14:textId="77777777" w:rsidR="00A51C88" w:rsidRPr="00A51C88" w:rsidRDefault="00A51C88" w:rsidP="001D105C">
            <w:pPr>
              <w:jc w:val="center"/>
              <w:rPr>
                <w:b/>
                <w:bCs/>
              </w:rPr>
            </w:pPr>
            <w:r w:rsidRPr="00A51C88">
              <w:rPr>
                <w:b/>
                <w:bCs/>
              </w:rPr>
              <w:t>Ngày</w:t>
            </w:r>
          </w:p>
        </w:tc>
        <w:tc>
          <w:tcPr>
            <w:tcW w:w="1093" w:type="dxa"/>
            <w:shd w:val="clear" w:color="auto" w:fill="D9D9D9" w:themeFill="background1" w:themeFillShade="D9"/>
            <w:vAlign w:val="center"/>
          </w:tcPr>
          <w:p w14:paraId="3A763FB6" w14:textId="77777777" w:rsidR="00A51C88" w:rsidRPr="00A51C88" w:rsidRDefault="00A51C88" w:rsidP="001D105C">
            <w:pPr>
              <w:jc w:val="center"/>
              <w:rPr>
                <w:b/>
                <w:bCs/>
              </w:rPr>
            </w:pPr>
            <w:r w:rsidRPr="00A51C88">
              <w:rPr>
                <w:b/>
                <w:bCs/>
              </w:rPr>
              <w:t>Phiên bản</w:t>
            </w:r>
          </w:p>
        </w:tc>
        <w:tc>
          <w:tcPr>
            <w:tcW w:w="1090" w:type="dxa"/>
            <w:shd w:val="clear" w:color="auto" w:fill="D9D9D9" w:themeFill="background1" w:themeFillShade="D9"/>
            <w:vAlign w:val="center"/>
          </w:tcPr>
          <w:p w14:paraId="6576F3F8" w14:textId="77777777" w:rsidR="00A51C88" w:rsidRPr="00A51C88" w:rsidRDefault="00A51C88" w:rsidP="001D105C">
            <w:pPr>
              <w:jc w:val="center"/>
              <w:rPr>
                <w:b/>
                <w:bCs/>
              </w:rPr>
            </w:pPr>
            <w:r w:rsidRPr="00A51C88">
              <w:rPr>
                <w:b/>
                <w:bCs/>
              </w:rPr>
              <w:t>Hình thức *</w:t>
            </w:r>
          </w:p>
        </w:tc>
        <w:tc>
          <w:tcPr>
            <w:tcW w:w="2756" w:type="dxa"/>
            <w:shd w:val="clear" w:color="auto" w:fill="D9D9D9" w:themeFill="background1" w:themeFillShade="D9"/>
            <w:vAlign w:val="center"/>
          </w:tcPr>
          <w:p w14:paraId="1F7A5C8B" w14:textId="77777777" w:rsidR="00A51C88" w:rsidRPr="00A51C88" w:rsidRDefault="00A51C88" w:rsidP="001D105C">
            <w:pPr>
              <w:jc w:val="center"/>
              <w:rPr>
                <w:b/>
                <w:bCs/>
              </w:rPr>
            </w:pPr>
            <w:r w:rsidRPr="00A51C88">
              <w:rPr>
                <w:b/>
                <w:bCs/>
              </w:rPr>
              <w:t>Mô tả</w:t>
            </w:r>
          </w:p>
        </w:tc>
        <w:tc>
          <w:tcPr>
            <w:tcW w:w="2412" w:type="dxa"/>
            <w:shd w:val="clear" w:color="auto" w:fill="D9D9D9" w:themeFill="background1" w:themeFillShade="D9"/>
            <w:vAlign w:val="center"/>
          </w:tcPr>
          <w:p w14:paraId="343D061B" w14:textId="77777777" w:rsidR="00A51C88" w:rsidRPr="00A51C88" w:rsidRDefault="00A51C88" w:rsidP="001D105C">
            <w:pPr>
              <w:jc w:val="center"/>
              <w:rPr>
                <w:b/>
              </w:rPr>
            </w:pPr>
            <w:r w:rsidRPr="00A51C88">
              <w:rPr>
                <w:b/>
              </w:rPr>
              <w:t>Tác giả</w:t>
            </w:r>
          </w:p>
        </w:tc>
      </w:tr>
      <w:tr w:rsidR="00A51C88" w:rsidRPr="00A51C88" w14:paraId="43E115B5" w14:textId="77777777" w:rsidTr="001D105C">
        <w:trPr>
          <w:trHeight w:val="410"/>
          <w:jc w:val="center"/>
        </w:trPr>
        <w:tc>
          <w:tcPr>
            <w:tcW w:w="757" w:type="dxa"/>
          </w:tcPr>
          <w:p w14:paraId="7C2609EA" w14:textId="77777777" w:rsidR="00A51C88" w:rsidRPr="00A51C88" w:rsidRDefault="00A51C88" w:rsidP="001D105C">
            <w:pPr>
              <w:ind w:right="49"/>
              <w:jc w:val="center"/>
            </w:pPr>
            <w:r w:rsidRPr="00A51C88">
              <w:t>1</w:t>
            </w:r>
          </w:p>
        </w:tc>
        <w:tc>
          <w:tcPr>
            <w:tcW w:w="1091" w:type="dxa"/>
          </w:tcPr>
          <w:p w14:paraId="5A575888" w14:textId="77777777" w:rsidR="00A51C88" w:rsidRPr="00A51C88" w:rsidRDefault="002043AA" w:rsidP="001D105C">
            <w:pPr>
              <w:ind w:right="49"/>
              <w:jc w:val="center"/>
            </w:pPr>
            <w:r>
              <w:t>7/8/2019</w:t>
            </w:r>
          </w:p>
        </w:tc>
        <w:tc>
          <w:tcPr>
            <w:tcW w:w="1093" w:type="dxa"/>
          </w:tcPr>
          <w:p w14:paraId="63EC436E" w14:textId="77777777" w:rsidR="00A51C88" w:rsidRPr="00A51C88" w:rsidRDefault="00A51C88" w:rsidP="001D105C">
            <w:pPr>
              <w:ind w:right="49"/>
              <w:jc w:val="center"/>
            </w:pPr>
            <w:r w:rsidRPr="00A51C88">
              <w:t>1.0</w:t>
            </w:r>
          </w:p>
        </w:tc>
        <w:tc>
          <w:tcPr>
            <w:tcW w:w="1090" w:type="dxa"/>
          </w:tcPr>
          <w:p w14:paraId="79E3AD9F" w14:textId="77777777" w:rsidR="00A51C88" w:rsidRPr="00A51C88" w:rsidRDefault="00A51C88" w:rsidP="001D105C">
            <w:pPr>
              <w:ind w:right="49"/>
              <w:jc w:val="center"/>
            </w:pPr>
            <w:r w:rsidRPr="00A51C88">
              <w:t>A</w:t>
            </w:r>
          </w:p>
        </w:tc>
        <w:tc>
          <w:tcPr>
            <w:tcW w:w="2756" w:type="dxa"/>
          </w:tcPr>
          <w:p w14:paraId="2E88A4B9" w14:textId="77777777" w:rsidR="00A51C88" w:rsidRPr="00A51C88" w:rsidRDefault="00A51C88" w:rsidP="001D105C">
            <w:pPr>
              <w:ind w:right="49"/>
              <w:jc w:val="center"/>
            </w:pPr>
            <w:r w:rsidRPr="00A51C88">
              <w:t>Tạo mới</w:t>
            </w:r>
          </w:p>
        </w:tc>
        <w:tc>
          <w:tcPr>
            <w:tcW w:w="2412" w:type="dxa"/>
          </w:tcPr>
          <w:p w14:paraId="4B241FB4" w14:textId="77777777" w:rsidR="00A51C88" w:rsidRPr="00A51C88" w:rsidRDefault="002043AA" w:rsidP="001D105C">
            <w:pPr>
              <w:ind w:right="49"/>
              <w:jc w:val="center"/>
            </w:pPr>
            <w:r>
              <w:t>Nhung.nh3</w:t>
            </w:r>
          </w:p>
        </w:tc>
      </w:tr>
      <w:tr w:rsidR="00A51C88" w:rsidRPr="00A51C88" w14:paraId="67C7F314" w14:textId="77777777" w:rsidTr="001D105C">
        <w:trPr>
          <w:trHeight w:val="410"/>
          <w:jc w:val="center"/>
        </w:trPr>
        <w:tc>
          <w:tcPr>
            <w:tcW w:w="757" w:type="dxa"/>
          </w:tcPr>
          <w:p w14:paraId="2D0A8803" w14:textId="77777777" w:rsidR="00A51C88" w:rsidRPr="00A51C88" w:rsidRDefault="00A51C88" w:rsidP="001D105C">
            <w:pPr>
              <w:ind w:right="49"/>
              <w:jc w:val="center"/>
            </w:pPr>
          </w:p>
        </w:tc>
        <w:tc>
          <w:tcPr>
            <w:tcW w:w="1091" w:type="dxa"/>
          </w:tcPr>
          <w:p w14:paraId="0810AAF8" w14:textId="77777777" w:rsidR="00A51C88" w:rsidRPr="00A51C88" w:rsidRDefault="00A51C88" w:rsidP="001D105C">
            <w:pPr>
              <w:ind w:right="49"/>
              <w:jc w:val="center"/>
            </w:pPr>
          </w:p>
        </w:tc>
        <w:tc>
          <w:tcPr>
            <w:tcW w:w="1093" w:type="dxa"/>
          </w:tcPr>
          <w:p w14:paraId="027B9156" w14:textId="77777777" w:rsidR="00A51C88" w:rsidRPr="00A51C88" w:rsidRDefault="00A51C88" w:rsidP="001D105C">
            <w:pPr>
              <w:ind w:right="49"/>
              <w:jc w:val="center"/>
            </w:pPr>
          </w:p>
        </w:tc>
        <w:tc>
          <w:tcPr>
            <w:tcW w:w="1090" w:type="dxa"/>
          </w:tcPr>
          <w:p w14:paraId="59834E48" w14:textId="77777777" w:rsidR="00A51C88" w:rsidRPr="00A51C88" w:rsidRDefault="00A51C88" w:rsidP="001D105C">
            <w:pPr>
              <w:ind w:right="49"/>
              <w:jc w:val="center"/>
            </w:pPr>
          </w:p>
        </w:tc>
        <w:tc>
          <w:tcPr>
            <w:tcW w:w="2756" w:type="dxa"/>
          </w:tcPr>
          <w:p w14:paraId="1D5F0949" w14:textId="77777777" w:rsidR="00A51C88" w:rsidRPr="00A51C88" w:rsidRDefault="00A51C88" w:rsidP="001D105C">
            <w:pPr>
              <w:ind w:right="49"/>
              <w:jc w:val="center"/>
            </w:pPr>
          </w:p>
        </w:tc>
        <w:tc>
          <w:tcPr>
            <w:tcW w:w="2412" w:type="dxa"/>
          </w:tcPr>
          <w:p w14:paraId="61F3F9ED" w14:textId="77777777" w:rsidR="00A51C88" w:rsidRPr="00A51C88" w:rsidRDefault="00A51C88" w:rsidP="001D105C">
            <w:pPr>
              <w:ind w:right="49"/>
              <w:jc w:val="center"/>
            </w:pPr>
          </w:p>
        </w:tc>
      </w:tr>
      <w:tr w:rsidR="00A51C88" w:rsidRPr="00A51C88" w14:paraId="45F301D8" w14:textId="77777777" w:rsidTr="001D105C">
        <w:trPr>
          <w:trHeight w:val="410"/>
          <w:jc w:val="center"/>
        </w:trPr>
        <w:tc>
          <w:tcPr>
            <w:tcW w:w="757" w:type="dxa"/>
          </w:tcPr>
          <w:p w14:paraId="7CC53B60" w14:textId="77777777" w:rsidR="00A51C88" w:rsidRPr="00A51C88" w:rsidRDefault="00A51C88" w:rsidP="001D105C">
            <w:pPr>
              <w:ind w:right="49"/>
              <w:jc w:val="center"/>
            </w:pPr>
          </w:p>
        </w:tc>
        <w:tc>
          <w:tcPr>
            <w:tcW w:w="1091" w:type="dxa"/>
          </w:tcPr>
          <w:p w14:paraId="3583CE68" w14:textId="77777777" w:rsidR="00A51C88" w:rsidRPr="00A51C88" w:rsidRDefault="00A51C88" w:rsidP="001D105C">
            <w:pPr>
              <w:ind w:right="49"/>
              <w:jc w:val="center"/>
            </w:pPr>
          </w:p>
        </w:tc>
        <w:tc>
          <w:tcPr>
            <w:tcW w:w="1093" w:type="dxa"/>
          </w:tcPr>
          <w:p w14:paraId="1C92416D" w14:textId="77777777" w:rsidR="00A51C88" w:rsidRPr="00A51C88" w:rsidRDefault="00A51C88" w:rsidP="001D105C">
            <w:pPr>
              <w:ind w:right="49"/>
              <w:jc w:val="center"/>
            </w:pPr>
          </w:p>
        </w:tc>
        <w:tc>
          <w:tcPr>
            <w:tcW w:w="1090" w:type="dxa"/>
          </w:tcPr>
          <w:p w14:paraId="31E4BDAD" w14:textId="77777777" w:rsidR="00A51C88" w:rsidRPr="00A51C88" w:rsidRDefault="00A51C88" w:rsidP="001D105C">
            <w:pPr>
              <w:ind w:right="49"/>
              <w:jc w:val="center"/>
            </w:pPr>
          </w:p>
        </w:tc>
        <w:tc>
          <w:tcPr>
            <w:tcW w:w="2756" w:type="dxa"/>
          </w:tcPr>
          <w:p w14:paraId="2F4D6FD6" w14:textId="77777777" w:rsidR="00A51C88" w:rsidRPr="00A51C88" w:rsidRDefault="00A51C88" w:rsidP="001D105C">
            <w:pPr>
              <w:ind w:right="49"/>
              <w:jc w:val="center"/>
            </w:pPr>
          </w:p>
        </w:tc>
        <w:tc>
          <w:tcPr>
            <w:tcW w:w="2412" w:type="dxa"/>
          </w:tcPr>
          <w:p w14:paraId="48C8445A" w14:textId="77777777" w:rsidR="00A51C88" w:rsidRPr="00A51C88" w:rsidRDefault="00A51C88" w:rsidP="001D105C">
            <w:pPr>
              <w:ind w:right="49"/>
              <w:jc w:val="center"/>
            </w:pPr>
          </w:p>
        </w:tc>
      </w:tr>
      <w:tr w:rsidR="00A51C88" w:rsidRPr="00A51C88" w14:paraId="498BB64E" w14:textId="77777777" w:rsidTr="001D105C">
        <w:trPr>
          <w:trHeight w:val="410"/>
          <w:jc w:val="center"/>
        </w:trPr>
        <w:tc>
          <w:tcPr>
            <w:tcW w:w="757" w:type="dxa"/>
          </w:tcPr>
          <w:p w14:paraId="169A8A72" w14:textId="77777777" w:rsidR="00A51C88" w:rsidRPr="00A51C88" w:rsidRDefault="00A51C88" w:rsidP="001D105C">
            <w:pPr>
              <w:ind w:right="49"/>
              <w:jc w:val="center"/>
            </w:pPr>
          </w:p>
        </w:tc>
        <w:tc>
          <w:tcPr>
            <w:tcW w:w="1091" w:type="dxa"/>
          </w:tcPr>
          <w:p w14:paraId="41BDFC20" w14:textId="77777777" w:rsidR="00A51C88" w:rsidRPr="00A51C88" w:rsidRDefault="00A51C88" w:rsidP="001D105C">
            <w:pPr>
              <w:ind w:right="49"/>
              <w:jc w:val="center"/>
            </w:pPr>
          </w:p>
        </w:tc>
        <w:tc>
          <w:tcPr>
            <w:tcW w:w="1093" w:type="dxa"/>
          </w:tcPr>
          <w:p w14:paraId="307E20C2" w14:textId="77777777" w:rsidR="00A51C88" w:rsidRPr="00A51C88" w:rsidRDefault="00A51C88" w:rsidP="001D105C">
            <w:pPr>
              <w:ind w:right="49"/>
              <w:jc w:val="center"/>
            </w:pPr>
          </w:p>
        </w:tc>
        <w:tc>
          <w:tcPr>
            <w:tcW w:w="1090" w:type="dxa"/>
          </w:tcPr>
          <w:p w14:paraId="71BB70BD" w14:textId="77777777" w:rsidR="00A51C88" w:rsidRPr="00A51C88" w:rsidRDefault="00A51C88" w:rsidP="001D105C">
            <w:pPr>
              <w:ind w:right="49"/>
              <w:jc w:val="center"/>
            </w:pPr>
          </w:p>
        </w:tc>
        <w:tc>
          <w:tcPr>
            <w:tcW w:w="2756" w:type="dxa"/>
          </w:tcPr>
          <w:p w14:paraId="3EE100B1" w14:textId="77777777" w:rsidR="00A51C88" w:rsidRPr="00A51C88" w:rsidRDefault="00A51C88" w:rsidP="001D105C">
            <w:pPr>
              <w:ind w:right="49"/>
              <w:jc w:val="center"/>
            </w:pPr>
          </w:p>
        </w:tc>
        <w:tc>
          <w:tcPr>
            <w:tcW w:w="2412" w:type="dxa"/>
          </w:tcPr>
          <w:p w14:paraId="58E44DDB" w14:textId="77777777" w:rsidR="00A51C88" w:rsidRPr="00A51C88" w:rsidRDefault="00A51C88" w:rsidP="001D105C">
            <w:pPr>
              <w:ind w:right="49"/>
              <w:jc w:val="center"/>
            </w:pPr>
          </w:p>
        </w:tc>
      </w:tr>
      <w:tr w:rsidR="00A51C88" w:rsidRPr="00A51C88" w14:paraId="16C29466" w14:textId="77777777" w:rsidTr="001D105C">
        <w:trPr>
          <w:trHeight w:val="410"/>
          <w:jc w:val="center"/>
        </w:trPr>
        <w:tc>
          <w:tcPr>
            <w:tcW w:w="757" w:type="dxa"/>
          </w:tcPr>
          <w:p w14:paraId="0FDDAFD2" w14:textId="77777777" w:rsidR="00A51C88" w:rsidRPr="00A51C88" w:rsidRDefault="00A51C88" w:rsidP="001D105C">
            <w:pPr>
              <w:ind w:right="49"/>
              <w:jc w:val="center"/>
            </w:pPr>
          </w:p>
        </w:tc>
        <w:tc>
          <w:tcPr>
            <w:tcW w:w="1091" w:type="dxa"/>
          </w:tcPr>
          <w:p w14:paraId="46AECAD4" w14:textId="77777777" w:rsidR="00A51C88" w:rsidRPr="00A51C88" w:rsidRDefault="00A51C88" w:rsidP="001D105C">
            <w:pPr>
              <w:ind w:right="49"/>
              <w:jc w:val="center"/>
            </w:pPr>
          </w:p>
        </w:tc>
        <w:tc>
          <w:tcPr>
            <w:tcW w:w="1093" w:type="dxa"/>
          </w:tcPr>
          <w:p w14:paraId="3AA8020E" w14:textId="77777777" w:rsidR="00A51C88" w:rsidRPr="00A51C88" w:rsidRDefault="00A51C88" w:rsidP="001D105C">
            <w:pPr>
              <w:ind w:right="49"/>
              <w:jc w:val="center"/>
            </w:pPr>
          </w:p>
        </w:tc>
        <w:tc>
          <w:tcPr>
            <w:tcW w:w="1090" w:type="dxa"/>
          </w:tcPr>
          <w:p w14:paraId="5A63A129" w14:textId="77777777" w:rsidR="00A51C88" w:rsidRPr="00A51C88" w:rsidRDefault="00A51C88" w:rsidP="001D105C">
            <w:pPr>
              <w:ind w:right="49"/>
              <w:jc w:val="center"/>
            </w:pPr>
          </w:p>
        </w:tc>
        <w:tc>
          <w:tcPr>
            <w:tcW w:w="2756" w:type="dxa"/>
          </w:tcPr>
          <w:p w14:paraId="3B2A8613" w14:textId="77777777" w:rsidR="00A51C88" w:rsidRPr="00A51C88" w:rsidRDefault="00A51C88" w:rsidP="001D105C">
            <w:pPr>
              <w:ind w:right="49"/>
              <w:jc w:val="center"/>
            </w:pPr>
          </w:p>
        </w:tc>
        <w:tc>
          <w:tcPr>
            <w:tcW w:w="2412" w:type="dxa"/>
          </w:tcPr>
          <w:p w14:paraId="69665B1F" w14:textId="77777777" w:rsidR="00A51C88" w:rsidRPr="00A51C88" w:rsidRDefault="00A51C88" w:rsidP="001D105C">
            <w:pPr>
              <w:ind w:right="49"/>
              <w:jc w:val="center"/>
            </w:pPr>
          </w:p>
        </w:tc>
      </w:tr>
    </w:tbl>
    <w:p w14:paraId="41C3C241" w14:textId="77777777" w:rsidR="00A51C88" w:rsidRPr="00A51C88" w:rsidRDefault="00A51C88" w:rsidP="00A51C88">
      <w:pPr>
        <w:ind w:right="49"/>
        <w:rPr>
          <w:b/>
          <w:i/>
        </w:rPr>
      </w:pPr>
      <w:r w:rsidRPr="00A51C88">
        <w:rPr>
          <w:b/>
          <w:i/>
        </w:rPr>
        <w:t>*) A (Add) – thêm mới, M (Modify) – sửa đổi, D (Delete) – xóa</w:t>
      </w:r>
    </w:p>
    <w:p w14:paraId="0E00101B" w14:textId="77777777" w:rsidR="00A51C88" w:rsidRPr="00A51C88" w:rsidRDefault="00A51C88" w:rsidP="00A51C88">
      <w:pPr>
        <w:ind w:right="49"/>
        <w:rPr>
          <w:b/>
        </w:rPr>
      </w:pP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710"/>
        <w:gridCol w:w="1800"/>
        <w:gridCol w:w="1890"/>
        <w:gridCol w:w="2430"/>
      </w:tblGrid>
      <w:tr w:rsidR="00A51C88" w:rsidRPr="00A51C88" w14:paraId="19E49915" w14:textId="77777777" w:rsidTr="001D105C">
        <w:trPr>
          <w:trHeight w:val="553"/>
          <w:jc w:val="center"/>
        </w:trPr>
        <w:tc>
          <w:tcPr>
            <w:tcW w:w="1409" w:type="dxa"/>
            <w:shd w:val="clear" w:color="auto" w:fill="D9D9D9" w:themeFill="background1" w:themeFillShade="D9"/>
            <w:vAlign w:val="center"/>
          </w:tcPr>
          <w:p w14:paraId="3376A324" w14:textId="77777777" w:rsidR="00A51C88" w:rsidRPr="00A51C88" w:rsidRDefault="00A51C88" w:rsidP="001D105C">
            <w:pPr>
              <w:ind w:right="49"/>
              <w:jc w:val="center"/>
              <w:rPr>
                <w:b/>
              </w:rPr>
            </w:pPr>
          </w:p>
        </w:tc>
        <w:tc>
          <w:tcPr>
            <w:tcW w:w="1710" w:type="dxa"/>
            <w:shd w:val="clear" w:color="auto" w:fill="D9D9D9" w:themeFill="background1" w:themeFillShade="D9"/>
            <w:vAlign w:val="center"/>
          </w:tcPr>
          <w:p w14:paraId="695D72EB" w14:textId="77777777" w:rsidR="00A51C88" w:rsidRPr="00A51C88" w:rsidRDefault="00A51C88" w:rsidP="001D105C">
            <w:pPr>
              <w:ind w:right="49"/>
              <w:jc w:val="center"/>
              <w:rPr>
                <w:b/>
              </w:rPr>
            </w:pPr>
            <w:r w:rsidRPr="00A51C88">
              <w:rPr>
                <w:b/>
              </w:rPr>
              <w:t>Biên soạn</w:t>
            </w:r>
          </w:p>
        </w:tc>
        <w:tc>
          <w:tcPr>
            <w:tcW w:w="3690" w:type="dxa"/>
            <w:gridSpan w:val="2"/>
            <w:shd w:val="clear" w:color="auto" w:fill="D9D9D9" w:themeFill="background1" w:themeFillShade="D9"/>
            <w:vAlign w:val="center"/>
          </w:tcPr>
          <w:p w14:paraId="410E8F37" w14:textId="77777777" w:rsidR="00A51C88" w:rsidRPr="00A51C88" w:rsidRDefault="00A51C88" w:rsidP="001D105C">
            <w:pPr>
              <w:ind w:right="49" w:firstLine="108"/>
              <w:jc w:val="center"/>
              <w:rPr>
                <w:b/>
              </w:rPr>
            </w:pPr>
            <w:r w:rsidRPr="00A51C88">
              <w:rPr>
                <w:b/>
              </w:rPr>
              <w:t>Người kiểm tra</w:t>
            </w:r>
          </w:p>
        </w:tc>
        <w:tc>
          <w:tcPr>
            <w:tcW w:w="2430" w:type="dxa"/>
            <w:shd w:val="clear" w:color="auto" w:fill="D9D9D9" w:themeFill="background1" w:themeFillShade="D9"/>
            <w:vAlign w:val="center"/>
          </w:tcPr>
          <w:p w14:paraId="669915C2" w14:textId="77777777" w:rsidR="00A51C88" w:rsidRPr="00A51C88" w:rsidRDefault="00A51C88" w:rsidP="001D105C">
            <w:pPr>
              <w:ind w:right="49"/>
              <w:jc w:val="center"/>
              <w:rPr>
                <w:b/>
              </w:rPr>
            </w:pPr>
            <w:r w:rsidRPr="00A51C88">
              <w:rPr>
                <w:b/>
              </w:rPr>
              <w:t>Người phê duyệt</w:t>
            </w:r>
          </w:p>
        </w:tc>
      </w:tr>
      <w:tr w:rsidR="00A51C88" w:rsidRPr="00A51C88" w14:paraId="5F5E1DCF" w14:textId="77777777" w:rsidTr="001D105C">
        <w:trPr>
          <w:trHeight w:val="523"/>
          <w:jc w:val="center"/>
        </w:trPr>
        <w:tc>
          <w:tcPr>
            <w:tcW w:w="1409" w:type="dxa"/>
            <w:vAlign w:val="center"/>
          </w:tcPr>
          <w:p w14:paraId="71D179CA" w14:textId="77777777" w:rsidR="00A51C88" w:rsidRPr="00A51C88" w:rsidRDefault="00A51C88" w:rsidP="001D105C">
            <w:pPr>
              <w:ind w:right="49"/>
              <w:rPr>
                <w:b/>
              </w:rPr>
            </w:pPr>
            <w:r w:rsidRPr="00A51C88">
              <w:rPr>
                <w:b/>
              </w:rPr>
              <w:t>Ngày</w:t>
            </w:r>
          </w:p>
        </w:tc>
        <w:tc>
          <w:tcPr>
            <w:tcW w:w="1710" w:type="dxa"/>
            <w:vAlign w:val="center"/>
          </w:tcPr>
          <w:p w14:paraId="0C3A3F4F" w14:textId="77777777" w:rsidR="00A51C88" w:rsidRPr="00A51C88" w:rsidRDefault="002043AA" w:rsidP="001D105C">
            <w:pPr>
              <w:ind w:right="49"/>
            </w:pPr>
            <w:r>
              <w:t>7/8/2019</w:t>
            </w:r>
          </w:p>
        </w:tc>
        <w:tc>
          <w:tcPr>
            <w:tcW w:w="1800" w:type="dxa"/>
            <w:vAlign w:val="center"/>
          </w:tcPr>
          <w:p w14:paraId="319B762B" w14:textId="77777777" w:rsidR="00A51C88" w:rsidRPr="00A51C88" w:rsidRDefault="00A51C88" w:rsidP="001D105C">
            <w:pPr>
              <w:ind w:right="49"/>
            </w:pPr>
          </w:p>
        </w:tc>
        <w:tc>
          <w:tcPr>
            <w:tcW w:w="1890" w:type="dxa"/>
            <w:vAlign w:val="center"/>
          </w:tcPr>
          <w:p w14:paraId="34111980" w14:textId="77777777" w:rsidR="00A51C88" w:rsidRPr="00A51C88" w:rsidRDefault="00A51C88" w:rsidP="001D105C">
            <w:pPr>
              <w:ind w:right="49"/>
            </w:pPr>
          </w:p>
        </w:tc>
        <w:tc>
          <w:tcPr>
            <w:tcW w:w="2430" w:type="dxa"/>
            <w:vAlign w:val="center"/>
          </w:tcPr>
          <w:p w14:paraId="0F0C2117" w14:textId="77777777" w:rsidR="00A51C88" w:rsidRPr="00A51C88" w:rsidRDefault="00A51C88" w:rsidP="001D105C">
            <w:pPr>
              <w:ind w:right="49"/>
            </w:pPr>
          </w:p>
        </w:tc>
      </w:tr>
      <w:tr w:rsidR="00A51C88" w:rsidRPr="00A51C88" w14:paraId="6300174B" w14:textId="77777777" w:rsidTr="001D105C">
        <w:trPr>
          <w:trHeight w:val="523"/>
          <w:jc w:val="center"/>
        </w:trPr>
        <w:tc>
          <w:tcPr>
            <w:tcW w:w="1409" w:type="dxa"/>
            <w:vAlign w:val="center"/>
          </w:tcPr>
          <w:p w14:paraId="38AA7FB7" w14:textId="77777777" w:rsidR="00A51C88" w:rsidRPr="00A51C88" w:rsidRDefault="00A51C88" w:rsidP="001D105C">
            <w:pPr>
              <w:ind w:right="49"/>
              <w:rPr>
                <w:b/>
              </w:rPr>
            </w:pPr>
            <w:r w:rsidRPr="00A51C88">
              <w:rPr>
                <w:b/>
              </w:rPr>
              <w:t>Chữ ký</w:t>
            </w:r>
          </w:p>
        </w:tc>
        <w:tc>
          <w:tcPr>
            <w:tcW w:w="1710" w:type="dxa"/>
            <w:vAlign w:val="center"/>
          </w:tcPr>
          <w:p w14:paraId="7FF2706F" w14:textId="77777777" w:rsidR="00A51C88" w:rsidRPr="00A51C88" w:rsidRDefault="00A51C88" w:rsidP="001D105C">
            <w:pPr>
              <w:ind w:right="49"/>
            </w:pPr>
          </w:p>
          <w:p w14:paraId="12D0542E" w14:textId="77777777" w:rsidR="00A51C88" w:rsidRPr="00A51C88" w:rsidRDefault="00A51C88" w:rsidP="001D105C">
            <w:pPr>
              <w:ind w:right="49"/>
            </w:pPr>
          </w:p>
          <w:p w14:paraId="5D3A13F1" w14:textId="77777777" w:rsidR="00A51C88" w:rsidRPr="00A51C88" w:rsidRDefault="00A51C88" w:rsidP="001D105C">
            <w:pPr>
              <w:ind w:right="49"/>
            </w:pPr>
          </w:p>
        </w:tc>
        <w:tc>
          <w:tcPr>
            <w:tcW w:w="1800" w:type="dxa"/>
            <w:vAlign w:val="center"/>
          </w:tcPr>
          <w:p w14:paraId="181BFD57" w14:textId="77777777" w:rsidR="00A51C88" w:rsidRPr="00A51C88" w:rsidRDefault="00A51C88" w:rsidP="001D105C">
            <w:pPr>
              <w:ind w:right="49"/>
            </w:pPr>
          </w:p>
        </w:tc>
        <w:tc>
          <w:tcPr>
            <w:tcW w:w="1890" w:type="dxa"/>
            <w:vAlign w:val="center"/>
          </w:tcPr>
          <w:p w14:paraId="04D29E98" w14:textId="77777777" w:rsidR="00A51C88" w:rsidRPr="00A51C88" w:rsidRDefault="00A51C88" w:rsidP="001D105C">
            <w:pPr>
              <w:ind w:right="49"/>
            </w:pPr>
          </w:p>
        </w:tc>
        <w:tc>
          <w:tcPr>
            <w:tcW w:w="2430" w:type="dxa"/>
            <w:vAlign w:val="center"/>
          </w:tcPr>
          <w:p w14:paraId="1F1AD23C" w14:textId="77777777" w:rsidR="00A51C88" w:rsidRPr="00A51C88" w:rsidRDefault="00A51C88" w:rsidP="001D105C">
            <w:pPr>
              <w:ind w:right="49"/>
            </w:pPr>
          </w:p>
        </w:tc>
      </w:tr>
      <w:tr w:rsidR="00C06DA5" w:rsidRPr="00A51C88" w14:paraId="5339DF80" w14:textId="77777777" w:rsidTr="001D105C">
        <w:trPr>
          <w:trHeight w:val="523"/>
          <w:jc w:val="center"/>
        </w:trPr>
        <w:tc>
          <w:tcPr>
            <w:tcW w:w="1409" w:type="dxa"/>
            <w:vAlign w:val="center"/>
          </w:tcPr>
          <w:p w14:paraId="158A8DBD" w14:textId="77777777" w:rsidR="00C06DA5" w:rsidRPr="00A51C88" w:rsidRDefault="00C06DA5" w:rsidP="001D105C">
            <w:pPr>
              <w:ind w:right="49"/>
              <w:rPr>
                <w:b/>
              </w:rPr>
            </w:pPr>
            <w:r w:rsidRPr="00A51C88">
              <w:rPr>
                <w:b/>
              </w:rPr>
              <w:t>Họ và tên</w:t>
            </w:r>
          </w:p>
        </w:tc>
        <w:tc>
          <w:tcPr>
            <w:tcW w:w="1710" w:type="dxa"/>
            <w:vAlign w:val="center"/>
          </w:tcPr>
          <w:p w14:paraId="7F6C37F0" w14:textId="77777777" w:rsidR="00C06DA5" w:rsidRPr="007E5B7B" w:rsidRDefault="00C06DA5" w:rsidP="00294747">
            <w:pPr>
              <w:ind w:right="49"/>
              <w:rPr>
                <w:b/>
                <w:spacing w:val="-6"/>
              </w:rPr>
            </w:pPr>
            <w:r w:rsidRPr="007E5B7B">
              <w:rPr>
                <w:b/>
                <w:spacing w:val="-6"/>
              </w:rPr>
              <w:t xml:space="preserve">Nguyễn </w:t>
            </w:r>
            <w:r>
              <w:rPr>
                <w:b/>
                <w:spacing w:val="-6"/>
              </w:rPr>
              <w:t>Hồng Nhung</w:t>
            </w:r>
          </w:p>
        </w:tc>
        <w:tc>
          <w:tcPr>
            <w:tcW w:w="1800" w:type="dxa"/>
            <w:vAlign w:val="center"/>
          </w:tcPr>
          <w:p w14:paraId="75AAFFCD" w14:textId="77777777" w:rsidR="00C06DA5" w:rsidRPr="007E5B7B" w:rsidRDefault="00C06DA5" w:rsidP="00294747">
            <w:pPr>
              <w:ind w:right="49"/>
              <w:rPr>
                <w:b/>
              </w:rPr>
            </w:pPr>
            <w:r w:rsidRPr="007E5B7B">
              <w:rPr>
                <w:b/>
                <w:spacing w:val="-6"/>
              </w:rPr>
              <w:t>Nguyễn Thị Thu Trang</w:t>
            </w:r>
          </w:p>
        </w:tc>
        <w:tc>
          <w:tcPr>
            <w:tcW w:w="1890" w:type="dxa"/>
            <w:vAlign w:val="center"/>
          </w:tcPr>
          <w:p w14:paraId="3C244100" w14:textId="77777777" w:rsidR="00C06DA5" w:rsidRPr="00A51C88" w:rsidRDefault="00C06DA5" w:rsidP="001D105C">
            <w:pPr>
              <w:ind w:right="49"/>
              <w:rPr>
                <w:b/>
              </w:rPr>
            </w:pPr>
          </w:p>
        </w:tc>
        <w:tc>
          <w:tcPr>
            <w:tcW w:w="2430" w:type="dxa"/>
            <w:vAlign w:val="center"/>
          </w:tcPr>
          <w:p w14:paraId="55DE7BA2" w14:textId="77777777" w:rsidR="00C06DA5" w:rsidRPr="00A51C88" w:rsidRDefault="00C06DA5" w:rsidP="001D105C">
            <w:pPr>
              <w:ind w:right="49"/>
              <w:rPr>
                <w:b/>
                <w:spacing w:val="-4"/>
              </w:rPr>
            </w:pPr>
          </w:p>
        </w:tc>
      </w:tr>
      <w:tr w:rsidR="00C06DA5" w:rsidRPr="00A51C88" w14:paraId="2A47811F" w14:textId="77777777" w:rsidTr="001D105C">
        <w:trPr>
          <w:trHeight w:val="523"/>
          <w:jc w:val="center"/>
        </w:trPr>
        <w:tc>
          <w:tcPr>
            <w:tcW w:w="1409" w:type="dxa"/>
            <w:vAlign w:val="center"/>
          </w:tcPr>
          <w:p w14:paraId="6E400FAF" w14:textId="77777777" w:rsidR="00C06DA5" w:rsidRPr="00A51C88" w:rsidRDefault="00C06DA5" w:rsidP="001D105C">
            <w:pPr>
              <w:ind w:right="49"/>
              <w:rPr>
                <w:b/>
              </w:rPr>
            </w:pPr>
            <w:r w:rsidRPr="00A51C88">
              <w:rPr>
                <w:b/>
              </w:rPr>
              <w:t>Chức vụ</w:t>
            </w:r>
          </w:p>
        </w:tc>
        <w:tc>
          <w:tcPr>
            <w:tcW w:w="1710" w:type="dxa"/>
            <w:vAlign w:val="center"/>
          </w:tcPr>
          <w:p w14:paraId="2AA692C7" w14:textId="77777777" w:rsidR="00C06DA5" w:rsidRPr="007E5B7B" w:rsidRDefault="00C06DA5" w:rsidP="00294747">
            <w:pPr>
              <w:ind w:right="49"/>
              <w:rPr>
                <w:b/>
                <w:spacing w:val="-6"/>
              </w:rPr>
            </w:pPr>
            <w:r>
              <w:rPr>
                <w:b/>
                <w:spacing w:val="-6"/>
              </w:rPr>
              <w:t xml:space="preserve">CVPT NV </w:t>
            </w:r>
          </w:p>
        </w:tc>
        <w:tc>
          <w:tcPr>
            <w:tcW w:w="1800" w:type="dxa"/>
            <w:vAlign w:val="center"/>
          </w:tcPr>
          <w:p w14:paraId="5359ACD7" w14:textId="77777777" w:rsidR="00C06DA5" w:rsidRPr="007E5B7B" w:rsidRDefault="00C06DA5" w:rsidP="00294747">
            <w:pPr>
              <w:ind w:right="49"/>
              <w:rPr>
                <w:b/>
              </w:rPr>
            </w:pPr>
            <w:r>
              <w:rPr>
                <w:b/>
                <w:spacing w:val="-6"/>
                <w:lang w:val="vi-VN"/>
              </w:rPr>
              <w:t>Giám đốc</w:t>
            </w:r>
            <w:r>
              <w:rPr>
                <w:b/>
                <w:spacing w:val="-6"/>
              </w:rPr>
              <w:t xml:space="preserve"> P</w:t>
            </w:r>
            <w:r>
              <w:rPr>
                <w:b/>
                <w:spacing w:val="-6"/>
                <w:lang w:val="vi-VN"/>
              </w:rPr>
              <w:t>hân tích</w:t>
            </w:r>
            <w:r>
              <w:rPr>
                <w:b/>
                <w:spacing w:val="-6"/>
              </w:rPr>
              <w:t xml:space="preserve"> NV</w:t>
            </w:r>
          </w:p>
        </w:tc>
        <w:tc>
          <w:tcPr>
            <w:tcW w:w="1890" w:type="dxa"/>
            <w:vAlign w:val="center"/>
          </w:tcPr>
          <w:p w14:paraId="32489810" w14:textId="77777777" w:rsidR="00C06DA5" w:rsidRPr="00A51C88" w:rsidRDefault="00C06DA5" w:rsidP="001D105C">
            <w:pPr>
              <w:ind w:right="49"/>
              <w:rPr>
                <w:b/>
              </w:rPr>
            </w:pPr>
          </w:p>
        </w:tc>
        <w:tc>
          <w:tcPr>
            <w:tcW w:w="2430" w:type="dxa"/>
            <w:vAlign w:val="center"/>
          </w:tcPr>
          <w:p w14:paraId="25FE5D21" w14:textId="77777777" w:rsidR="00C06DA5" w:rsidRPr="00A51C88" w:rsidRDefault="00C06DA5" w:rsidP="001D105C">
            <w:pPr>
              <w:ind w:right="49"/>
              <w:rPr>
                <w:b/>
                <w:spacing w:val="-4"/>
              </w:rPr>
            </w:pPr>
          </w:p>
        </w:tc>
      </w:tr>
    </w:tbl>
    <w:p w14:paraId="14315CB4" w14:textId="77777777" w:rsidR="00127939" w:rsidRDefault="00127939" w:rsidP="00A51C88">
      <w:pPr>
        <w:widowControl w:val="0"/>
        <w:spacing w:line="360" w:lineRule="auto"/>
        <w:rPr>
          <w:b/>
        </w:rPr>
      </w:pPr>
    </w:p>
    <w:p w14:paraId="44BE2215" w14:textId="77777777" w:rsidR="00127939" w:rsidRDefault="00127939">
      <w:pPr>
        <w:rPr>
          <w:b/>
        </w:rPr>
      </w:pPr>
      <w:r>
        <w:rPr>
          <w:b/>
        </w:rPr>
        <w:br w:type="page"/>
      </w:r>
    </w:p>
    <w:sdt>
      <w:sdtPr>
        <w:rPr>
          <w:rFonts w:ascii="Times New Roman" w:eastAsiaTheme="minorHAnsi" w:hAnsi="Times New Roman" w:cs="Times New Roman"/>
          <w:b w:val="0"/>
          <w:bCs w:val="0"/>
          <w:color w:val="auto"/>
          <w:sz w:val="24"/>
          <w:szCs w:val="24"/>
        </w:rPr>
        <w:id w:val="31610120"/>
        <w:docPartObj>
          <w:docPartGallery w:val="Table of Contents"/>
          <w:docPartUnique/>
        </w:docPartObj>
      </w:sdtPr>
      <w:sdtContent>
        <w:p w14:paraId="4D2E5E6A" w14:textId="77777777" w:rsidR="001D105C" w:rsidRPr="001D105C" w:rsidRDefault="001D105C" w:rsidP="001D105C">
          <w:pPr>
            <w:pStyle w:val="TOCHeading"/>
            <w:jc w:val="center"/>
            <w:rPr>
              <w:rFonts w:ascii="Times New Roman" w:hAnsi="Times New Roman" w:cs="Times New Roman"/>
              <w:color w:val="auto"/>
              <w:sz w:val="24"/>
              <w:szCs w:val="24"/>
            </w:rPr>
          </w:pPr>
          <w:r w:rsidRPr="001D105C">
            <w:rPr>
              <w:rFonts w:ascii="Times New Roman" w:hAnsi="Times New Roman" w:cs="Times New Roman"/>
              <w:color w:val="auto"/>
              <w:sz w:val="24"/>
              <w:szCs w:val="24"/>
            </w:rPr>
            <w:t>MỤC LỤC</w:t>
          </w:r>
        </w:p>
        <w:p w14:paraId="06E8D9BC" w14:textId="77777777" w:rsidR="001D105C" w:rsidRPr="001D105C" w:rsidRDefault="001D105C" w:rsidP="001D105C"/>
        <w:p w14:paraId="05651391" w14:textId="77777777" w:rsidR="00FE55E4" w:rsidRDefault="001D105C">
          <w:pPr>
            <w:pStyle w:val="TOC1"/>
            <w:tabs>
              <w:tab w:val="left" w:pos="440"/>
              <w:tab w:val="right" w:leader="dot" w:pos="9345"/>
            </w:tabs>
            <w:rPr>
              <w:ins w:id="5" w:author="Nguyen Hong Nhung (Khoi CNTT)" w:date="2019-08-16T10:01:00Z"/>
              <w:noProof/>
            </w:rPr>
          </w:pPr>
          <w:r w:rsidRPr="001D105C">
            <w:rPr>
              <w:rFonts w:ascii="Times New Roman" w:hAnsi="Times New Roman" w:cs="Times New Roman"/>
              <w:sz w:val="24"/>
              <w:szCs w:val="24"/>
            </w:rPr>
            <w:fldChar w:fldCharType="begin"/>
          </w:r>
          <w:r w:rsidRPr="001D105C">
            <w:rPr>
              <w:rFonts w:ascii="Times New Roman" w:hAnsi="Times New Roman" w:cs="Times New Roman"/>
              <w:sz w:val="24"/>
              <w:szCs w:val="24"/>
            </w:rPr>
            <w:instrText xml:space="preserve"> TOC \o "1-3" \h \z \u </w:instrText>
          </w:r>
          <w:r w:rsidRPr="001D105C">
            <w:rPr>
              <w:rFonts w:ascii="Times New Roman" w:hAnsi="Times New Roman" w:cs="Times New Roman"/>
              <w:sz w:val="24"/>
              <w:szCs w:val="24"/>
            </w:rPr>
            <w:fldChar w:fldCharType="separate"/>
          </w:r>
          <w:ins w:id="6" w:author="Nguyen Hong Nhung (Khoi CNTT)" w:date="2019-08-16T10:01:00Z">
            <w:r w:rsidR="00FE55E4" w:rsidRPr="00B407C5">
              <w:rPr>
                <w:rStyle w:val="Hyperlink"/>
                <w:noProof/>
              </w:rPr>
              <w:fldChar w:fldCharType="begin"/>
            </w:r>
            <w:r w:rsidR="00FE55E4" w:rsidRPr="00B407C5">
              <w:rPr>
                <w:rStyle w:val="Hyperlink"/>
                <w:noProof/>
              </w:rPr>
              <w:instrText xml:space="preserve"> </w:instrText>
            </w:r>
            <w:r w:rsidR="00FE55E4">
              <w:rPr>
                <w:noProof/>
              </w:rPr>
              <w:instrText>HYPERLINK \l "_Toc16842081"</w:instrText>
            </w:r>
            <w:r w:rsidR="00FE55E4" w:rsidRPr="00B407C5">
              <w:rPr>
                <w:rStyle w:val="Hyperlink"/>
                <w:noProof/>
              </w:rPr>
              <w:instrText xml:space="preserve"> </w:instrText>
            </w:r>
            <w:r w:rsidR="00FE55E4" w:rsidRPr="00B407C5">
              <w:rPr>
                <w:rStyle w:val="Hyperlink"/>
                <w:noProof/>
              </w:rPr>
            </w:r>
            <w:r w:rsidR="00FE55E4" w:rsidRPr="00B407C5">
              <w:rPr>
                <w:rStyle w:val="Hyperlink"/>
                <w:noProof/>
              </w:rPr>
              <w:fldChar w:fldCharType="separate"/>
            </w:r>
            <w:r w:rsidR="00FE55E4" w:rsidRPr="00B407C5">
              <w:rPr>
                <w:rStyle w:val="Hyperlink"/>
                <w:rFonts w:eastAsia="Calibri"/>
                <w:b/>
                <w:noProof/>
              </w:rPr>
              <w:t>I.</w:t>
            </w:r>
            <w:r w:rsidR="00FE55E4">
              <w:rPr>
                <w:noProof/>
              </w:rPr>
              <w:tab/>
            </w:r>
            <w:r w:rsidR="00FE55E4" w:rsidRPr="00B407C5">
              <w:rPr>
                <w:rStyle w:val="Hyperlink"/>
                <w:rFonts w:eastAsia="Calibri"/>
                <w:b/>
                <w:noProof/>
              </w:rPr>
              <w:t>GIỚI THIỆU</w:t>
            </w:r>
            <w:r w:rsidR="00FE55E4">
              <w:rPr>
                <w:noProof/>
                <w:webHidden/>
              </w:rPr>
              <w:tab/>
            </w:r>
            <w:r w:rsidR="00FE55E4">
              <w:rPr>
                <w:noProof/>
                <w:webHidden/>
              </w:rPr>
              <w:fldChar w:fldCharType="begin"/>
            </w:r>
            <w:r w:rsidR="00FE55E4">
              <w:rPr>
                <w:noProof/>
                <w:webHidden/>
              </w:rPr>
              <w:instrText xml:space="preserve"> PAGEREF _Toc16842081 \h </w:instrText>
            </w:r>
            <w:r w:rsidR="00FE55E4">
              <w:rPr>
                <w:noProof/>
                <w:webHidden/>
              </w:rPr>
            </w:r>
          </w:ins>
          <w:r w:rsidR="00FE55E4">
            <w:rPr>
              <w:noProof/>
              <w:webHidden/>
            </w:rPr>
            <w:fldChar w:fldCharType="separate"/>
          </w:r>
          <w:ins w:id="7" w:author="Nguyen Hong Nhung (Khoi CNTT)" w:date="2019-08-16T10:01:00Z">
            <w:r w:rsidR="00FE55E4">
              <w:rPr>
                <w:noProof/>
                <w:webHidden/>
              </w:rPr>
              <w:t>5</w:t>
            </w:r>
            <w:r w:rsidR="00FE55E4">
              <w:rPr>
                <w:noProof/>
                <w:webHidden/>
              </w:rPr>
              <w:fldChar w:fldCharType="end"/>
            </w:r>
            <w:r w:rsidR="00FE55E4" w:rsidRPr="00B407C5">
              <w:rPr>
                <w:rStyle w:val="Hyperlink"/>
                <w:noProof/>
              </w:rPr>
              <w:fldChar w:fldCharType="end"/>
            </w:r>
          </w:ins>
        </w:p>
        <w:p w14:paraId="11AC4904" w14:textId="77777777" w:rsidR="00FE55E4" w:rsidRDefault="00FE55E4">
          <w:pPr>
            <w:pStyle w:val="TOC2"/>
            <w:tabs>
              <w:tab w:val="left" w:pos="660"/>
              <w:tab w:val="right" w:leader="dot" w:pos="9345"/>
            </w:tabs>
            <w:rPr>
              <w:ins w:id="8" w:author="Nguyen Hong Nhung (Khoi CNTT)" w:date="2019-08-16T10:01:00Z"/>
              <w:noProof/>
            </w:rPr>
          </w:pPr>
          <w:ins w:id="9"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"_Toc16842082"</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1.</w:t>
            </w:r>
            <w:r>
              <w:rPr>
                <w:noProof/>
              </w:rPr>
              <w:tab/>
            </w:r>
            <w:r w:rsidRPr="00B407C5">
              <w:rPr>
                <w:rStyle w:val="Hyperlink"/>
                <w:rFonts w:eastAsia="Calibri"/>
                <w:b/>
                <w:noProof/>
              </w:rPr>
              <w:t>Thuật ngữ viết tắt</w:t>
            </w:r>
            <w:r>
              <w:rPr>
                <w:noProof/>
                <w:webHidden/>
              </w:rPr>
              <w:tab/>
            </w:r>
            <w:r>
              <w:rPr>
                <w:noProof/>
                <w:webHidden/>
              </w:rPr>
              <w:fldChar w:fldCharType="begin"/>
            </w:r>
            <w:r>
              <w:rPr>
                <w:noProof/>
                <w:webHidden/>
              </w:rPr>
              <w:instrText xml:space="preserve"> PAGEREF _Toc16842082 \h </w:instrText>
            </w:r>
            <w:r>
              <w:rPr>
                <w:noProof/>
                <w:webHidden/>
              </w:rPr>
            </w:r>
          </w:ins>
          <w:r>
            <w:rPr>
              <w:noProof/>
              <w:webHidden/>
            </w:rPr>
            <w:fldChar w:fldCharType="separate"/>
          </w:r>
          <w:ins w:id="10" w:author="Nguyen Hong Nhung (Khoi CNTT)" w:date="2019-08-16T10:01:00Z">
            <w:r>
              <w:rPr>
                <w:noProof/>
                <w:webHidden/>
              </w:rPr>
              <w:t>5</w:t>
            </w:r>
            <w:r>
              <w:rPr>
                <w:noProof/>
                <w:webHidden/>
              </w:rPr>
              <w:fldChar w:fldCharType="end"/>
            </w:r>
            <w:r w:rsidRPr="00B407C5">
              <w:rPr>
                <w:rStyle w:val="Hyperlink"/>
                <w:noProof/>
              </w:rPr>
              <w:fldChar w:fldCharType="end"/>
            </w:r>
          </w:ins>
        </w:p>
        <w:p w14:paraId="1979DFCB" w14:textId="77777777" w:rsidR="00FE55E4" w:rsidRDefault="00FE55E4">
          <w:pPr>
            <w:pStyle w:val="TOC2"/>
            <w:tabs>
              <w:tab w:val="left" w:pos="660"/>
              <w:tab w:val="right" w:leader="dot" w:pos="9345"/>
            </w:tabs>
            <w:rPr>
              <w:ins w:id="11" w:author="Nguyen Hong Nhung (Khoi CNTT)" w:date="2019-08-16T10:01:00Z"/>
              <w:noProof/>
            </w:rPr>
          </w:pPr>
          <w:ins w:id="12"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"_Toc16842083"</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2.</w:t>
            </w:r>
            <w:r>
              <w:rPr>
                <w:noProof/>
              </w:rPr>
              <w:tab/>
            </w:r>
            <w:r w:rsidRPr="00B407C5">
              <w:rPr>
                <w:rStyle w:val="Hyperlink"/>
                <w:rFonts w:eastAsia="Calibri"/>
                <w:b/>
                <w:noProof/>
              </w:rPr>
              <w:t>Mục đích</w:t>
            </w:r>
            <w:r>
              <w:rPr>
                <w:noProof/>
                <w:webHidden/>
              </w:rPr>
              <w:tab/>
            </w:r>
            <w:r>
              <w:rPr>
                <w:noProof/>
                <w:webHidden/>
              </w:rPr>
              <w:fldChar w:fldCharType="begin"/>
            </w:r>
            <w:r>
              <w:rPr>
                <w:noProof/>
                <w:webHidden/>
              </w:rPr>
              <w:instrText xml:space="preserve"> PAGEREF _Toc16842083 \h </w:instrText>
            </w:r>
            <w:r>
              <w:rPr>
                <w:noProof/>
                <w:webHidden/>
              </w:rPr>
            </w:r>
          </w:ins>
          <w:r>
            <w:rPr>
              <w:noProof/>
              <w:webHidden/>
            </w:rPr>
            <w:fldChar w:fldCharType="separate"/>
          </w:r>
          <w:ins w:id="13" w:author="Nguyen Hong Nhung (Khoi CNTT)" w:date="2019-08-16T10:01:00Z">
            <w:r>
              <w:rPr>
                <w:noProof/>
                <w:webHidden/>
              </w:rPr>
              <w:t>5</w:t>
            </w:r>
            <w:r>
              <w:rPr>
                <w:noProof/>
                <w:webHidden/>
              </w:rPr>
              <w:fldChar w:fldCharType="end"/>
            </w:r>
            <w:r w:rsidRPr="00B407C5">
              <w:rPr>
                <w:rStyle w:val="Hyperlink"/>
                <w:noProof/>
              </w:rPr>
              <w:fldChar w:fldCharType="end"/>
            </w:r>
          </w:ins>
        </w:p>
        <w:p w14:paraId="738B3134" w14:textId="77777777" w:rsidR="00FE55E4" w:rsidRDefault="00FE55E4">
          <w:pPr>
            <w:pStyle w:val="TOC2"/>
            <w:tabs>
              <w:tab w:val="left" w:pos="660"/>
              <w:tab w:val="right" w:leader="dot" w:pos="9345"/>
            </w:tabs>
            <w:rPr>
              <w:ins w:id="14" w:author="Nguyen Hong Nhung (Khoi CNTT)" w:date="2019-08-16T10:01:00Z"/>
              <w:noProof/>
            </w:rPr>
          </w:pPr>
          <w:ins w:id="15"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"_Toc16842084"</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3.</w:t>
            </w:r>
            <w:r>
              <w:rPr>
                <w:noProof/>
              </w:rPr>
              <w:tab/>
            </w:r>
            <w:r w:rsidRPr="00B407C5">
              <w:rPr>
                <w:rStyle w:val="Hyperlink"/>
                <w:rFonts w:eastAsia="Calibri"/>
                <w:b/>
                <w:noProof/>
              </w:rPr>
              <w:t>Phạm vi</w:t>
            </w:r>
            <w:r>
              <w:rPr>
                <w:noProof/>
                <w:webHidden/>
              </w:rPr>
              <w:tab/>
            </w:r>
            <w:r>
              <w:rPr>
                <w:noProof/>
                <w:webHidden/>
              </w:rPr>
              <w:fldChar w:fldCharType="begin"/>
            </w:r>
            <w:r>
              <w:rPr>
                <w:noProof/>
                <w:webHidden/>
              </w:rPr>
              <w:instrText xml:space="preserve"> PAGEREF _Toc16842084 \h </w:instrText>
            </w:r>
            <w:r>
              <w:rPr>
                <w:noProof/>
                <w:webHidden/>
              </w:rPr>
            </w:r>
          </w:ins>
          <w:r>
            <w:rPr>
              <w:noProof/>
              <w:webHidden/>
            </w:rPr>
            <w:fldChar w:fldCharType="separate"/>
          </w:r>
          <w:ins w:id="16" w:author="Nguyen Hong Nhung (Khoi CNTT)" w:date="2019-08-16T10:01:00Z">
            <w:r>
              <w:rPr>
                <w:noProof/>
                <w:webHidden/>
              </w:rPr>
              <w:t>5</w:t>
            </w:r>
            <w:r>
              <w:rPr>
                <w:noProof/>
                <w:webHidden/>
              </w:rPr>
              <w:fldChar w:fldCharType="end"/>
            </w:r>
            <w:r w:rsidRPr="00B407C5">
              <w:rPr>
                <w:rStyle w:val="Hyperlink"/>
                <w:noProof/>
              </w:rPr>
              <w:fldChar w:fldCharType="end"/>
            </w:r>
          </w:ins>
        </w:p>
        <w:p w14:paraId="3DEB9C84" w14:textId="77777777" w:rsidR="00FE55E4" w:rsidRDefault="00FE55E4">
          <w:pPr>
            <w:pStyle w:val="TOC2"/>
            <w:tabs>
              <w:tab w:val="left" w:pos="660"/>
              <w:tab w:val="right" w:leader="dot" w:pos="9345"/>
            </w:tabs>
            <w:rPr>
              <w:ins w:id="17" w:author="Nguyen Hong Nhung (Khoi CNTT)" w:date="2019-08-16T10:01:00Z"/>
              <w:noProof/>
            </w:rPr>
          </w:pPr>
          <w:ins w:id="18"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"_Toc16842085"</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4.</w:t>
            </w:r>
            <w:r>
              <w:rPr>
                <w:noProof/>
              </w:rPr>
              <w:tab/>
            </w:r>
            <w:r w:rsidRPr="00B407C5">
              <w:rPr>
                <w:rStyle w:val="Hyperlink"/>
                <w:rFonts w:eastAsia="Calibri"/>
                <w:b/>
                <w:noProof/>
              </w:rPr>
              <w:t>Tài liệu tham khảo</w:t>
            </w:r>
            <w:r>
              <w:rPr>
                <w:noProof/>
                <w:webHidden/>
              </w:rPr>
              <w:tab/>
            </w:r>
            <w:r>
              <w:rPr>
                <w:noProof/>
                <w:webHidden/>
              </w:rPr>
              <w:fldChar w:fldCharType="begin"/>
            </w:r>
            <w:r>
              <w:rPr>
                <w:noProof/>
                <w:webHidden/>
              </w:rPr>
              <w:instrText xml:space="preserve"> PAGEREF _Toc16842085 \h </w:instrText>
            </w:r>
            <w:r>
              <w:rPr>
                <w:noProof/>
                <w:webHidden/>
              </w:rPr>
            </w:r>
          </w:ins>
          <w:r>
            <w:rPr>
              <w:noProof/>
              <w:webHidden/>
            </w:rPr>
            <w:fldChar w:fldCharType="separate"/>
          </w:r>
          <w:ins w:id="19" w:author="Nguyen Hong Nhung (Khoi CNTT)" w:date="2019-08-16T10:01:00Z">
            <w:r>
              <w:rPr>
                <w:noProof/>
                <w:webHidden/>
              </w:rPr>
              <w:t>5</w:t>
            </w:r>
            <w:r>
              <w:rPr>
                <w:noProof/>
                <w:webHidden/>
              </w:rPr>
              <w:fldChar w:fldCharType="end"/>
            </w:r>
            <w:r w:rsidRPr="00B407C5">
              <w:rPr>
                <w:rStyle w:val="Hyperlink"/>
                <w:noProof/>
              </w:rPr>
              <w:fldChar w:fldCharType="end"/>
            </w:r>
          </w:ins>
        </w:p>
        <w:p w14:paraId="12E03AC3" w14:textId="77777777" w:rsidR="00FE55E4" w:rsidRDefault="00FE55E4">
          <w:pPr>
            <w:pStyle w:val="TOC1"/>
            <w:tabs>
              <w:tab w:val="left" w:pos="440"/>
              <w:tab w:val="right" w:leader="dot" w:pos="9345"/>
            </w:tabs>
            <w:rPr>
              <w:ins w:id="20" w:author="Nguyen Hong Nhung (Khoi CNTT)" w:date="2019-08-16T10:01:00Z"/>
              <w:noProof/>
            </w:rPr>
          </w:pPr>
          <w:ins w:id="21"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"_Toc16842086"</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II.</w:t>
            </w:r>
            <w:r>
              <w:rPr>
                <w:noProof/>
              </w:rPr>
              <w:tab/>
            </w:r>
            <w:r w:rsidRPr="00B407C5">
              <w:rPr>
                <w:rStyle w:val="Hyperlink"/>
                <w:rFonts w:eastAsia="Calibri"/>
                <w:b/>
                <w:noProof/>
              </w:rPr>
              <w:t>YÊU CẦU MỨC CAO</w:t>
            </w:r>
            <w:r>
              <w:rPr>
                <w:noProof/>
                <w:webHidden/>
              </w:rPr>
              <w:tab/>
            </w:r>
            <w:r>
              <w:rPr>
                <w:noProof/>
                <w:webHidden/>
              </w:rPr>
              <w:fldChar w:fldCharType="begin"/>
            </w:r>
            <w:r>
              <w:rPr>
                <w:noProof/>
                <w:webHidden/>
              </w:rPr>
              <w:instrText xml:space="preserve"> PAGEREF _Toc16842086 \h </w:instrText>
            </w:r>
            <w:r>
              <w:rPr>
                <w:noProof/>
                <w:webHidden/>
              </w:rPr>
            </w:r>
          </w:ins>
          <w:r>
            <w:rPr>
              <w:noProof/>
              <w:webHidden/>
            </w:rPr>
            <w:fldChar w:fldCharType="separate"/>
          </w:r>
          <w:ins w:id="22" w:author="Nguyen Hong Nhung (Khoi CNTT)" w:date="2019-08-16T10:01:00Z">
            <w:r>
              <w:rPr>
                <w:noProof/>
                <w:webHidden/>
              </w:rPr>
              <w:t>6</w:t>
            </w:r>
            <w:r>
              <w:rPr>
                <w:noProof/>
                <w:webHidden/>
              </w:rPr>
              <w:fldChar w:fldCharType="end"/>
            </w:r>
            <w:r w:rsidRPr="00B407C5">
              <w:rPr>
                <w:rStyle w:val="Hyperlink"/>
                <w:noProof/>
              </w:rPr>
              <w:fldChar w:fldCharType="end"/>
            </w:r>
          </w:ins>
        </w:p>
        <w:p w14:paraId="3F3B1744" w14:textId="77777777" w:rsidR="00FE55E4" w:rsidRDefault="00FE55E4">
          <w:pPr>
            <w:pStyle w:val="TOC2"/>
            <w:tabs>
              <w:tab w:val="left" w:pos="660"/>
              <w:tab w:val="right" w:leader="dot" w:pos="9345"/>
            </w:tabs>
            <w:rPr>
              <w:ins w:id="23" w:author="Nguyen Hong Nhung (Khoi CNTT)" w:date="2019-08-16T10:01:00Z"/>
              <w:noProof/>
            </w:rPr>
          </w:pPr>
          <w:ins w:id="24"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"_Toc16842087"</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1.</w:t>
            </w:r>
            <w:r>
              <w:rPr>
                <w:noProof/>
              </w:rPr>
              <w:tab/>
            </w:r>
            <w:r w:rsidRPr="00B407C5">
              <w:rPr>
                <w:rStyle w:val="Hyperlink"/>
                <w:rFonts w:eastAsia="Calibri"/>
                <w:b/>
                <w:noProof/>
              </w:rPr>
              <w:t>Mô tả tổng quan</w:t>
            </w:r>
            <w:r>
              <w:rPr>
                <w:noProof/>
                <w:webHidden/>
              </w:rPr>
              <w:tab/>
            </w:r>
            <w:r>
              <w:rPr>
                <w:noProof/>
                <w:webHidden/>
              </w:rPr>
              <w:fldChar w:fldCharType="begin"/>
            </w:r>
            <w:r>
              <w:rPr>
                <w:noProof/>
                <w:webHidden/>
              </w:rPr>
              <w:instrText xml:space="preserve"> PAGEREF _Toc16842087 \h </w:instrText>
            </w:r>
            <w:r>
              <w:rPr>
                <w:noProof/>
                <w:webHidden/>
              </w:rPr>
            </w:r>
          </w:ins>
          <w:r>
            <w:rPr>
              <w:noProof/>
              <w:webHidden/>
            </w:rPr>
            <w:fldChar w:fldCharType="separate"/>
          </w:r>
          <w:ins w:id="25" w:author="Nguyen Hong Nhung (Khoi CNTT)" w:date="2019-08-16T10:01:00Z">
            <w:r>
              <w:rPr>
                <w:noProof/>
                <w:webHidden/>
              </w:rPr>
              <w:t>6</w:t>
            </w:r>
            <w:r>
              <w:rPr>
                <w:noProof/>
                <w:webHidden/>
              </w:rPr>
              <w:fldChar w:fldCharType="end"/>
            </w:r>
            <w:r w:rsidRPr="00B407C5">
              <w:rPr>
                <w:rStyle w:val="Hyperlink"/>
                <w:noProof/>
              </w:rPr>
              <w:fldChar w:fldCharType="end"/>
            </w:r>
          </w:ins>
        </w:p>
        <w:p w14:paraId="58F87008" w14:textId="77777777" w:rsidR="00FE55E4" w:rsidRDefault="00FE55E4">
          <w:pPr>
            <w:pStyle w:val="TOC2"/>
            <w:tabs>
              <w:tab w:val="left" w:pos="660"/>
              <w:tab w:val="right" w:leader="dot" w:pos="9345"/>
            </w:tabs>
            <w:rPr>
              <w:ins w:id="26" w:author="Nguyen Hong Nhung (Khoi CNTT)" w:date="2019-08-16T10:01:00Z"/>
              <w:noProof/>
            </w:rPr>
          </w:pPr>
          <w:ins w:id="27"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"_Toc16842088"</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2.</w:t>
            </w:r>
            <w:r>
              <w:rPr>
                <w:noProof/>
              </w:rPr>
              <w:tab/>
            </w:r>
            <w:r w:rsidRPr="00B407C5">
              <w:rPr>
                <w:rStyle w:val="Hyperlink"/>
                <w:rFonts w:eastAsia="Calibri"/>
                <w:b/>
                <w:noProof/>
              </w:rPr>
              <w:t>Mô hình các tình huống sử dụng tổng quan</w:t>
            </w:r>
            <w:r>
              <w:rPr>
                <w:noProof/>
                <w:webHidden/>
              </w:rPr>
              <w:tab/>
            </w:r>
            <w:r>
              <w:rPr>
                <w:noProof/>
                <w:webHidden/>
              </w:rPr>
              <w:fldChar w:fldCharType="begin"/>
            </w:r>
            <w:r>
              <w:rPr>
                <w:noProof/>
                <w:webHidden/>
              </w:rPr>
              <w:instrText xml:space="preserve"> PAGEREF _Toc16842088 \h </w:instrText>
            </w:r>
            <w:r>
              <w:rPr>
                <w:noProof/>
                <w:webHidden/>
              </w:rPr>
            </w:r>
          </w:ins>
          <w:r>
            <w:rPr>
              <w:noProof/>
              <w:webHidden/>
            </w:rPr>
            <w:fldChar w:fldCharType="separate"/>
          </w:r>
          <w:ins w:id="28" w:author="Nguyen Hong Nhung (Khoi CNTT)" w:date="2019-08-16T10:01:00Z">
            <w:r>
              <w:rPr>
                <w:noProof/>
                <w:webHidden/>
              </w:rPr>
              <w:t>6</w:t>
            </w:r>
            <w:r>
              <w:rPr>
                <w:noProof/>
                <w:webHidden/>
              </w:rPr>
              <w:fldChar w:fldCharType="end"/>
            </w:r>
            <w:r w:rsidRPr="00B407C5">
              <w:rPr>
                <w:rStyle w:val="Hyperlink"/>
                <w:noProof/>
              </w:rPr>
              <w:fldChar w:fldCharType="end"/>
            </w:r>
          </w:ins>
        </w:p>
        <w:p w14:paraId="4DEEC510" w14:textId="77777777" w:rsidR="00FE55E4" w:rsidRDefault="00FE55E4">
          <w:pPr>
            <w:pStyle w:val="TOC3"/>
            <w:tabs>
              <w:tab w:val="left" w:pos="880"/>
              <w:tab w:val="right" w:leader="dot" w:pos="9345"/>
            </w:tabs>
            <w:rPr>
              <w:ins w:id="29" w:author="Nguyen Hong Nhung (Khoi CNTT)" w:date="2019-08-16T10:01:00Z"/>
              <w:noProof/>
            </w:rPr>
          </w:pPr>
          <w:ins w:id="30"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"_Toc16842089"</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a.</w:t>
            </w:r>
            <w:r>
              <w:rPr>
                <w:noProof/>
              </w:rPr>
              <w:tab/>
            </w:r>
            <w:r w:rsidRPr="00B407C5">
              <w:rPr>
                <w:rStyle w:val="Hyperlink"/>
                <w:rFonts w:ascii="Times New Roman" w:eastAsia="Times New Roman" w:hAnsi="Times New Roman" w:cs="Times New Roman"/>
                <w:noProof/>
              </w:rPr>
              <w:t>Sơ đồ</w:t>
            </w:r>
            <w:r>
              <w:rPr>
                <w:noProof/>
                <w:webHidden/>
              </w:rPr>
              <w:tab/>
            </w:r>
            <w:r>
              <w:rPr>
                <w:noProof/>
                <w:webHidden/>
              </w:rPr>
              <w:fldChar w:fldCharType="begin"/>
            </w:r>
            <w:r>
              <w:rPr>
                <w:noProof/>
                <w:webHidden/>
              </w:rPr>
              <w:instrText xml:space="preserve"> PAGEREF _Toc16842089 \h </w:instrText>
            </w:r>
            <w:r>
              <w:rPr>
                <w:noProof/>
                <w:webHidden/>
              </w:rPr>
            </w:r>
          </w:ins>
          <w:r>
            <w:rPr>
              <w:noProof/>
              <w:webHidden/>
            </w:rPr>
            <w:fldChar w:fldCharType="separate"/>
          </w:r>
          <w:ins w:id="31" w:author="Nguyen Hong Nhung (Khoi CNTT)" w:date="2019-08-16T10:01:00Z">
            <w:r>
              <w:rPr>
                <w:noProof/>
                <w:webHidden/>
              </w:rPr>
              <w:t>6</w:t>
            </w:r>
            <w:r>
              <w:rPr>
                <w:noProof/>
                <w:webHidden/>
              </w:rPr>
              <w:fldChar w:fldCharType="end"/>
            </w:r>
            <w:r w:rsidRPr="00B407C5">
              <w:rPr>
                <w:rStyle w:val="Hyperlink"/>
                <w:noProof/>
              </w:rPr>
              <w:fldChar w:fldCharType="end"/>
            </w:r>
          </w:ins>
        </w:p>
        <w:p w14:paraId="5C0ACEB4" w14:textId="77777777" w:rsidR="00FE55E4" w:rsidRDefault="00FE55E4">
          <w:pPr>
            <w:pStyle w:val="TOC3"/>
            <w:tabs>
              <w:tab w:val="left" w:pos="880"/>
              <w:tab w:val="right" w:leader="dot" w:pos="9345"/>
            </w:tabs>
            <w:rPr>
              <w:ins w:id="32" w:author="Nguyen Hong Nhung (Khoi CNTT)" w:date="2019-08-16T10:01:00Z"/>
              <w:noProof/>
            </w:rPr>
          </w:pPr>
          <w:ins w:id="33"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"_Toc16842090"</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b.</w:t>
            </w:r>
            <w:r>
              <w:rPr>
                <w:noProof/>
              </w:rPr>
              <w:tab/>
            </w:r>
            <w:r w:rsidRPr="00B407C5">
              <w:rPr>
                <w:rStyle w:val="Hyperlink"/>
                <w:rFonts w:ascii="Times New Roman" w:eastAsia="Times New Roman" w:hAnsi="Times New Roman" w:cs="Times New Roman"/>
                <w:noProof/>
              </w:rPr>
              <w:t>Mô tả các đối tượng (object description)</w:t>
            </w:r>
            <w:r>
              <w:rPr>
                <w:noProof/>
                <w:webHidden/>
              </w:rPr>
              <w:tab/>
            </w:r>
            <w:r>
              <w:rPr>
                <w:noProof/>
                <w:webHidden/>
              </w:rPr>
              <w:fldChar w:fldCharType="begin"/>
            </w:r>
            <w:r>
              <w:rPr>
                <w:noProof/>
                <w:webHidden/>
              </w:rPr>
              <w:instrText xml:space="preserve"> PAGEREF _Toc16842090 \h </w:instrText>
            </w:r>
            <w:r>
              <w:rPr>
                <w:noProof/>
                <w:webHidden/>
              </w:rPr>
            </w:r>
          </w:ins>
          <w:r>
            <w:rPr>
              <w:noProof/>
              <w:webHidden/>
            </w:rPr>
            <w:fldChar w:fldCharType="separate"/>
          </w:r>
          <w:ins w:id="34" w:author="Nguyen Hong Nhung (Khoi CNTT)" w:date="2019-08-16T10:01:00Z">
            <w:r>
              <w:rPr>
                <w:noProof/>
                <w:webHidden/>
              </w:rPr>
              <w:t>6</w:t>
            </w:r>
            <w:r>
              <w:rPr>
                <w:noProof/>
                <w:webHidden/>
              </w:rPr>
              <w:fldChar w:fldCharType="end"/>
            </w:r>
            <w:r w:rsidRPr="00B407C5">
              <w:rPr>
                <w:rStyle w:val="Hyperlink"/>
                <w:noProof/>
              </w:rPr>
              <w:fldChar w:fldCharType="end"/>
            </w:r>
          </w:ins>
        </w:p>
        <w:p w14:paraId="25A8ABB4" w14:textId="77777777" w:rsidR="00FE55E4" w:rsidRDefault="00FE55E4">
          <w:pPr>
            <w:pStyle w:val="TOC2"/>
            <w:tabs>
              <w:tab w:val="left" w:pos="660"/>
              <w:tab w:val="right" w:leader="dot" w:pos="9345"/>
            </w:tabs>
            <w:rPr>
              <w:ins w:id="35" w:author="Nguyen Hong Nhung (Khoi CNTT)" w:date="2019-08-16T10:01:00Z"/>
              <w:noProof/>
            </w:rPr>
          </w:pPr>
          <w:ins w:id="36"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"_Toc16842091"</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3.</w:t>
            </w:r>
            <w:r>
              <w:rPr>
                <w:noProof/>
              </w:rPr>
              <w:tab/>
            </w:r>
            <w:r w:rsidRPr="00B407C5">
              <w:rPr>
                <w:rStyle w:val="Hyperlink"/>
                <w:rFonts w:eastAsia="Calibri"/>
                <w:b/>
                <w:noProof/>
              </w:rPr>
              <w:t>Lưu đồ</w:t>
            </w:r>
            <w:r>
              <w:rPr>
                <w:noProof/>
                <w:webHidden/>
              </w:rPr>
              <w:tab/>
            </w:r>
            <w:r>
              <w:rPr>
                <w:noProof/>
                <w:webHidden/>
              </w:rPr>
              <w:fldChar w:fldCharType="begin"/>
            </w:r>
            <w:r>
              <w:rPr>
                <w:noProof/>
                <w:webHidden/>
              </w:rPr>
              <w:instrText xml:space="preserve"> PAGEREF _Toc16842091 \h </w:instrText>
            </w:r>
            <w:r>
              <w:rPr>
                <w:noProof/>
                <w:webHidden/>
              </w:rPr>
            </w:r>
          </w:ins>
          <w:r>
            <w:rPr>
              <w:noProof/>
              <w:webHidden/>
            </w:rPr>
            <w:fldChar w:fldCharType="separate"/>
          </w:r>
          <w:ins w:id="37" w:author="Nguyen Hong Nhung (Khoi CNTT)" w:date="2019-08-16T10:01:00Z">
            <w:r>
              <w:rPr>
                <w:noProof/>
                <w:webHidden/>
              </w:rPr>
              <w:t>7</w:t>
            </w:r>
            <w:r>
              <w:rPr>
                <w:noProof/>
                <w:webHidden/>
              </w:rPr>
              <w:fldChar w:fldCharType="end"/>
            </w:r>
            <w:r w:rsidRPr="00B407C5">
              <w:rPr>
                <w:rStyle w:val="Hyperlink"/>
                <w:noProof/>
              </w:rPr>
              <w:fldChar w:fldCharType="end"/>
            </w:r>
          </w:ins>
        </w:p>
        <w:p w14:paraId="52CFE9D6" w14:textId="77777777" w:rsidR="00FE55E4" w:rsidRDefault="00FE55E4">
          <w:pPr>
            <w:pStyle w:val="TOC2"/>
            <w:tabs>
              <w:tab w:val="left" w:pos="660"/>
              <w:tab w:val="right" w:leader="dot" w:pos="9345"/>
            </w:tabs>
            <w:rPr>
              <w:ins w:id="38" w:author="Nguyen Hong Nhung (Khoi CNTT)" w:date="2019-08-16T10:01:00Z"/>
              <w:noProof/>
            </w:rPr>
          </w:pPr>
          <w:ins w:id="39"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"_Toc16842092"</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4.</w:t>
            </w:r>
            <w:r>
              <w:rPr>
                <w:noProof/>
              </w:rPr>
              <w:tab/>
            </w:r>
            <w:r w:rsidRPr="00B407C5">
              <w:rPr>
                <w:rStyle w:val="Hyperlink"/>
                <w:rFonts w:eastAsia="Calibri"/>
                <w:b/>
                <w:noProof/>
              </w:rPr>
              <w:t>Chức năng và tác nhân (Use Case &amp; Actor)</w:t>
            </w:r>
            <w:r>
              <w:rPr>
                <w:noProof/>
                <w:webHidden/>
              </w:rPr>
              <w:tab/>
            </w:r>
            <w:r>
              <w:rPr>
                <w:noProof/>
                <w:webHidden/>
              </w:rPr>
              <w:fldChar w:fldCharType="begin"/>
            </w:r>
            <w:r>
              <w:rPr>
                <w:noProof/>
                <w:webHidden/>
              </w:rPr>
              <w:instrText xml:space="preserve"> PAGEREF _Toc16842092 \h </w:instrText>
            </w:r>
            <w:r>
              <w:rPr>
                <w:noProof/>
                <w:webHidden/>
              </w:rPr>
            </w:r>
          </w:ins>
          <w:r>
            <w:rPr>
              <w:noProof/>
              <w:webHidden/>
            </w:rPr>
            <w:fldChar w:fldCharType="separate"/>
          </w:r>
          <w:ins w:id="40" w:author="Nguyen Hong Nhung (Khoi CNTT)" w:date="2019-08-16T10:01:00Z">
            <w:r>
              <w:rPr>
                <w:noProof/>
                <w:webHidden/>
              </w:rPr>
              <w:t>7</w:t>
            </w:r>
            <w:r>
              <w:rPr>
                <w:noProof/>
                <w:webHidden/>
              </w:rPr>
              <w:fldChar w:fldCharType="end"/>
            </w:r>
            <w:r w:rsidRPr="00B407C5">
              <w:rPr>
                <w:rStyle w:val="Hyperlink"/>
                <w:noProof/>
              </w:rPr>
              <w:fldChar w:fldCharType="end"/>
            </w:r>
          </w:ins>
        </w:p>
        <w:p w14:paraId="0D4AA198" w14:textId="77777777" w:rsidR="00FE55E4" w:rsidRDefault="00FE55E4">
          <w:pPr>
            <w:pStyle w:val="TOC3"/>
            <w:tabs>
              <w:tab w:val="left" w:pos="880"/>
              <w:tab w:val="right" w:leader="dot" w:pos="9345"/>
            </w:tabs>
            <w:rPr>
              <w:ins w:id="41" w:author="Nguyen Hong Nhung (Khoi CNTT)" w:date="2019-08-16T10:01:00Z"/>
              <w:noProof/>
            </w:rPr>
          </w:pPr>
          <w:ins w:id="42"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"_Toc16842093"</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a.</w:t>
            </w:r>
            <w:r>
              <w:rPr>
                <w:noProof/>
              </w:rPr>
              <w:tab/>
            </w:r>
            <w:r w:rsidRPr="00B407C5">
              <w:rPr>
                <w:rStyle w:val="Hyperlink"/>
                <w:rFonts w:ascii="Times New Roman" w:eastAsia="Times New Roman" w:hAnsi="Times New Roman" w:cs="Times New Roman"/>
                <w:noProof/>
              </w:rPr>
              <w:t>Sơ đồ mô tả tác động của các Use case tới hệ thống</w:t>
            </w:r>
            <w:r>
              <w:rPr>
                <w:noProof/>
                <w:webHidden/>
              </w:rPr>
              <w:tab/>
            </w:r>
            <w:r>
              <w:rPr>
                <w:noProof/>
                <w:webHidden/>
              </w:rPr>
              <w:fldChar w:fldCharType="begin"/>
            </w:r>
            <w:r>
              <w:rPr>
                <w:noProof/>
                <w:webHidden/>
              </w:rPr>
              <w:instrText xml:space="preserve"> PAGEREF _Toc16842093 \h </w:instrText>
            </w:r>
            <w:r>
              <w:rPr>
                <w:noProof/>
                <w:webHidden/>
              </w:rPr>
            </w:r>
          </w:ins>
          <w:r>
            <w:rPr>
              <w:noProof/>
              <w:webHidden/>
            </w:rPr>
            <w:fldChar w:fldCharType="separate"/>
          </w:r>
          <w:ins w:id="43" w:author="Nguyen Hong Nhung (Khoi CNTT)" w:date="2019-08-16T10:01:00Z">
            <w:r>
              <w:rPr>
                <w:noProof/>
                <w:webHidden/>
              </w:rPr>
              <w:t>8</w:t>
            </w:r>
            <w:r>
              <w:rPr>
                <w:noProof/>
                <w:webHidden/>
              </w:rPr>
              <w:fldChar w:fldCharType="end"/>
            </w:r>
            <w:r w:rsidRPr="00B407C5">
              <w:rPr>
                <w:rStyle w:val="Hyperlink"/>
                <w:noProof/>
              </w:rPr>
              <w:fldChar w:fldCharType="end"/>
            </w:r>
          </w:ins>
        </w:p>
        <w:p w14:paraId="0325F873" w14:textId="77777777" w:rsidR="00FE55E4" w:rsidRDefault="00FE55E4">
          <w:pPr>
            <w:pStyle w:val="TOC3"/>
            <w:tabs>
              <w:tab w:val="left" w:pos="880"/>
              <w:tab w:val="right" w:leader="dot" w:pos="9345"/>
            </w:tabs>
            <w:rPr>
              <w:ins w:id="44" w:author="Nguyen Hong Nhung (Khoi CNTT)" w:date="2019-08-16T10:01:00Z"/>
              <w:noProof/>
            </w:rPr>
          </w:pPr>
          <w:ins w:id="45"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"_Toc16842094"</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b.</w:t>
            </w:r>
            <w:r>
              <w:rPr>
                <w:noProof/>
              </w:rPr>
              <w:tab/>
            </w:r>
            <w:r w:rsidRPr="00B407C5">
              <w:rPr>
                <w:rStyle w:val="Hyperlink"/>
                <w:rFonts w:ascii="Times New Roman" w:eastAsia="Times New Roman" w:hAnsi="Times New Roman" w:cs="Times New Roman"/>
                <w:noProof/>
              </w:rPr>
              <w:t>Mô tả các Actor</w:t>
            </w:r>
            <w:r>
              <w:rPr>
                <w:noProof/>
                <w:webHidden/>
              </w:rPr>
              <w:tab/>
            </w:r>
            <w:r>
              <w:rPr>
                <w:noProof/>
                <w:webHidden/>
              </w:rPr>
              <w:fldChar w:fldCharType="begin"/>
            </w:r>
            <w:r>
              <w:rPr>
                <w:noProof/>
                <w:webHidden/>
              </w:rPr>
              <w:instrText xml:space="preserve"> PAGEREF _Toc16842094 \h </w:instrText>
            </w:r>
            <w:r>
              <w:rPr>
                <w:noProof/>
                <w:webHidden/>
              </w:rPr>
            </w:r>
          </w:ins>
          <w:r>
            <w:rPr>
              <w:noProof/>
              <w:webHidden/>
            </w:rPr>
            <w:fldChar w:fldCharType="separate"/>
          </w:r>
          <w:ins w:id="46" w:author="Nguyen Hong Nhung (Khoi CNTT)" w:date="2019-08-16T10:01:00Z">
            <w:r>
              <w:rPr>
                <w:noProof/>
                <w:webHidden/>
              </w:rPr>
              <w:t>8</w:t>
            </w:r>
            <w:r>
              <w:rPr>
                <w:noProof/>
                <w:webHidden/>
              </w:rPr>
              <w:fldChar w:fldCharType="end"/>
            </w:r>
            <w:r w:rsidRPr="00B407C5">
              <w:rPr>
                <w:rStyle w:val="Hyperlink"/>
                <w:noProof/>
              </w:rPr>
              <w:fldChar w:fldCharType="end"/>
            </w:r>
          </w:ins>
        </w:p>
        <w:p w14:paraId="62B8F80A" w14:textId="77777777" w:rsidR="00FE55E4" w:rsidRDefault="00FE55E4">
          <w:pPr>
            <w:pStyle w:val="TOC3"/>
            <w:tabs>
              <w:tab w:val="left" w:pos="880"/>
              <w:tab w:val="right" w:leader="dot" w:pos="9345"/>
            </w:tabs>
            <w:rPr>
              <w:ins w:id="47" w:author="Nguyen Hong Nhung (Khoi CNTT)" w:date="2019-08-16T10:01:00Z"/>
              <w:noProof/>
            </w:rPr>
          </w:pPr>
          <w:ins w:id="48"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"_Toc16842095"</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c.</w:t>
            </w:r>
            <w:r>
              <w:rPr>
                <w:noProof/>
              </w:rPr>
              <w:tab/>
            </w:r>
            <w:r w:rsidRPr="00B407C5">
              <w:rPr>
                <w:rStyle w:val="Hyperlink"/>
                <w:rFonts w:ascii="Times New Roman" w:eastAsia="Times New Roman" w:hAnsi="Times New Roman" w:cs="Times New Roman"/>
                <w:noProof/>
              </w:rPr>
              <w:t>Mô tả các Use case</w:t>
            </w:r>
            <w:r>
              <w:rPr>
                <w:noProof/>
                <w:webHidden/>
              </w:rPr>
              <w:tab/>
            </w:r>
            <w:r>
              <w:rPr>
                <w:noProof/>
                <w:webHidden/>
              </w:rPr>
              <w:fldChar w:fldCharType="begin"/>
            </w:r>
            <w:r>
              <w:rPr>
                <w:noProof/>
                <w:webHidden/>
              </w:rPr>
              <w:instrText xml:space="preserve"> PAGEREF _Toc16842095 \h </w:instrText>
            </w:r>
            <w:r>
              <w:rPr>
                <w:noProof/>
                <w:webHidden/>
              </w:rPr>
            </w:r>
          </w:ins>
          <w:r>
            <w:rPr>
              <w:noProof/>
              <w:webHidden/>
            </w:rPr>
            <w:fldChar w:fldCharType="separate"/>
          </w:r>
          <w:ins w:id="49" w:author="Nguyen Hong Nhung (Khoi CNTT)" w:date="2019-08-16T10:01:00Z">
            <w:r>
              <w:rPr>
                <w:noProof/>
                <w:webHidden/>
              </w:rPr>
              <w:t>8</w:t>
            </w:r>
            <w:r>
              <w:rPr>
                <w:noProof/>
                <w:webHidden/>
              </w:rPr>
              <w:fldChar w:fldCharType="end"/>
            </w:r>
            <w:r w:rsidRPr="00B407C5">
              <w:rPr>
                <w:rStyle w:val="Hyperlink"/>
                <w:noProof/>
              </w:rPr>
              <w:fldChar w:fldCharType="end"/>
            </w:r>
          </w:ins>
        </w:p>
        <w:p w14:paraId="6D10948A" w14:textId="77777777" w:rsidR="00FE55E4" w:rsidRDefault="00FE55E4">
          <w:pPr>
            <w:pStyle w:val="TOC2"/>
            <w:tabs>
              <w:tab w:val="left" w:pos="660"/>
              <w:tab w:val="right" w:leader="dot" w:pos="9345"/>
            </w:tabs>
            <w:rPr>
              <w:ins w:id="50" w:author="Nguyen Hong Nhung (Khoi CNTT)" w:date="2019-08-16T10:01:00Z"/>
              <w:noProof/>
            </w:rPr>
          </w:pPr>
          <w:ins w:id="51"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"_Toc16842096"</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5.</w:t>
            </w:r>
            <w:r>
              <w:rPr>
                <w:noProof/>
              </w:rPr>
              <w:tab/>
            </w:r>
            <w:r w:rsidRPr="00B407C5">
              <w:rPr>
                <w:rStyle w:val="Hyperlink"/>
                <w:rFonts w:eastAsia="Calibri"/>
                <w:b/>
                <w:noProof/>
              </w:rPr>
              <w:t>Sự tích hợp hệ thống liên quan</w:t>
            </w:r>
            <w:r>
              <w:rPr>
                <w:noProof/>
                <w:webHidden/>
              </w:rPr>
              <w:tab/>
            </w:r>
            <w:r>
              <w:rPr>
                <w:noProof/>
                <w:webHidden/>
              </w:rPr>
              <w:fldChar w:fldCharType="begin"/>
            </w:r>
            <w:r>
              <w:rPr>
                <w:noProof/>
                <w:webHidden/>
              </w:rPr>
              <w:instrText xml:space="preserve"> PAGEREF _Toc16842096 \h </w:instrText>
            </w:r>
            <w:r>
              <w:rPr>
                <w:noProof/>
                <w:webHidden/>
              </w:rPr>
            </w:r>
          </w:ins>
          <w:r>
            <w:rPr>
              <w:noProof/>
              <w:webHidden/>
            </w:rPr>
            <w:fldChar w:fldCharType="separate"/>
          </w:r>
          <w:ins w:id="52" w:author="Nguyen Hong Nhung (Khoi CNTT)" w:date="2019-08-16T10:01:00Z">
            <w:r>
              <w:rPr>
                <w:noProof/>
                <w:webHidden/>
              </w:rPr>
              <w:t>8</w:t>
            </w:r>
            <w:r>
              <w:rPr>
                <w:noProof/>
                <w:webHidden/>
              </w:rPr>
              <w:fldChar w:fldCharType="end"/>
            </w:r>
            <w:r w:rsidRPr="00B407C5">
              <w:rPr>
                <w:rStyle w:val="Hyperlink"/>
                <w:noProof/>
              </w:rPr>
              <w:fldChar w:fldCharType="end"/>
            </w:r>
          </w:ins>
        </w:p>
        <w:p w14:paraId="301F5B1C" w14:textId="77777777" w:rsidR="00FE55E4" w:rsidRDefault="00FE55E4">
          <w:pPr>
            <w:pStyle w:val="TOC2"/>
            <w:tabs>
              <w:tab w:val="left" w:pos="660"/>
              <w:tab w:val="right" w:leader="dot" w:pos="9345"/>
            </w:tabs>
            <w:rPr>
              <w:ins w:id="53" w:author="Nguyen Hong Nhung (Khoi CNTT)" w:date="2019-08-16T10:01:00Z"/>
              <w:noProof/>
            </w:rPr>
          </w:pPr>
          <w:ins w:id="54"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"_Toc16842097"</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6.</w:t>
            </w:r>
            <w:r>
              <w:rPr>
                <w:noProof/>
              </w:rPr>
              <w:tab/>
            </w:r>
            <w:r w:rsidRPr="00B407C5">
              <w:rPr>
                <w:rStyle w:val="Hyperlink"/>
                <w:rFonts w:eastAsia="Calibri"/>
                <w:b/>
                <w:noProof/>
              </w:rPr>
              <w:t>Phạm vi chuyển đổi hệ thống</w:t>
            </w:r>
            <w:r>
              <w:rPr>
                <w:noProof/>
                <w:webHidden/>
              </w:rPr>
              <w:tab/>
            </w:r>
            <w:r>
              <w:rPr>
                <w:noProof/>
                <w:webHidden/>
              </w:rPr>
              <w:fldChar w:fldCharType="begin"/>
            </w:r>
            <w:r>
              <w:rPr>
                <w:noProof/>
                <w:webHidden/>
              </w:rPr>
              <w:instrText xml:space="preserve"> PAGEREF _Toc16842097 \h </w:instrText>
            </w:r>
            <w:r>
              <w:rPr>
                <w:noProof/>
                <w:webHidden/>
              </w:rPr>
            </w:r>
          </w:ins>
          <w:r>
            <w:rPr>
              <w:noProof/>
              <w:webHidden/>
            </w:rPr>
            <w:fldChar w:fldCharType="separate"/>
          </w:r>
          <w:ins w:id="55" w:author="Nguyen Hong Nhung (Khoi CNTT)" w:date="2019-08-16T10:01:00Z">
            <w:r>
              <w:rPr>
                <w:noProof/>
                <w:webHidden/>
              </w:rPr>
              <w:t>9</w:t>
            </w:r>
            <w:r>
              <w:rPr>
                <w:noProof/>
                <w:webHidden/>
              </w:rPr>
              <w:fldChar w:fldCharType="end"/>
            </w:r>
            <w:r w:rsidRPr="00B407C5">
              <w:rPr>
                <w:rStyle w:val="Hyperlink"/>
                <w:noProof/>
              </w:rPr>
              <w:fldChar w:fldCharType="end"/>
            </w:r>
          </w:ins>
        </w:p>
        <w:p w14:paraId="3DF70715" w14:textId="77777777" w:rsidR="00FE55E4" w:rsidRDefault="00FE55E4">
          <w:pPr>
            <w:pStyle w:val="TOC2"/>
            <w:tabs>
              <w:tab w:val="left" w:pos="660"/>
              <w:tab w:val="right" w:leader="dot" w:pos="9345"/>
            </w:tabs>
            <w:rPr>
              <w:ins w:id="56" w:author="Nguyen Hong Nhung (Khoi CNTT)" w:date="2019-08-16T10:01:00Z"/>
              <w:noProof/>
            </w:rPr>
          </w:pPr>
          <w:ins w:id="57"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"_Toc16842098"</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7.</w:t>
            </w:r>
            <w:r>
              <w:rPr>
                <w:noProof/>
              </w:rPr>
              <w:tab/>
            </w:r>
            <w:r w:rsidRPr="00B407C5">
              <w:rPr>
                <w:rStyle w:val="Hyperlink"/>
                <w:rFonts w:eastAsia="Calibri"/>
                <w:b/>
                <w:noProof/>
              </w:rPr>
              <w:t>Yêu cầu thay đổi</w:t>
            </w:r>
            <w:r>
              <w:rPr>
                <w:noProof/>
                <w:webHidden/>
              </w:rPr>
              <w:tab/>
            </w:r>
            <w:r>
              <w:rPr>
                <w:noProof/>
                <w:webHidden/>
              </w:rPr>
              <w:fldChar w:fldCharType="begin"/>
            </w:r>
            <w:r>
              <w:rPr>
                <w:noProof/>
                <w:webHidden/>
              </w:rPr>
              <w:instrText xml:space="preserve"> PAGEREF _Toc16842098 \h </w:instrText>
            </w:r>
            <w:r>
              <w:rPr>
                <w:noProof/>
                <w:webHidden/>
              </w:rPr>
            </w:r>
          </w:ins>
          <w:r>
            <w:rPr>
              <w:noProof/>
              <w:webHidden/>
            </w:rPr>
            <w:fldChar w:fldCharType="separate"/>
          </w:r>
          <w:ins w:id="58" w:author="Nguyen Hong Nhung (Khoi CNTT)" w:date="2019-08-16T10:01:00Z">
            <w:r>
              <w:rPr>
                <w:noProof/>
                <w:webHidden/>
              </w:rPr>
              <w:t>9</w:t>
            </w:r>
            <w:r>
              <w:rPr>
                <w:noProof/>
                <w:webHidden/>
              </w:rPr>
              <w:fldChar w:fldCharType="end"/>
            </w:r>
            <w:r w:rsidRPr="00B407C5">
              <w:rPr>
                <w:rStyle w:val="Hyperlink"/>
                <w:noProof/>
              </w:rPr>
              <w:fldChar w:fldCharType="end"/>
            </w:r>
          </w:ins>
        </w:p>
        <w:p w14:paraId="48D7762A" w14:textId="77777777" w:rsidR="00FE55E4" w:rsidRDefault="00FE55E4">
          <w:pPr>
            <w:pStyle w:val="TOC1"/>
            <w:tabs>
              <w:tab w:val="left" w:pos="660"/>
              <w:tab w:val="right" w:leader="dot" w:pos="9345"/>
            </w:tabs>
            <w:rPr>
              <w:ins w:id="59" w:author="Nguyen Hong Nhung (Khoi CNTT)" w:date="2019-08-16T10:01:00Z"/>
              <w:noProof/>
            </w:rPr>
          </w:pPr>
          <w:ins w:id="60"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"_Toc16842099"</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III.</w:t>
            </w:r>
            <w:r>
              <w:rPr>
                <w:noProof/>
              </w:rPr>
              <w:tab/>
            </w:r>
            <w:r w:rsidRPr="00B407C5">
              <w:rPr>
                <w:rStyle w:val="Hyperlink"/>
                <w:rFonts w:eastAsia="Calibri"/>
                <w:b/>
                <w:noProof/>
              </w:rPr>
              <w:t>YÊU CẦU CHỨC NĂNG</w:t>
            </w:r>
            <w:r>
              <w:rPr>
                <w:noProof/>
                <w:webHidden/>
              </w:rPr>
              <w:tab/>
            </w:r>
            <w:r>
              <w:rPr>
                <w:noProof/>
                <w:webHidden/>
              </w:rPr>
              <w:fldChar w:fldCharType="begin"/>
            </w:r>
            <w:r>
              <w:rPr>
                <w:noProof/>
                <w:webHidden/>
              </w:rPr>
              <w:instrText xml:space="preserve"> PAGEREF _Toc16842099 \h </w:instrText>
            </w:r>
            <w:r>
              <w:rPr>
                <w:noProof/>
                <w:webHidden/>
              </w:rPr>
            </w:r>
          </w:ins>
          <w:r>
            <w:rPr>
              <w:noProof/>
              <w:webHidden/>
            </w:rPr>
            <w:fldChar w:fldCharType="separate"/>
          </w:r>
          <w:ins w:id="61" w:author="Nguyen Hong Nhung (Khoi CNTT)" w:date="2019-08-16T10:01:00Z">
            <w:r>
              <w:rPr>
                <w:noProof/>
                <w:webHidden/>
              </w:rPr>
              <w:t>9</w:t>
            </w:r>
            <w:r>
              <w:rPr>
                <w:noProof/>
                <w:webHidden/>
              </w:rPr>
              <w:fldChar w:fldCharType="end"/>
            </w:r>
            <w:r w:rsidRPr="00B407C5">
              <w:rPr>
                <w:rStyle w:val="Hyperlink"/>
                <w:noProof/>
              </w:rPr>
              <w:fldChar w:fldCharType="end"/>
            </w:r>
          </w:ins>
        </w:p>
        <w:p w14:paraId="0CDCF251" w14:textId="77777777" w:rsidR="00FE55E4" w:rsidRDefault="00FE55E4">
          <w:pPr>
            <w:pStyle w:val="TOC2"/>
            <w:tabs>
              <w:tab w:val="left" w:pos="660"/>
              <w:tab w:val="right" w:leader="dot" w:pos="9345"/>
            </w:tabs>
            <w:rPr>
              <w:ins w:id="62" w:author="Nguyen Hong Nhung (Khoi CNTT)" w:date="2019-08-16T10:01:00Z"/>
              <w:noProof/>
            </w:rPr>
          </w:pPr>
          <w:ins w:id="63"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"_Toc16842100"</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1.</w:t>
            </w:r>
            <w:r>
              <w:rPr>
                <w:noProof/>
              </w:rPr>
              <w:tab/>
            </w:r>
            <w:r w:rsidRPr="00B407C5">
              <w:rPr>
                <w:rStyle w:val="Hyperlink"/>
                <w:rFonts w:eastAsia="Calibri"/>
                <w:b/>
                <w:noProof/>
              </w:rPr>
              <w:t>Mô tả các Use case</w:t>
            </w:r>
            <w:r>
              <w:rPr>
                <w:noProof/>
                <w:webHidden/>
              </w:rPr>
              <w:tab/>
            </w:r>
            <w:r>
              <w:rPr>
                <w:noProof/>
                <w:webHidden/>
              </w:rPr>
              <w:fldChar w:fldCharType="begin"/>
            </w:r>
            <w:r>
              <w:rPr>
                <w:noProof/>
                <w:webHidden/>
              </w:rPr>
              <w:instrText xml:space="preserve"> PAGEREF _Toc16842100 \h </w:instrText>
            </w:r>
            <w:r>
              <w:rPr>
                <w:noProof/>
                <w:webHidden/>
              </w:rPr>
            </w:r>
          </w:ins>
          <w:r>
            <w:rPr>
              <w:noProof/>
              <w:webHidden/>
            </w:rPr>
            <w:fldChar w:fldCharType="separate"/>
          </w:r>
          <w:ins w:id="64" w:author="Nguyen Hong Nhung (Khoi CNTT)" w:date="2019-08-16T10:01:00Z">
            <w:r>
              <w:rPr>
                <w:noProof/>
                <w:webHidden/>
              </w:rPr>
              <w:t>9</w:t>
            </w:r>
            <w:r>
              <w:rPr>
                <w:noProof/>
                <w:webHidden/>
              </w:rPr>
              <w:fldChar w:fldCharType="end"/>
            </w:r>
            <w:r w:rsidRPr="00B407C5">
              <w:rPr>
                <w:rStyle w:val="Hyperlink"/>
                <w:noProof/>
              </w:rPr>
              <w:fldChar w:fldCharType="end"/>
            </w:r>
          </w:ins>
        </w:p>
        <w:p w14:paraId="1348C4BA" w14:textId="77777777" w:rsidR="00FE55E4" w:rsidRDefault="00FE55E4">
          <w:pPr>
            <w:pStyle w:val="TOC3"/>
            <w:tabs>
              <w:tab w:val="left" w:pos="1100"/>
              <w:tab w:val="right" w:leader="dot" w:pos="9345"/>
            </w:tabs>
            <w:rPr>
              <w:ins w:id="65" w:author="Nguyen Hong Nhung (Khoi CNTT)" w:date="2019-08-16T10:01:00Z"/>
              <w:noProof/>
            </w:rPr>
          </w:pPr>
          <w:ins w:id="66"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"_Toc16842101"</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1.1.</w:t>
            </w:r>
            <w:r>
              <w:rPr>
                <w:noProof/>
              </w:rPr>
              <w:tab/>
            </w:r>
            <w:r w:rsidRPr="00B407C5">
              <w:rPr>
                <w:rStyle w:val="Hyperlink"/>
                <w:rFonts w:ascii="Times New Roman" w:eastAsia="Times New Roman" w:hAnsi="Times New Roman" w:cs="Times New Roman"/>
                <w:noProof/>
              </w:rPr>
              <w:t>Tab Điều chỉnh bảng tham số</w:t>
            </w:r>
            <w:r>
              <w:rPr>
                <w:noProof/>
                <w:webHidden/>
              </w:rPr>
              <w:tab/>
            </w:r>
            <w:r>
              <w:rPr>
                <w:noProof/>
                <w:webHidden/>
              </w:rPr>
              <w:fldChar w:fldCharType="begin"/>
            </w:r>
            <w:r>
              <w:rPr>
                <w:noProof/>
                <w:webHidden/>
              </w:rPr>
              <w:instrText xml:space="preserve"> PAGEREF _Toc16842101 \h </w:instrText>
            </w:r>
            <w:r>
              <w:rPr>
                <w:noProof/>
                <w:webHidden/>
              </w:rPr>
            </w:r>
          </w:ins>
          <w:r>
            <w:rPr>
              <w:noProof/>
              <w:webHidden/>
            </w:rPr>
            <w:fldChar w:fldCharType="separate"/>
          </w:r>
          <w:ins w:id="67" w:author="Nguyen Hong Nhung (Khoi CNTT)" w:date="2019-08-16T10:01:00Z">
            <w:r>
              <w:rPr>
                <w:noProof/>
                <w:webHidden/>
              </w:rPr>
              <w:t>9</w:t>
            </w:r>
            <w:r>
              <w:rPr>
                <w:noProof/>
                <w:webHidden/>
              </w:rPr>
              <w:fldChar w:fldCharType="end"/>
            </w:r>
            <w:r w:rsidRPr="00B407C5">
              <w:rPr>
                <w:rStyle w:val="Hyperlink"/>
                <w:noProof/>
              </w:rPr>
              <w:fldChar w:fldCharType="end"/>
            </w:r>
          </w:ins>
        </w:p>
        <w:p w14:paraId="69AFC8FE" w14:textId="77777777" w:rsidR="00FE55E4" w:rsidRDefault="00FE55E4">
          <w:pPr>
            <w:pStyle w:val="TOC3"/>
            <w:tabs>
              <w:tab w:val="left" w:pos="1100"/>
              <w:tab w:val="right" w:leader="dot" w:pos="9345"/>
            </w:tabs>
            <w:rPr>
              <w:ins w:id="68" w:author="Nguyen Hong Nhung (Khoi CNTT)" w:date="2019-08-16T10:01:00Z"/>
              <w:noProof/>
            </w:rPr>
          </w:pPr>
          <w:ins w:id="69"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"_Toc16842102"</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1.2.</w:t>
            </w:r>
            <w:r>
              <w:rPr>
                <w:noProof/>
              </w:rPr>
              <w:tab/>
            </w:r>
            <w:r w:rsidRPr="00B407C5">
              <w:rPr>
                <w:rStyle w:val="Hyperlink"/>
                <w:rFonts w:ascii="Times New Roman" w:eastAsia="Times New Roman" w:hAnsi="Times New Roman" w:cs="Times New Roman"/>
                <w:noProof/>
              </w:rPr>
              <w:t>Tab Điều chỉnh bảng RawData</w:t>
            </w:r>
            <w:r>
              <w:rPr>
                <w:noProof/>
                <w:webHidden/>
              </w:rPr>
              <w:tab/>
            </w:r>
            <w:r>
              <w:rPr>
                <w:noProof/>
                <w:webHidden/>
              </w:rPr>
              <w:fldChar w:fldCharType="begin"/>
            </w:r>
            <w:r>
              <w:rPr>
                <w:noProof/>
                <w:webHidden/>
              </w:rPr>
              <w:instrText xml:space="preserve"> PAGEREF _Toc16842102 \h </w:instrText>
            </w:r>
            <w:r>
              <w:rPr>
                <w:noProof/>
                <w:webHidden/>
              </w:rPr>
            </w:r>
          </w:ins>
          <w:r>
            <w:rPr>
              <w:noProof/>
              <w:webHidden/>
            </w:rPr>
            <w:fldChar w:fldCharType="separate"/>
          </w:r>
          <w:ins w:id="70" w:author="Nguyen Hong Nhung (Khoi CNTT)" w:date="2019-08-16T10:01:00Z">
            <w:r>
              <w:rPr>
                <w:noProof/>
                <w:webHidden/>
              </w:rPr>
              <w:t>47</w:t>
            </w:r>
            <w:r>
              <w:rPr>
                <w:noProof/>
                <w:webHidden/>
              </w:rPr>
              <w:fldChar w:fldCharType="end"/>
            </w:r>
            <w:r w:rsidRPr="00B407C5">
              <w:rPr>
                <w:rStyle w:val="Hyperlink"/>
                <w:noProof/>
              </w:rPr>
              <w:fldChar w:fldCharType="end"/>
            </w:r>
          </w:ins>
        </w:p>
        <w:p w14:paraId="17BEA5AC" w14:textId="77777777" w:rsidR="00FE55E4" w:rsidRDefault="00FE55E4">
          <w:pPr>
            <w:pStyle w:val="TOC3"/>
            <w:tabs>
              <w:tab w:val="left" w:pos="1100"/>
              <w:tab w:val="right" w:leader="dot" w:pos="9345"/>
            </w:tabs>
            <w:rPr>
              <w:ins w:id="71" w:author="Nguyen Hong Nhung (Khoi CNTT)" w:date="2019-08-16T10:01:00Z"/>
              <w:noProof/>
            </w:rPr>
          </w:pPr>
          <w:ins w:id="72"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"_Toc16842331"</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1.3.</w:t>
            </w:r>
            <w:r>
              <w:rPr>
                <w:noProof/>
              </w:rPr>
              <w:tab/>
            </w:r>
            <w:r w:rsidRPr="00B407C5">
              <w:rPr>
                <w:rStyle w:val="Hyperlink"/>
                <w:rFonts w:ascii="Times New Roman" w:eastAsia="Times New Roman" w:hAnsi="Times New Roman" w:cs="Times New Roman"/>
                <w:noProof/>
              </w:rPr>
              <w:t>Tab Lịch sử điều chỉnh</w:t>
            </w:r>
            <w:r>
              <w:rPr>
                <w:noProof/>
                <w:webHidden/>
              </w:rPr>
              <w:tab/>
            </w:r>
            <w:r>
              <w:rPr>
                <w:noProof/>
                <w:webHidden/>
              </w:rPr>
              <w:fldChar w:fldCharType="begin"/>
            </w:r>
            <w:r>
              <w:rPr>
                <w:noProof/>
                <w:webHidden/>
              </w:rPr>
              <w:instrText xml:space="preserve"> PAGEREF _Toc16842331 \h </w:instrText>
            </w:r>
            <w:r>
              <w:rPr>
                <w:noProof/>
                <w:webHidden/>
              </w:rPr>
            </w:r>
          </w:ins>
          <w:r>
            <w:rPr>
              <w:noProof/>
              <w:webHidden/>
            </w:rPr>
            <w:fldChar w:fldCharType="separate"/>
          </w:r>
          <w:ins w:id="73" w:author="Nguyen Hong Nhung (Khoi CNTT)" w:date="2019-08-16T10:01:00Z">
            <w:r>
              <w:rPr>
                <w:noProof/>
                <w:webHidden/>
              </w:rPr>
              <w:t>58</w:t>
            </w:r>
            <w:r>
              <w:rPr>
                <w:noProof/>
                <w:webHidden/>
              </w:rPr>
              <w:fldChar w:fldCharType="end"/>
            </w:r>
            <w:r w:rsidRPr="00B407C5">
              <w:rPr>
                <w:rStyle w:val="Hyperlink"/>
                <w:noProof/>
              </w:rPr>
              <w:fldChar w:fldCharType="end"/>
            </w:r>
          </w:ins>
        </w:p>
        <w:p w14:paraId="07E67275" w14:textId="77777777" w:rsidR="00FE55E4" w:rsidRDefault="00FE55E4">
          <w:pPr>
            <w:pStyle w:val="TOC3"/>
            <w:tabs>
              <w:tab w:val="left" w:pos="1100"/>
              <w:tab w:val="right" w:leader="dot" w:pos="9345"/>
            </w:tabs>
            <w:rPr>
              <w:ins w:id="74" w:author="Nguyen Hong Nhung (Khoi CNTT)" w:date="2019-08-16T10:01:00Z"/>
              <w:noProof/>
            </w:rPr>
          </w:pPr>
          <w:ins w:id="75"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"_Toc16842332"</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ascii="Times New Roman" w:eastAsia="Times New Roman" w:hAnsi="Times New Roman" w:cs="Times New Roman"/>
                <w:noProof/>
              </w:rPr>
              <w:t>1.4.</w:t>
            </w:r>
            <w:r>
              <w:rPr>
                <w:noProof/>
              </w:rPr>
              <w:tab/>
            </w:r>
            <w:r w:rsidRPr="00B407C5">
              <w:rPr>
                <w:rStyle w:val="Hyperlink"/>
                <w:rFonts w:ascii="Times New Roman" w:eastAsia="Times New Roman" w:hAnsi="Times New Roman" w:cs="Times New Roman"/>
                <w:noProof/>
              </w:rPr>
              <w:t>Tab Quản lý tài khoản</w:t>
            </w:r>
            <w:r>
              <w:rPr>
                <w:noProof/>
                <w:webHidden/>
              </w:rPr>
              <w:tab/>
            </w:r>
            <w:r>
              <w:rPr>
                <w:noProof/>
                <w:webHidden/>
              </w:rPr>
              <w:fldChar w:fldCharType="begin"/>
            </w:r>
            <w:r>
              <w:rPr>
                <w:noProof/>
                <w:webHidden/>
              </w:rPr>
              <w:instrText xml:space="preserve"> PAGEREF _Toc16842332 \h </w:instrText>
            </w:r>
            <w:r>
              <w:rPr>
                <w:noProof/>
                <w:webHidden/>
              </w:rPr>
            </w:r>
          </w:ins>
          <w:r>
            <w:rPr>
              <w:noProof/>
              <w:webHidden/>
            </w:rPr>
            <w:fldChar w:fldCharType="separate"/>
          </w:r>
          <w:ins w:id="76" w:author="Nguyen Hong Nhung (Khoi CNTT)" w:date="2019-08-16T10:01:00Z">
            <w:r>
              <w:rPr>
                <w:noProof/>
                <w:webHidden/>
              </w:rPr>
              <w:t>61</w:t>
            </w:r>
            <w:r>
              <w:rPr>
                <w:noProof/>
                <w:webHidden/>
              </w:rPr>
              <w:fldChar w:fldCharType="end"/>
            </w:r>
            <w:r w:rsidRPr="00B407C5">
              <w:rPr>
                <w:rStyle w:val="Hyperlink"/>
                <w:noProof/>
              </w:rPr>
              <w:fldChar w:fldCharType="end"/>
            </w:r>
          </w:ins>
        </w:p>
        <w:p w14:paraId="2EC1A41C" w14:textId="77777777" w:rsidR="00FE55E4" w:rsidRDefault="00FE55E4">
          <w:pPr>
            <w:pStyle w:val="TOC2"/>
            <w:tabs>
              <w:tab w:val="right" w:leader="dot" w:pos="9345"/>
            </w:tabs>
            <w:rPr>
              <w:ins w:id="77" w:author="Nguyen Hong Nhung (Khoi CNTT)" w:date="2019-08-16T10:01:00Z"/>
              <w:noProof/>
            </w:rPr>
          </w:pPr>
          <w:ins w:id="78"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"_Toc16842333"</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noProof/>
              </w:rPr>
              <w:t>Màn hình sửa bao gồm các trường thông tin giống màn hình thêm mới. Cho phép Admin sửa tất cả thông tin</w:t>
            </w:r>
            <w:r>
              <w:rPr>
                <w:noProof/>
                <w:webHidden/>
              </w:rPr>
              <w:tab/>
            </w:r>
            <w:r>
              <w:rPr>
                <w:noProof/>
                <w:webHidden/>
              </w:rPr>
              <w:fldChar w:fldCharType="begin"/>
            </w:r>
            <w:r>
              <w:rPr>
                <w:noProof/>
                <w:webHidden/>
              </w:rPr>
              <w:instrText xml:space="preserve"> PAGEREF _Toc16842333 \h </w:instrText>
            </w:r>
            <w:r>
              <w:rPr>
                <w:noProof/>
                <w:webHidden/>
              </w:rPr>
            </w:r>
          </w:ins>
          <w:r>
            <w:rPr>
              <w:noProof/>
              <w:webHidden/>
            </w:rPr>
            <w:fldChar w:fldCharType="separate"/>
          </w:r>
          <w:ins w:id="79" w:author="Nguyen Hong Nhung (Khoi CNTT)" w:date="2019-08-16T10:01:00Z">
            <w:r>
              <w:rPr>
                <w:noProof/>
                <w:webHidden/>
              </w:rPr>
              <w:t>64</w:t>
            </w:r>
            <w:r>
              <w:rPr>
                <w:noProof/>
                <w:webHidden/>
              </w:rPr>
              <w:fldChar w:fldCharType="end"/>
            </w:r>
            <w:r w:rsidRPr="00B407C5">
              <w:rPr>
                <w:rStyle w:val="Hyperlink"/>
                <w:noProof/>
              </w:rPr>
              <w:fldChar w:fldCharType="end"/>
            </w:r>
          </w:ins>
        </w:p>
        <w:p w14:paraId="55C18316" w14:textId="77777777" w:rsidR="00FE55E4" w:rsidRDefault="00FE55E4">
          <w:pPr>
            <w:pStyle w:val="TOC2"/>
            <w:tabs>
              <w:tab w:val="left" w:pos="660"/>
              <w:tab w:val="right" w:leader="dot" w:pos="9345"/>
            </w:tabs>
            <w:rPr>
              <w:ins w:id="80" w:author="Nguyen Hong Nhung (Khoi CNTT)" w:date="2019-08-16T10:01:00Z"/>
              <w:noProof/>
            </w:rPr>
          </w:pPr>
          <w:ins w:id="81"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"_Toc16842334"</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2.</w:t>
            </w:r>
            <w:r>
              <w:rPr>
                <w:noProof/>
              </w:rPr>
              <w:tab/>
            </w:r>
            <w:r w:rsidRPr="00B407C5">
              <w:rPr>
                <w:rStyle w:val="Hyperlink"/>
                <w:rFonts w:eastAsia="Calibri"/>
                <w:b/>
                <w:noProof/>
              </w:rPr>
              <w:t>Danh sách các mô tả đính kèm</w:t>
            </w:r>
            <w:r>
              <w:rPr>
                <w:noProof/>
                <w:webHidden/>
              </w:rPr>
              <w:tab/>
            </w:r>
            <w:r>
              <w:rPr>
                <w:noProof/>
                <w:webHidden/>
              </w:rPr>
              <w:fldChar w:fldCharType="begin"/>
            </w:r>
            <w:r>
              <w:rPr>
                <w:noProof/>
                <w:webHidden/>
              </w:rPr>
              <w:instrText xml:space="preserve"> PAGEREF _Toc16842334 \h </w:instrText>
            </w:r>
            <w:r>
              <w:rPr>
                <w:noProof/>
                <w:webHidden/>
              </w:rPr>
            </w:r>
          </w:ins>
          <w:r>
            <w:rPr>
              <w:noProof/>
              <w:webHidden/>
            </w:rPr>
            <w:fldChar w:fldCharType="separate"/>
          </w:r>
          <w:ins w:id="82" w:author="Nguyen Hong Nhung (Khoi CNTT)" w:date="2019-08-16T10:01:00Z">
            <w:r>
              <w:rPr>
                <w:noProof/>
                <w:webHidden/>
              </w:rPr>
              <w:t>64</w:t>
            </w:r>
            <w:r>
              <w:rPr>
                <w:noProof/>
                <w:webHidden/>
              </w:rPr>
              <w:fldChar w:fldCharType="end"/>
            </w:r>
            <w:r w:rsidRPr="00B407C5">
              <w:rPr>
                <w:rStyle w:val="Hyperlink"/>
                <w:noProof/>
              </w:rPr>
              <w:fldChar w:fldCharType="end"/>
            </w:r>
          </w:ins>
        </w:p>
        <w:p w14:paraId="7BCED6AE" w14:textId="77777777" w:rsidR="00FE55E4" w:rsidRDefault="00FE55E4">
          <w:pPr>
            <w:pStyle w:val="TOC1"/>
            <w:tabs>
              <w:tab w:val="left" w:pos="660"/>
              <w:tab w:val="right" w:leader="dot" w:pos="9345"/>
            </w:tabs>
            <w:rPr>
              <w:ins w:id="83" w:author="Nguyen Hong Nhung (Khoi CNTT)" w:date="2019-08-16T10:01:00Z"/>
              <w:noProof/>
            </w:rPr>
          </w:pPr>
          <w:ins w:id="84"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"_Toc16842335"</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IV.</w:t>
            </w:r>
            <w:r>
              <w:rPr>
                <w:noProof/>
              </w:rPr>
              <w:tab/>
            </w:r>
            <w:r w:rsidRPr="00B407C5">
              <w:rPr>
                <w:rStyle w:val="Hyperlink"/>
                <w:rFonts w:eastAsia="Calibri"/>
                <w:b/>
                <w:noProof/>
              </w:rPr>
              <w:t>ĐÁNH GIÁ RỦI RO</w:t>
            </w:r>
            <w:r>
              <w:rPr>
                <w:noProof/>
                <w:webHidden/>
              </w:rPr>
              <w:tab/>
            </w:r>
            <w:r>
              <w:rPr>
                <w:noProof/>
                <w:webHidden/>
              </w:rPr>
              <w:fldChar w:fldCharType="begin"/>
            </w:r>
            <w:r>
              <w:rPr>
                <w:noProof/>
                <w:webHidden/>
              </w:rPr>
              <w:instrText xml:space="preserve"> PAGEREF _Toc16842335 \h </w:instrText>
            </w:r>
            <w:r>
              <w:rPr>
                <w:noProof/>
                <w:webHidden/>
              </w:rPr>
            </w:r>
          </w:ins>
          <w:r>
            <w:rPr>
              <w:noProof/>
              <w:webHidden/>
            </w:rPr>
            <w:fldChar w:fldCharType="separate"/>
          </w:r>
          <w:ins w:id="85" w:author="Nguyen Hong Nhung (Khoi CNTT)" w:date="2019-08-16T10:01:00Z">
            <w:r>
              <w:rPr>
                <w:noProof/>
                <w:webHidden/>
              </w:rPr>
              <w:t>64</w:t>
            </w:r>
            <w:r>
              <w:rPr>
                <w:noProof/>
                <w:webHidden/>
              </w:rPr>
              <w:fldChar w:fldCharType="end"/>
            </w:r>
            <w:r w:rsidRPr="00B407C5">
              <w:rPr>
                <w:rStyle w:val="Hyperlink"/>
                <w:noProof/>
              </w:rPr>
              <w:fldChar w:fldCharType="end"/>
            </w:r>
          </w:ins>
        </w:p>
        <w:p w14:paraId="490EBC6F" w14:textId="77777777" w:rsidR="00FE55E4" w:rsidRDefault="00FE55E4">
          <w:pPr>
            <w:pStyle w:val="TOC1"/>
            <w:tabs>
              <w:tab w:val="left" w:pos="440"/>
              <w:tab w:val="right" w:leader="dot" w:pos="9345"/>
            </w:tabs>
            <w:rPr>
              <w:ins w:id="86" w:author="Nguyen Hong Nhung (Khoi CNTT)" w:date="2019-08-16T10:01:00Z"/>
              <w:noProof/>
            </w:rPr>
          </w:pPr>
          <w:ins w:id="87"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"_Toc16842336"</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V.</w:t>
            </w:r>
            <w:r>
              <w:rPr>
                <w:noProof/>
              </w:rPr>
              <w:tab/>
            </w:r>
            <w:r w:rsidRPr="00B407C5">
              <w:rPr>
                <w:rStyle w:val="Hyperlink"/>
                <w:rFonts w:eastAsia="Calibri"/>
                <w:b/>
                <w:noProof/>
              </w:rPr>
              <w:t>YÊU CẦU PHI CHỨC NĂNG</w:t>
            </w:r>
            <w:r>
              <w:rPr>
                <w:noProof/>
                <w:webHidden/>
              </w:rPr>
              <w:tab/>
            </w:r>
            <w:r>
              <w:rPr>
                <w:noProof/>
                <w:webHidden/>
              </w:rPr>
              <w:fldChar w:fldCharType="begin"/>
            </w:r>
            <w:r>
              <w:rPr>
                <w:noProof/>
                <w:webHidden/>
              </w:rPr>
              <w:instrText xml:space="preserve"> PAGEREF _Toc16842336 \h </w:instrText>
            </w:r>
            <w:r>
              <w:rPr>
                <w:noProof/>
                <w:webHidden/>
              </w:rPr>
            </w:r>
          </w:ins>
          <w:r>
            <w:rPr>
              <w:noProof/>
              <w:webHidden/>
            </w:rPr>
            <w:fldChar w:fldCharType="separate"/>
          </w:r>
          <w:ins w:id="88" w:author="Nguyen Hong Nhung (Khoi CNTT)" w:date="2019-08-16T10:01:00Z">
            <w:r>
              <w:rPr>
                <w:noProof/>
                <w:webHidden/>
              </w:rPr>
              <w:t>64</w:t>
            </w:r>
            <w:r>
              <w:rPr>
                <w:noProof/>
                <w:webHidden/>
              </w:rPr>
              <w:fldChar w:fldCharType="end"/>
            </w:r>
            <w:r w:rsidRPr="00B407C5">
              <w:rPr>
                <w:rStyle w:val="Hyperlink"/>
                <w:noProof/>
              </w:rPr>
              <w:fldChar w:fldCharType="end"/>
            </w:r>
          </w:ins>
        </w:p>
        <w:p w14:paraId="555FC577" w14:textId="77777777" w:rsidR="00FE55E4" w:rsidRDefault="00FE55E4">
          <w:pPr>
            <w:pStyle w:val="TOC1"/>
            <w:tabs>
              <w:tab w:val="left" w:pos="660"/>
              <w:tab w:val="right" w:leader="dot" w:pos="9345"/>
            </w:tabs>
            <w:rPr>
              <w:ins w:id="89" w:author="Nguyen Hong Nhung (Khoi CNTT)" w:date="2019-08-16T10:01:00Z"/>
              <w:noProof/>
            </w:rPr>
          </w:pPr>
          <w:ins w:id="90" w:author="Nguyen Hong Nhung (Khoi CNTT)" w:date="2019-08-16T10:01:00Z">
            <w:r w:rsidRPr="00B407C5">
              <w:rPr>
                <w:rStyle w:val="Hyperlink"/>
                <w:noProof/>
              </w:rPr>
              <w:fldChar w:fldCharType="begin"/>
            </w:r>
            <w:r w:rsidRPr="00B407C5">
              <w:rPr>
                <w:rStyle w:val="Hyperlink"/>
                <w:noProof/>
              </w:rPr>
              <w:instrText xml:space="preserve"> </w:instrText>
            </w:r>
            <w:r>
              <w:rPr>
                <w:noProof/>
              </w:rPr>
              <w:instrText>HYPERLINK \l "_Toc16842337"</w:instrText>
            </w:r>
            <w:r w:rsidRPr="00B407C5">
              <w:rPr>
                <w:rStyle w:val="Hyperlink"/>
                <w:noProof/>
              </w:rPr>
              <w:instrText xml:space="preserve"> </w:instrText>
            </w:r>
            <w:r w:rsidRPr="00B407C5">
              <w:rPr>
                <w:rStyle w:val="Hyperlink"/>
                <w:noProof/>
              </w:rPr>
            </w:r>
            <w:r w:rsidRPr="00B407C5">
              <w:rPr>
                <w:rStyle w:val="Hyperlink"/>
                <w:noProof/>
              </w:rPr>
              <w:fldChar w:fldCharType="separate"/>
            </w:r>
            <w:r w:rsidRPr="00B407C5">
              <w:rPr>
                <w:rStyle w:val="Hyperlink"/>
                <w:rFonts w:eastAsia="Calibri"/>
                <w:b/>
                <w:noProof/>
              </w:rPr>
              <w:t>VI.</w:t>
            </w:r>
            <w:r>
              <w:rPr>
                <w:noProof/>
              </w:rPr>
              <w:tab/>
            </w:r>
            <w:r w:rsidRPr="00B407C5">
              <w:rPr>
                <w:rStyle w:val="Hyperlink"/>
                <w:rFonts w:eastAsia="Calibri"/>
                <w:b/>
                <w:noProof/>
              </w:rPr>
              <w:t>PHỤ LỤC</w:t>
            </w:r>
            <w:r>
              <w:rPr>
                <w:noProof/>
                <w:webHidden/>
              </w:rPr>
              <w:tab/>
            </w:r>
            <w:r>
              <w:rPr>
                <w:noProof/>
                <w:webHidden/>
              </w:rPr>
              <w:fldChar w:fldCharType="begin"/>
            </w:r>
            <w:r>
              <w:rPr>
                <w:noProof/>
                <w:webHidden/>
              </w:rPr>
              <w:instrText xml:space="preserve"> PAGEREF _Toc16842337 \h </w:instrText>
            </w:r>
            <w:r>
              <w:rPr>
                <w:noProof/>
                <w:webHidden/>
              </w:rPr>
            </w:r>
          </w:ins>
          <w:r>
            <w:rPr>
              <w:noProof/>
              <w:webHidden/>
            </w:rPr>
            <w:fldChar w:fldCharType="separate"/>
          </w:r>
          <w:ins w:id="91" w:author="Nguyen Hong Nhung (Khoi CNTT)" w:date="2019-08-16T10:01:00Z">
            <w:r>
              <w:rPr>
                <w:noProof/>
                <w:webHidden/>
              </w:rPr>
              <w:t>64</w:t>
            </w:r>
            <w:r>
              <w:rPr>
                <w:noProof/>
                <w:webHidden/>
              </w:rPr>
              <w:fldChar w:fldCharType="end"/>
            </w:r>
            <w:r w:rsidRPr="00B407C5">
              <w:rPr>
                <w:rStyle w:val="Hyperlink"/>
                <w:noProof/>
              </w:rPr>
              <w:fldChar w:fldCharType="end"/>
            </w:r>
          </w:ins>
        </w:p>
        <w:p w14:paraId="2DF5B0E1" w14:textId="77777777" w:rsidR="00021C83" w:rsidDel="00FE55E4" w:rsidRDefault="00021C83">
          <w:pPr>
            <w:pStyle w:val="TOC1"/>
            <w:tabs>
              <w:tab w:val="left" w:pos="440"/>
              <w:tab w:val="right" w:leader="dot" w:pos="9345"/>
            </w:tabs>
            <w:rPr>
              <w:del w:id="92" w:author="Nguyen Hong Nhung (Khoi CNTT)" w:date="2019-08-16T10:01:00Z"/>
              <w:noProof/>
            </w:rPr>
          </w:pPr>
          <w:del w:id="93" w:author="Nguyen Hong Nhung (Khoi CNTT)" w:date="2019-08-16T10:01:00Z">
            <w:r w:rsidRPr="00FE55E4" w:rsidDel="00FE55E4">
              <w:rPr>
                <w:rFonts w:eastAsia="Calibri"/>
                <w:b/>
                <w:noProof/>
                <w:rPrChange w:id="94" w:author="Nguyen Hong Nhung (Khoi CNTT)" w:date="2019-08-16T10:01:00Z">
                  <w:rPr>
                    <w:rStyle w:val="Hyperlink"/>
                    <w:rFonts w:eastAsia="Calibri"/>
                    <w:b/>
                    <w:noProof/>
                  </w:rPr>
                </w:rPrChange>
              </w:rPr>
              <w:delText>I.</w:delText>
            </w:r>
            <w:r w:rsidDel="00FE55E4">
              <w:rPr>
                <w:noProof/>
              </w:rPr>
              <w:tab/>
            </w:r>
            <w:r w:rsidRPr="00FE55E4" w:rsidDel="00FE55E4">
              <w:rPr>
                <w:rFonts w:eastAsia="Calibri"/>
                <w:b/>
                <w:noProof/>
                <w:rPrChange w:id="95" w:author="Nguyen Hong Nhung (Khoi CNTT)" w:date="2019-08-16T10:01:00Z">
                  <w:rPr>
                    <w:rStyle w:val="Hyperlink"/>
                    <w:rFonts w:eastAsia="Calibri"/>
                    <w:b/>
                    <w:noProof/>
                  </w:rPr>
                </w:rPrChange>
              </w:rPr>
              <w:delText>GIỚI THIỆU</w:delText>
            </w:r>
            <w:r w:rsidDel="00FE55E4">
              <w:rPr>
                <w:noProof/>
                <w:webHidden/>
              </w:rPr>
              <w:tab/>
              <w:delText>4</w:delText>
            </w:r>
          </w:del>
        </w:p>
        <w:p w14:paraId="458F6854" w14:textId="77777777" w:rsidR="00021C83" w:rsidDel="00FE55E4" w:rsidRDefault="00021C83">
          <w:pPr>
            <w:pStyle w:val="TOC2"/>
            <w:tabs>
              <w:tab w:val="left" w:pos="660"/>
              <w:tab w:val="right" w:leader="dot" w:pos="9345"/>
            </w:tabs>
            <w:rPr>
              <w:del w:id="96" w:author="Nguyen Hong Nhung (Khoi CNTT)" w:date="2019-08-16T10:01:00Z"/>
              <w:noProof/>
            </w:rPr>
          </w:pPr>
          <w:del w:id="97" w:author="Nguyen Hong Nhung (Khoi CNTT)" w:date="2019-08-16T10:01:00Z">
            <w:r w:rsidRPr="00FE55E4" w:rsidDel="00FE55E4">
              <w:rPr>
                <w:rFonts w:eastAsia="Calibri"/>
                <w:b/>
                <w:noProof/>
                <w:rPrChange w:id="98" w:author="Nguyen Hong Nhung (Khoi CNTT)" w:date="2019-08-16T10:01:00Z">
                  <w:rPr>
                    <w:rStyle w:val="Hyperlink"/>
                    <w:rFonts w:eastAsia="Calibri"/>
                    <w:b/>
                    <w:noProof/>
                  </w:rPr>
                </w:rPrChange>
              </w:rPr>
              <w:delText>1.</w:delText>
            </w:r>
            <w:r w:rsidDel="00FE55E4">
              <w:rPr>
                <w:noProof/>
              </w:rPr>
              <w:tab/>
            </w:r>
            <w:r w:rsidRPr="00FE55E4" w:rsidDel="00FE55E4">
              <w:rPr>
                <w:rFonts w:eastAsia="Calibri"/>
                <w:b/>
                <w:noProof/>
                <w:rPrChange w:id="99" w:author="Nguyen Hong Nhung (Khoi CNTT)" w:date="2019-08-16T10:01:00Z">
                  <w:rPr>
                    <w:rStyle w:val="Hyperlink"/>
                    <w:rFonts w:eastAsia="Calibri"/>
                    <w:b/>
                    <w:noProof/>
                  </w:rPr>
                </w:rPrChange>
              </w:rPr>
              <w:delText>Thuật ngữ viết tắt</w:delText>
            </w:r>
            <w:r w:rsidDel="00FE55E4">
              <w:rPr>
                <w:noProof/>
                <w:webHidden/>
              </w:rPr>
              <w:tab/>
              <w:delText>4</w:delText>
            </w:r>
          </w:del>
        </w:p>
        <w:p w14:paraId="29A22806" w14:textId="77777777" w:rsidR="00021C83" w:rsidDel="00FE55E4" w:rsidRDefault="00021C83">
          <w:pPr>
            <w:pStyle w:val="TOC2"/>
            <w:tabs>
              <w:tab w:val="left" w:pos="660"/>
              <w:tab w:val="right" w:leader="dot" w:pos="9345"/>
            </w:tabs>
            <w:rPr>
              <w:del w:id="100" w:author="Nguyen Hong Nhung (Khoi CNTT)" w:date="2019-08-16T10:01:00Z"/>
              <w:noProof/>
            </w:rPr>
          </w:pPr>
          <w:del w:id="101" w:author="Nguyen Hong Nhung (Khoi CNTT)" w:date="2019-08-16T10:01:00Z">
            <w:r w:rsidRPr="00FE55E4" w:rsidDel="00FE55E4">
              <w:rPr>
                <w:rFonts w:eastAsia="Calibri"/>
                <w:b/>
                <w:noProof/>
                <w:rPrChange w:id="102" w:author="Nguyen Hong Nhung (Khoi CNTT)" w:date="2019-08-16T10:01:00Z">
                  <w:rPr>
                    <w:rStyle w:val="Hyperlink"/>
                    <w:rFonts w:eastAsia="Calibri"/>
                    <w:b/>
                    <w:noProof/>
                  </w:rPr>
                </w:rPrChange>
              </w:rPr>
              <w:delText>2.</w:delText>
            </w:r>
            <w:r w:rsidDel="00FE55E4">
              <w:rPr>
                <w:noProof/>
              </w:rPr>
              <w:tab/>
            </w:r>
            <w:r w:rsidRPr="00FE55E4" w:rsidDel="00FE55E4">
              <w:rPr>
                <w:rFonts w:eastAsia="Calibri"/>
                <w:b/>
                <w:noProof/>
                <w:rPrChange w:id="103" w:author="Nguyen Hong Nhung (Khoi CNTT)" w:date="2019-08-16T10:01:00Z">
                  <w:rPr>
                    <w:rStyle w:val="Hyperlink"/>
                    <w:rFonts w:eastAsia="Calibri"/>
                    <w:b/>
                    <w:noProof/>
                  </w:rPr>
                </w:rPrChange>
              </w:rPr>
              <w:delText>Mục đích</w:delText>
            </w:r>
            <w:r w:rsidDel="00FE55E4">
              <w:rPr>
                <w:noProof/>
                <w:webHidden/>
              </w:rPr>
              <w:tab/>
              <w:delText>4</w:delText>
            </w:r>
          </w:del>
        </w:p>
        <w:p w14:paraId="4CE628EC" w14:textId="77777777" w:rsidR="00021C83" w:rsidDel="00FE55E4" w:rsidRDefault="00021C83">
          <w:pPr>
            <w:pStyle w:val="TOC2"/>
            <w:tabs>
              <w:tab w:val="left" w:pos="660"/>
              <w:tab w:val="right" w:leader="dot" w:pos="9345"/>
            </w:tabs>
            <w:rPr>
              <w:del w:id="104" w:author="Nguyen Hong Nhung (Khoi CNTT)" w:date="2019-08-16T10:01:00Z"/>
              <w:noProof/>
            </w:rPr>
          </w:pPr>
          <w:del w:id="105" w:author="Nguyen Hong Nhung (Khoi CNTT)" w:date="2019-08-16T10:01:00Z">
            <w:r w:rsidRPr="00FE55E4" w:rsidDel="00FE55E4">
              <w:rPr>
                <w:rFonts w:eastAsia="Calibri"/>
                <w:b/>
                <w:noProof/>
                <w:rPrChange w:id="106" w:author="Nguyen Hong Nhung (Khoi CNTT)" w:date="2019-08-16T10:01:00Z">
                  <w:rPr>
                    <w:rStyle w:val="Hyperlink"/>
                    <w:rFonts w:eastAsia="Calibri"/>
                    <w:b/>
                    <w:noProof/>
                  </w:rPr>
                </w:rPrChange>
              </w:rPr>
              <w:delText>3.</w:delText>
            </w:r>
            <w:r w:rsidDel="00FE55E4">
              <w:rPr>
                <w:noProof/>
              </w:rPr>
              <w:tab/>
            </w:r>
            <w:r w:rsidRPr="00FE55E4" w:rsidDel="00FE55E4">
              <w:rPr>
                <w:rFonts w:eastAsia="Calibri"/>
                <w:b/>
                <w:noProof/>
                <w:rPrChange w:id="107" w:author="Nguyen Hong Nhung (Khoi CNTT)" w:date="2019-08-16T10:01:00Z">
                  <w:rPr>
                    <w:rStyle w:val="Hyperlink"/>
                    <w:rFonts w:eastAsia="Calibri"/>
                    <w:b/>
                    <w:noProof/>
                  </w:rPr>
                </w:rPrChange>
              </w:rPr>
              <w:delText>Phạm vi</w:delText>
            </w:r>
            <w:r w:rsidDel="00FE55E4">
              <w:rPr>
                <w:noProof/>
                <w:webHidden/>
              </w:rPr>
              <w:tab/>
              <w:delText>4</w:delText>
            </w:r>
          </w:del>
        </w:p>
        <w:p w14:paraId="34BCCF29" w14:textId="77777777" w:rsidR="00021C83" w:rsidDel="00FE55E4" w:rsidRDefault="00021C83">
          <w:pPr>
            <w:pStyle w:val="TOC2"/>
            <w:tabs>
              <w:tab w:val="left" w:pos="660"/>
              <w:tab w:val="right" w:leader="dot" w:pos="9345"/>
            </w:tabs>
            <w:rPr>
              <w:del w:id="108" w:author="Nguyen Hong Nhung (Khoi CNTT)" w:date="2019-08-16T10:01:00Z"/>
              <w:noProof/>
            </w:rPr>
          </w:pPr>
          <w:del w:id="109" w:author="Nguyen Hong Nhung (Khoi CNTT)" w:date="2019-08-16T10:01:00Z">
            <w:r w:rsidRPr="00FE55E4" w:rsidDel="00FE55E4">
              <w:rPr>
                <w:rFonts w:eastAsia="Calibri"/>
                <w:b/>
                <w:noProof/>
                <w:rPrChange w:id="110" w:author="Nguyen Hong Nhung (Khoi CNTT)" w:date="2019-08-16T10:01:00Z">
                  <w:rPr>
                    <w:rStyle w:val="Hyperlink"/>
                    <w:rFonts w:eastAsia="Calibri"/>
                    <w:b/>
                    <w:noProof/>
                  </w:rPr>
                </w:rPrChange>
              </w:rPr>
              <w:delText>4.</w:delText>
            </w:r>
            <w:r w:rsidDel="00FE55E4">
              <w:rPr>
                <w:noProof/>
              </w:rPr>
              <w:tab/>
            </w:r>
            <w:r w:rsidRPr="00FE55E4" w:rsidDel="00FE55E4">
              <w:rPr>
                <w:rFonts w:eastAsia="Calibri"/>
                <w:b/>
                <w:noProof/>
                <w:rPrChange w:id="111" w:author="Nguyen Hong Nhung (Khoi CNTT)" w:date="2019-08-16T10:01:00Z">
                  <w:rPr>
                    <w:rStyle w:val="Hyperlink"/>
                    <w:rFonts w:eastAsia="Calibri"/>
                    <w:b/>
                    <w:noProof/>
                  </w:rPr>
                </w:rPrChange>
              </w:rPr>
              <w:delText>Tài liệu tham khảo</w:delText>
            </w:r>
            <w:r w:rsidDel="00FE55E4">
              <w:rPr>
                <w:noProof/>
                <w:webHidden/>
              </w:rPr>
              <w:tab/>
              <w:delText>4</w:delText>
            </w:r>
          </w:del>
        </w:p>
        <w:p w14:paraId="4A64212D" w14:textId="77777777" w:rsidR="00021C83" w:rsidDel="00FE55E4" w:rsidRDefault="00021C83">
          <w:pPr>
            <w:pStyle w:val="TOC1"/>
            <w:tabs>
              <w:tab w:val="left" w:pos="440"/>
              <w:tab w:val="right" w:leader="dot" w:pos="9345"/>
            </w:tabs>
            <w:rPr>
              <w:del w:id="112" w:author="Nguyen Hong Nhung (Khoi CNTT)" w:date="2019-08-16T10:01:00Z"/>
              <w:noProof/>
            </w:rPr>
          </w:pPr>
          <w:del w:id="113" w:author="Nguyen Hong Nhung (Khoi CNTT)" w:date="2019-08-16T10:01:00Z">
            <w:r w:rsidRPr="00FE55E4" w:rsidDel="00FE55E4">
              <w:rPr>
                <w:rFonts w:eastAsia="Calibri"/>
                <w:b/>
                <w:noProof/>
                <w:rPrChange w:id="114" w:author="Nguyen Hong Nhung (Khoi CNTT)" w:date="2019-08-16T10:01:00Z">
                  <w:rPr>
                    <w:rStyle w:val="Hyperlink"/>
                    <w:rFonts w:eastAsia="Calibri"/>
                    <w:b/>
                    <w:noProof/>
                  </w:rPr>
                </w:rPrChange>
              </w:rPr>
              <w:delText>II.</w:delText>
            </w:r>
            <w:r w:rsidDel="00FE55E4">
              <w:rPr>
                <w:noProof/>
              </w:rPr>
              <w:tab/>
            </w:r>
            <w:r w:rsidRPr="00FE55E4" w:rsidDel="00FE55E4">
              <w:rPr>
                <w:rFonts w:eastAsia="Calibri"/>
                <w:b/>
                <w:noProof/>
                <w:rPrChange w:id="115" w:author="Nguyen Hong Nhung (Khoi CNTT)" w:date="2019-08-16T10:01:00Z">
                  <w:rPr>
                    <w:rStyle w:val="Hyperlink"/>
                    <w:rFonts w:eastAsia="Calibri"/>
                    <w:b/>
                    <w:noProof/>
                  </w:rPr>
                </w:rPrChange>
              </w:rPr>
              <w:delText>YÊU CẦU MỨC CAO</w:delText>
            </w:r>
            <w:r w:rsidDel="00FE55E4">
              <w:rPr>
                <w:noProof/>
                <w:webHidden/>
              </w:rPr>
              <w:tab/>
              <w:delText>5</w:delText>
            </w:r>
          </w:del>
        </w:p>
        <w:p w14:paraId="7E59878C" w14:textId="77777777" w:rsidR="00021C83" w:rsidDel="00FE55E4" w:rsidRDefault="00021C83">
          <w:pPr>
            <w:pStyle w:val="TOC2"/>
            <w:tabs>
              <w:tab w:val="left" w:pos="660"/>
              <w:tab w:val="right" w:leader="dot" w:pos="9345"/>
            </w:tabs>
            <w:rPr>
              <w:del w:id="116" w:author="Nguyen Hong Nhung (Khoi CNTT)" w:date="2019-08-16T10:01:00Z"/>
              <w:noProof/>
            </w:rPr>
          </w:pPr>
          <w:del w:id="117" w:author="Nguyen Hong Nhung (Khoi CNTT)" w:date="2019-08-16T10:01:00Z">
            <w:r w:rsidRPr="00FE55E4" w:rsidDel="00FE55E4">
              <w:rPr>
                <w:rFonts w:eastAsia="Calibri"/>
                <w:b/>
                <w:noProof/>
                <w:rPrChange w:id="118" w:author="Nguyen Hong Nhung (Khoi CNTT)" w:date="2019-08-16T10:01:00Z">
                  <w:rPr>
                    <w:rStyle w:val="Hyperlink"/>
                    <w:rFonts w:eastAsia="Calibri"/>
                    <w:b/>
                    <w:noProof/>
                  </w:rPr>
                </w:rPrChange>
              </w:rPr>
              <w:delText>1.</w:delText>
            </w:r>
            <w:r w:rsidDel="00FE55E4">
              <w:rPr>
                <w:noProof/>
              </w:rPr>
              <w:tab/>
            </w:r>
            <w:r w:rsidRPr="00FE55E4" w:rsidDel="00FE55E4">
              <w:rPr>
                <w:rFonts w:eastAsia="Calibri"/>
                <w:b/>
                <w:noProof/>
                <w:rPrChange w:id="119" w:author="Nguyen Hong Nhung (Khoi CNTT)" w:date="2019-08-16T10:01:00Z">
                  <w:rPr>
                    <w:rStyle w:val="Hyperlink"/>
                    <w:rFonts w:eastAsia="Calibri"/>
                    <w:b/>
                    <w:noProof/>
                  </w:rPr>
                </w:rPrChange>
              </w:rPr>
              <w:delText>Mô tả tổng quan</w:delText>
            </w:r>
            <w:r w:rsidDel="00FE55E4">
              <w:rPr>
                <w:noProof/>
                <w:webHidden/>
              </w:rPr>
              <w:tab/>
              <w:delText>5</w:delText>
            </w:r>
          </w:del>
        </w:p>
        <w:p w14:paraId="4BB1FBA5" w14:textId="77777777" w:rsidR="00021C83" w:rsidDel="00FE55E4" w:rsidRDefault="00021C83">
          <w:pPr>
            <w:pStyle w:val="TOC2"/>
            <w:tabs>
              <w:tab w:val="left" w:pos="660"/>
              <w:tab w:val="right" w:leader="dot" w:pos="9345"/>
            </w:tabs>
            <w:rPr>
              <w:del w:id="120" w:author="Nguyen Hong Nhung (Khoi CNTT)" w:date="2019-08-16T10:01:00Z"/>
              <w:noProof/>
            </w:rPr>
          </w:pPr>
          <w:del w:id="121" w:author="Nguyen Hong Nhung (Khoi CNTT)" w:date="2019-08-16T10:01:00Z">
            <w:r w:rsidRPr="00FE55E4" w:rsidDel="00FE55E4">
              <w:rPr>
                <w:rFonts w:eastAsia="Calibri"/>
                <w:b/>
                <w:noProof/>
                <w:rPrChange w:id="122" w:author="Nguyen Hong Nhung (Khoi CNTT)" w:date="2019-08-16T10:01:00Z">
                  <w:rPr>
                    <w:rStyle w:val="Hyperlink"/>
                    <w:rFonts w:eastAsia="Calibri"/>
                    <w:b/>
                    <w:noProof/>
                  </w:rPr>
                </w:rPrChange>
              </w:rPr>
              <w:delText>2.</w:delText>
            </w:r>
            <w:r w:rsidDel="00FE55E4">
              <w:rPr>
                <w:noProof/>
              </w:rPr>
              <w:tab/>
            </w:r>
            <w:r w:rsidRPr="00FE55E4" w:rsidDel="00FE55E4">
              <w:rPr>
                <w:rFonts w:eastAsia="Calibri"/>
                <w:b/>
                <w:noProof/>
                <w:rPrChange w:id="123" w:author="Nguyen Hong Nhung (Khoi CNTT)" w:date="2019-08-16T10:01:00Z">
                  <w:rPr>
                    <w:rStyle w:val="Hyperlink"/>
                    <w:rFonts w:eastAsia="Calibri"/>
                    <w:b/>
                    <w:noProof/>
                  </w:rPr>
                </w:rPrChange>
              </w:rPr>
              <w:delText>Mô hình các tình huống sử dụng tổng quan</w:delText>
            </w:r>
            <w:r w:rsidDel="00FE55E4">
              <w:rPr>
                <w:noProof/>
                <w:webHidden/>
              </w:rPr>
              <w:tab/>
              <w:delText>5</w:delText>
            </w:r>
          </w:del>
        </w:p>
        <w:p w14:paraId="060FD777" w14:textId="77777777" w:rsidR="00021C83" w:rsidDel="00FE55E4" w:rsidRDefault="00021C83">
          <w:pPr>
            <w:pStyle w:val="TOC3"/>
            <w:tabs>
              <w:tab w:val="left" w:pos="880"/>
              <w:tab w:val="right" w:leader="dot" w:pos="9345"/>
            </w:tabs>
            <w:rPr>
              <w:del w:id="124" w:author="Nguyen Hong Nhung (Khoi CNTT)" w:date="2019-08-16T10:01:00Z"/>
              <w:noProof/>
            </w:rPr>
          </w:pPr>
          <w:del w:id="125" w:author="Nguyen Hong Nhung (Khoi CNTT)" w:date="2019-08-16T10:01:00Z">
            <w:r w:rsidRPr="00FE55E4" w:rsidDel="00FE55E4">
              <w:rPr>
                <w:rFonts w:ascii="Times New Roman" w:eastAsia="Times New Roman" w:hAnsi="Times New Roman" w:cs="Times New Roman"/>
                <w:noProof/>
                <w:rPrChange w:id="126" w:author="Nguyen Hong Nhung (Khoi CNTT)" w:date="2019-08-16T10:01:00Z">
                  <w:rPr>
                    <w:rStyle w:val="Hyperlink"/>
                    <w:rFonts w:ascii="Times New Roman" w:eastAsia="Times New Roman" w:hAnsi="Times New Roman" w:cs="Times New Roman"/>
                    <w:noProof/>
                  </w:rPr>
                </w:rPrChange>
              </w:rPr>
              <w:delText>a.</w:delText>
            </w:r>
            <w:r w:rsidDel="00FE55E4">
              <w:rPr>
                <w:noProof/>
              </w:rPr>
              <w:tab/>
            </w:r>
            <w:r w:rsidRPr="00FE55E4" w:rsidDel="00FE55E4">
              <w:rPr>
                <w:rFonts w:ascii="Times New Roman" w:eastAsia="Times New Roman" w:hAnsi="Times New Roman" w:cs="Times New Roman"/>
                <w:noProof/>
                <w:rPrChange w:id="127" w:author="Nguyen Hong Nhung (Khoi CNTT)" w:date="2019-08-16T10:01:00Z">
                  <w:rPr>
                    <w:rStyle w:val="Hyperlink"/>
                    <w:rFonts w:ascii="Times New Roman" w:eastAsia="Times New Roman" w:hAnsi="Times New Roman" w:cs="Times New Roman"/>
                    <w:noProof/>
                  </w:rPr>
                </w:rPrChange>
              </w:rPr>
              <w:delText>Sơ đồ</w:delText>
            </w:r>
            <w:r w:rsidDel="00FE55E4">
              <w:rPr>
                <w:noProof/>
                <w:webHidden/>
              </w:rPr>
              <w:tab/>
              <w:delText>5</w:delText>
            </w:r>
          </w:del>
        </w:p>
        <w:p w14:paraId="28C9A0A3" w14:textId="77777777" w:rsidR="00021C83" w:rsidDel="00FE55E4" w:rsidRDefault="00021C83">
          <w:pPr>
            <w:pStyle w:val="TOC3"/>
            <w:tabs>
              <w:tab w:val="left" w:pos="880"/>
              <w:tab w:val="right" w:leader="dot" w:pos="9345"/>
            </w:tabs>
            <w:rPr>
              <w:del w:id="128" w:author="Nguyen Hong Nhung (Khoi CNTT)" w:date="2019-08-16T10:01:00Z"/>
              <w:noProof/>
            </w:rPr>
          </w:pPr>
          <w:del w:id="129" w:author="Nguyen Hong Nhung (Khoi CNTT)" w:date="2019-08-16T10:01:00Z">
            <w:r w:rsidRPr="00FE55E4" w:rsidDel="00FE55E4">
              <w:rPr>
                <w:rFonts w:ascii="Times New Roman" w:eastAsia="Times New Roman" w:hAnsi="Times New Roman" w:cs="Times New Roman"/>
                <w:noProof/>
                <w:rPrChange w:id="130" w:author="Nguyen Hong Nhung (Khoi CNTT)" w:date="2019-08-16T10:01:00Z">
                  <w:rPr>
                    <w:rStyle w:val="Hyperlink"/>
                    <w:rFonts w:ascii="Times New Roman" w:eastAsia="Times New Roman" w:hAnsi="Times New Roman" w:cs="Times New Roman"/>
                    <w:noProof/>
                  </w:rPr>
                </w:rPrChange>
              </w:rPr>
              <w:delText>b.</w:delText>
            </w:r>
            <w:r w:rsidDel="00FE55E4">
              <w:rPr>
                <w:noProof/>
              </w:rPr>
              <w:tab/>
            </w:r>
            <w:r w:rsidRPr="00FE55E4" w:rsidDel="00FE55E4">
              <w:rPr>
                <w:rFonts w:ascii="Times New Roman" w:eastAsia="Times New Roman" w:hAnsi="Times New Roman" w:cs="Times New Roman"/>
                <w:noProof/>
                <w:rPrChange w:id="131" w:author="Nguyen Hong Nhung (Khoi CNTT)" w:date="2019-08-16T10:01:00Z">
                  <w:rPr>
                    <w:rStyle w:val="Hyperlink"/>
                    <w:rFonts w:ascii="Times New Roman" w:eastAsia="Times New Roman" w:hAnsi="Times New Roman" w:cs="Times New Roman"/>
                    <w:noProof/>
                  </w:rPr>
                </w:rPrChange>
              </w:rPr>
              <w:delText>Mô tả các đối tượng (object description)</w:delText>
            </w:r>
            <w:r w:rsidDel="00FE55E4">
              <w:rPr>
                <w:noProof/>
                <w:webHidden/>
              </w:rPr>
              <w:tab/>
              <w:delText>5</w:delText>
            </w:r>
          </w:del>
        </w:p>
        <w:p w14:paraId="5A244DBA" w14:textId="77777777" w:rsidR="00021C83" w:rsidDel="00FE55E4" w:rsidRDefault="00021C83">
          <w:pPr>
            <w:pStyle w:val="TOC2"/>
            <w:tabs>
              <w:tab w:val="left" w:pos="660"/>
              <w:tab w:val="right" w:leader="dot" w:pos="9345"/>
            </w:tabs>
            <w:rPr>
              <w:del w:id="132" w:author="Nguyen Hong Nhung (Khoi CNTT)" w:date="2019-08-16T10:01:00Z"/>
              <w:noProof/>
            </w:rPr>
          </w:pPr>
          <w:del w:id="133" w:author="Nguyen Hong Nhung (Khoi CNTT)" w:date="2019-08-16T10:01:00Z">
            <w:r w:rsidRPr="00FE55E4" w:rsidDel="00FE55E4">
              <w:rPr>
                <w:rFonts w:eastAsia="Calibri"/>
                <w:b/>
                <w:noProof/>
                <w:rPrChange w:id="134" w:author="Nguyen Hong Nhung (Khoi CNTT)" w:date="2019-08-16T10:01:00Z">
                  <w:rPr>
                    <w:rStyle w:val="Hyperlink"/>
                    <w:rFonts w:eastAsia="Calibri"/>
                    <w:b/>
                    <w:noProof/>
                  </w:rPr>
                </w:rPrChange>
              </w:rPr>
              <w:delText>3.</w:delText>
            </w:r>
            <w:r w:rsidDel="00FE55E4">
              <w:rPr>
                <w:noProof/>
              </w:rPr>
              <w:tab/>
            </w:r>
            <w:r w:rsidRPr="00FE55E4" w:rsidDel="00FE55E4">
              <w:rPr>
                <w:rFonts w:eastAsia="Calibri"/>
                <w:b/>
                <w:noProof/>
                <w:rPrChange w:id="135" w:author="Nguyen Hong Nhung (Khoi CNTT)" w:date="2019-08-16T10:01:00Z">
                  <w:rPr>
                    <w:rStyle w:val="Hyperlink"/>
                    <w:rFonts w:eastAsia="Calibri"/>
                    <w:b/>
                    <w:noProof/>
                  </w:rPr>
                </w:rPrChange>
              </w:rPr>
              <w:delText>Lưu đồ</w:delText>
            </w:r>
            <w:r w:rsidDel="00FE55E4">
              <w:rPr>
                <w:noProof/>
                <w:webHidden/>
              </w:rPr>
              <w:tab/>
              <w:delText>6</w:delText>
            </w:r>
          </w:del>
        </w:p>
        <w:p w14:paraId="3DC6C178" w14:textId="77777777" w:rsidR="00021C83" w:rsidDel="00FE55E4" w:rsidRDefault="00021C83">
          <w:pPr>
            <w:pStyle w:val="TOC2"/>
            <w:tabs>
              <w:tab w:val="left" w:pos="660"/>
              <w:tab w:val="right" w:leader="dot" w:pos="9345"/>
            </w:tabs>
            <w:rPr>
              <w:del w:id="136" w:author="Nguyen Hong Nhung (Khoi CNTT)" w:date="2019-08-16T10:01:00Z"/>
              <w:noProof/>
            </w:rPr>
          </w:pPr>
          <w:del w:id="137" w:author="Nguyen Hong Nhung (Khoi CNTT)" w:date="2019-08-16T10:01:00Z">
            <w:r w:rsidRPr="00FE55E4" w:rsidDel="00FE55E4">
              <w:rPr>
                <w:rFonts w:eastAsia="Calibri"/>
                <w:b/>
                <w:noProof/>
                <w:rPrChange w:id="138" w:author="Nguyen Hong Nhung (Khoi CNTT)" w:date="2019-08-16T10:01:00Z">
                  <w:rPr>
                    <w:rStyle w:val="Hyperlink"/>
                    <w:rFonts w:eastAsia="Calibri"/>
                    <w:b/>
                    <w:noProof/>
                  </w:rPr>
                </w:rPrChange>
              </w:rPr>
              <w:delText>4.</w:delText>
            </w:r>
            <w:r w:rsidDel="00FE55E4">
              <w:rPr>
                <w:noProof/>
              </w:rPr>
              <w:tab/>
            </w:r>
            <w:r w:rsidRPr="00FE55E4" w:rsidDel="00FE55E4">
              <w:rPr>
                <w:rFonts w:eastAsia="Calibri"/>
                <w:b/>
                <w:noProof/>
                <w:rPrChange w:id="139" w:author="Nguyen Hong Nhung (Khoi CNTT)" w:date="2019-08-16T10:01:00Z">
                  <w:rPr>
                    <w:rStyle w:val="Hyperlink"/>
                    <w:rFonts w:eastAsia="Calibri"/>
                    <w:b/>
                    <w:noProof/>
                  </w:rPr>
                </w:rPrChange>
              </w:rPr>
              <w:delText>Chức năng và tác nhân (Use Case &amp; Actor)</w:delText>
            </w:r>
            <w:r w:rsidDel="00FE55E4">
              <w:rPr>
                <w:noProof/>
                <w:webHidden/>
              </w:rPr>
              <w:tab/>
              <w:delText>6</w:delText>
            </w:r>
          </w:del>
        </w:p>
        <w:p w14:paraId="0CF8FDD3" w14:textId="77777777" w:rsidR="00021C83" w:rsidDel="00FE55E4" w:rsidRDefault="00021C83">
          <w:pPr>
            <w:pStyle w:val="TOC3"/>
            <w:tabs>
              <w:tab w:val="left" w:pos="880"/>
              <w:tab w:val="right" w:leader="dot" w:pos="9345"/>
            </w:tabs>
            <w:rPr>
              <w:del w:id="140" w:author="Nguyen Hong Nhung (Khoi CNTT)" w:date="2019-08-16T10:01:00Z"/>
              <w:noProof/>
            </w:rPr>
          </w:pPr>
          <w:del w:id="141" w:author="Nguyen Hong Nhung (Khoi CNTT)" w:date="2019-08-16T10:01:00Z">
            <w:r w:rsidRPr="00FE55E4" w:rsidDel="00FE55E4">
              <w:rPr>
                <w:rFonts w:ascii="Times New Roman" w:eastAsia="Times New Roman" w:hAnsi="Times New Roman" w:cs="Times New Roman"/>
                <w:noProof/>
                <w:rPrChange w:id="142" w:author="Nguyen Hong Nhung (Khoi CNTT)" w:date="2019-08-16T10:01:00Z">
                  <w:rPr>
                    <w:rStyle w:val="Hyperlink"/>
                    <w:rFonts w:ascii="Times New Roman" w:eastAsia="Times New Roman" w:hAnsi="Times New Roman" w:cs="Times New Roman"/>
                    <w:noProof/>
                  </w:rPr>
                </w:rPrChange>
              </w:rPr>
              <w:delText>a.</w:delText>
            </w:r>
            <w:r w:rsidDel="00FE55E4">
              <w:rPr>
                <w:noProof/>
              </w:rPr>
              <w:tab/>
            </w:r>
            <w:r w:rsidRPr="00FE55E4" w:rsidDel="00FE55E4">
              <w:rPr>
                <w:rFonts w:ascii="Times New Roman" w:eastAsia="Times New Roman" w:hAnsi="Times New Roman" w:cs="Times New Roman"/>
                <w:noProof/>
                <w:rPrChange w:id="143" w:author="Nguyen Hong Nhung (Khoi CNTT)" w:date="2019-08-16T10:01:00Z">
                  <w:rPr>
                    <w:rStyle w:val="Hyperlink"/>
                    <w:rFonts w:ascii="Times New Roman" w:eastAsia="Times New Roman" w:hAnsi="Times New Roman" w:cs="Times New Roman"/>
                    <w:noProof/>
                  </w:rPr>
                </w:rPrChange>
              </w:rPr>
              <w:delText>Sơ đồ mô tả tác động của các Use case tới hệ thống</w:delText>
            </w:r>
            <w:r w:rsidDel="00FE55E4">
              <w:rPr>
                <w:noProof/>
                <w:webHidden/>
              </w:rPr>
              <w:tab/>
              <w:delText>7</w:delText>
            </w:r>
          </w:del>
        </w:p>
        <w:p w14:paraId="472E4A57" w14:textId="77777777" w:rsidR="00021C83" w:rsidDel="00FE55E4" w:rsidRDefault="00021C83">
          <w:pPr>
            <w:pStyle w:val="TOC3"/>
            <w:tabs>
              <w:tab w:val="left" w:pos="880"/>
              <w:tab w:val="right" w:leader="dot" w:pos="9345"/>
            </w:tabs>
            <w:rPr>
              <w:del w:id="144" w:author="Nguyen Hong Nhung (Khoi CNTT)" w:date="2019-08-16T10:01:00Z"/>
              <w:noProof/>
            </w:rPr>
          </w:pPr>
          <w:del w:id="145" w:author="Nguyen Hong Nhung (Khoi CNTT)" w:date="2019-08-16T10:01:00Z">
            <w:r w:rsidRPr="00FE55E4" w:rsidDel="00FE55E4">
              <w:rPr>
                <w:rFonts w:ascii="Times New Roman" w:eastAsia="Times New Roman" w:hAnsi="Times New Roman" w:cs="Times New Roman"/>
                <w:noProof/>
                <w:rPrChange w:id="146" w:author="Nguyen Hong Nhung (Khoi CNTT)" w:date="2019-08-16T10:01:00Z">
                  <w:rPr>
                    <w:rStyle w:val="Hyperlink"/>
                    <w:rFonts w:ascii="Times New Roman" w:eastAsia="Times New Roman" w:hAnsi="Times New Roman" w:cs="Times New Roman"/>
                    <w:noProof/>
                  </w:rPr>
                </w:rPrChange>
              </w:rPr>
              <w:delText>b.</w:delText>
            </w:r>
            <w:r w:rsidDel="00FE55E4">
              <w:rPr>
                <w:noProof/>
              </w:rPr>
              <w:tab/>
            </w:r>
            <w:r w:rsidRPr="00FE55E4" w:rsidDel="00FE55E4">
              <w:rPr>
                <w:rFonts w:ascii="Times New Roman" w:eastAsia="Times New Roman" w:hAnsi="Times New Roman" w:cs="Times New Roman"/>
                <w:noProof/>
                <w:rPrChange w:id="147" w:author="Nguyen Hong Nhung (Khoi CNTT)" w:date="2019-08-16T10:01:00Z">
                  <w:rPr>
                    <w:rStyle w:val="Hyperlink"/>
                    <w:rFonts w:ascii="Times New Roman" w:eastAsia="Times New Roman" w:hAnsi="Times New Roman" w:cs="Times New Roman"/>
                    <w:noProof/>
                  </w:rPr>
                </w:rPrChange>
              </w:rPr>
              <w:delText>Mô tả các Actor</w:delText>
            </w:r>
            <w:r w:rsidDel="00FE55E4">
              <w:rPr>
                <w:noProof/>
                <w:webHidden/>
              </w:rPr>
              <w:tab/>
              <w:delText>7</w:delText>
            </w:r>
          </w:del>
        </w:p>
        <w:p w14:paraId="55E6B868" w14:textId="77777777" w:rsidR="00021C83" w:rsidDel="00FE55E4" w:rsidRDefault="00021C83">
          <w:pPr>
            <w:pStyle w:val="TOC3"/>
            <w:tabs>
              <w:tab w:val="left" w:pos="880"/>
              <w:tab w:val="right" w:leader="dot" w:pos="9345"/>
            </w:tabs>
            <w:rPr>
              <w:del w:id="148" w:author="Nguyen Hong Nhung (Khoi CNTT)" w:date="2019-08-16T10:01:00Z"/>
              <w:noProof/>
            </w:rPr>
          </w:pPr>
          <w:del w:id="149" w:author="Nguyen Hong Nhung (Khoi CNTT)" w:date="2019-08-16T10:01:00Z">
            <w:r w:rsidRPr="00FE55E4" w:rsidDel="00FE55E4">
              <w:rPr>
                <w:rFonts w:ascii="Times New Roman" w:eastAsia="Times New Roman" w:hAnsi="Times New Roman" w:cs="Times New Roman"/>
                <w:noProof/>
                <w:rPrChange w:id="150" w:author="Nguyen Hong Nhung (Khoi CNTT)" w:date="2019-08-16T10:01:00Z">
                  <w:rPr>
                    <w:rStyle w:val="Hyperlink"/>
                    <w:rFonts w:ascii="Times New Roman" w:eastAsia="Times New Roman" w:hAnsi="Times New Roman" w:cs="Times New Roman"/>
                    <w:noProof/>
                  </w:rPr>
                </w:rPrChange>
              </w:rPr>
              <w:delText>c.</w:delText>
            </w:r>
            <w:r w:rsidDel="00FE55E4">
              <w:rPr>
                <w:noProof/>
              </w:rPr>
              <w:tab/>
            </w:r>
            <w:r w:rsidRPr="00FE55E4" w:rsidDel="00FE55E4">
              <w:rPr>
                <w:rFonts w:ascii="Times New Roman" w:eastAsia="Times New Roman" w:hAnsi="Times New Roman" w:cs="Times New Roman"/>
                <w:noProof/>
                <w:rPrChange w:id="151" w:author="Nguyen Hong Nhung (Khoi CNTT)" w:date="2019-08-16T10:01:00Z">
                  <w:rPr>
                    <w:rStyle w:val="Hyperlink"/>
                    <w:rFonts w:ascii="Times New Roman" w:eastAsia="Times New Roman" w:hAnsi="Times New Roman" w:cs="Times New Roman"/>
                    <w:noProof/>
                  </w:rPr>
                </w:rPrChange>
              </w:rPr>
              <w:delText>Mô tả các Use case</w:delText>
            </w:r>
            <w:r w:rsidDel="00FE55E4">
              <w:rPr>
                <w:noProof/>
                <w:webHidden/>
              </w:rPr>
              <w:tab/>
              <w:delText>7</w:delText>
            </w:r>
          </w:del>
        </w:p>
        <w:p w14:paraId="0F3D4E98" w14:textId="77777777" w:rsidR="00021C83" w:rsidDel="00FE55E4" w:rsidRDefault="00021C83">
          <w:pPr>
            <w:pStyle w:val="TOC2"/>
            <w:tabs>
              <w:tab w:val="left" w:pos="660"/>
              <w:tab w:val="right" w:leader="dot" w:pos="9345"/>
            </w:tabs>
            <w:rPr>
              <w:del w:id="152" w:author="Nguyen Hong Nhung (Khoi CNTT)" w:date="2019-08-16T10:01:00Z"/>
              <w:noProof/>
            </w:rPr>
          </w:pPr>
          <w:del w:id="153" w:author="Nguyen Hong Nhung (Khoi CNTT)" w:date="2019-08-16T10:01:00Z">
            <w:r w:rsidRPr="00FE55E4" w:rsidDel="00FE55E4">
              <w:rPr>
                <w:rFonts w:eastAsia="Calibri"/>
                <w:b/>
                <w:noProof/>
                <w:rPrChange w:id="154" w:author="Nguyen Hong Nhung (Khoi CNTT)" w:date="2019-08-16T10:01:00Z">
                  <w:rPr>
                    <w:rStyle w:val="Hyperlink"/>
                    <w:rFonts w:eastAsia="Calibri"/>
                    <w:b/>
                    <w:noProof/>
                  </w:rPr>
                </w:rPrChange>
              </w:rPr>
              <w:delText>5.</w:delText>
            </w:r>
            <w:r w:rsidDel="00FE55E4">
              <w:rPr>
                <w:noProof/>
              </w:rPr>
              <w:tab/>
            </w:r>
            <w:r w:rsidRPr="00FE55E4" w:rsidDel="00FE55E4">
              <w:rPr>
                <w:rFonts w:eastAsia="Calibri"/>
                <w:b/>
                <w:noProof/>
                <w:rPrChange w:id="155" w:author="Nguyen Hong Nhung (Khoi CNTT)" w:date="2019-08-16T10:01:00Z">
                  <w:rPr>
                    <w:rStyle w:val="Hyperlink"/>
                    <w:rFonts w:eastAsia="Calibri"/>
                    <w:b/>
                    <w:noProof/>
                  </w:rPr>
                </w:rPrChange>
              </w:rPr>
              <w:delText>Sự tích hợp hệ thống liên quan</w:delText>
            </w:r>
            <w:r w:rsidDel="00FE55E4">
              <w:rPr>
                <w:noProof/>
                <w:webHidden/>
              </w:rPr>
              <w:tab/>
              <w:delText>7</w:delText>
            </w:r>
          </w:del>
        </w:p>
        <w:p w14:paraId="3DFCC468" w14:textId="77777777" w:rsidR="00021C83" w:rsidDel="00FE55E4" w:rsidRDefault="00021C83">
          <w:pPr>
            <w:pStyle w:val="TOC2"/>
            <w:tabs>
              <w:tab w:val="left" w:pos="660"/>
              <w:tab w:val="right" w:leader="dot" w:pos="9345"/>
            </w:tabs>
            <w:rPr>
              <w:del w:id="156" w:author="Nguyen Hong Nhung (Khoi CNTT)" w:date="2019-08-16T10:01:00Z"/>
              <w:noProof/>
            </w:rPr>
          </w:pPr>
          <w:del w:id="157" w:author="Nguyen Hong Nhung (Khoi CNTT)" w:date="2019-08-16T10:01:00Z">
            <w:r w:rsidRPr="00FE55E4" w:rsidDel="00FE55E4">
              <w:rPr>
                <w:rFonts w:eastAsia="Calibri"/>
                <w:b/>
                <w:noProof/>
                <w:rPrChange w:id="158" w:author="Nguyen Hong Nhung (Khoi CNTT)" w:date="2019-08-16T10:01:00Z">
                  <w:rPr>
                    <w:rStyle w:val="Hyperlink"/>
                    <w:rFonts w:eastAsia="Calibri"/>
                    <w:b/>
                    <w:noProof/>
                  </w:rPr>
                </w:rPrChange>
              </w:rPr>
              <w:delText>6.</w:delText>
            </w:r>
            <w:r w:rsidDel="00FE55E4">
              <w:rPr>
                <w:noProof/>
              </w:rPr>
              <w:tab/>
            </w:r>
            <w:r w:rsidRPr="00FE55E4" w:rsidDel="00FE55E4">
              <w:rPr>
                <w:rFonts w:eastAsia="Calibri"/>
                <w:b/>
                <w:noProof/>
                <w:rPrChange w:id="159" w:author="Nguyen Hong Nhung (Khoi CNTT)" w:date="2019-08-16T10:01:00Z">
                  <w:rPr>
                    <w:rStyle w:val="Hyperlink"/>
                    <w:rFonts w:eastAsia="Calibri"/>
                    <w:b/>
                    <w:noProof/>
                  </w:rPr>
                </w:rPrChange>
              </w:rPr>
              <w:delText>Phạm vi chuyển đổi hệ thống</w:delText>
            </w:r>
            <w:r w:rsidDel="00FE55E4">
              <w:rPr>
                <w:noProof/>
                <w:webHidden/>
              </w:rPr>
              <w:tab/>
              <w:delText>8</w:delText>
            </w:r>
          </w:del>
        </w:p>
        <w:p w14:paraId="2507A38C" w14:textId="77777777" w:rsidR="00021C83" w:rsidDel="00FE55E4" w:rsidRDefault="00021C83">
          <w:pPr>
            <w:pStyle w:val="TOC2"/>
            <w:tabs>
              <w:tab w:val="left" w:pos="660"/>
              <w:tab w:val="right" w:leader="dot" w:pos="9345"/>
            </w:tabs>
            <w:rPr>
              <w:del w:id="160" w:author="Nguyen Hong Nhung (Khoi CNTT)" w:date="2019-08-16T10:01:00Z"/>
              <w:noProof/>
            </w:rPr>
          </w:pPr>
          <w:del w:id="161" w:author="Nguyen Hong Nhung (Khoi CNTT)" w:date="2019-08-16T10:01:00Z">
            <w:r w:rsidRPr="00FE55E4" w:rsidDel="00FE55E4">
              <w:rPr>
                <w:rFonts w:eastAsia="Calibri"/>
                <w:b/>
                <w:noProof/>
                <w:rPrChange w:id="162" w:author="Nguyen Hong Nhung (Khoi CNTT)" w:date="2019-08-16T10:01:00Z">
                  <w:rPr>
                    <w:rStyle w:val="Hyperlink"/>
                    <w:rFonts w:eastAsia="Calibri"/>
                    <w:b/>
                    <w:noProof/>
                  </w:rPr>
                </w:rPrChange>
              </w:rPr>
              <w:delText>7.</w:delText>
            </w:r>
            <w:r w:rsidDel="00FE55E4">
              <w:rPr>
                <w:noProof/>
              </w:rPr>
              <w:tab/>
            </w:r>
            <w:r w:rsidRPr="00FE55E4" w:rsidDel="00FE55E4">
              <w:rPr>
                <w:rFonts w:eastAsia="Calibri"/>
                <w:b/>
                <w:noProof/>
                <w:rPrChange w:id="163" w:author="Nguyen Hong Nhung (Khoi CNTT)" w:date="2019-08-16T10:01:00Z">
                  <w:rPr>
                    <w:rStyle w:val="Hyperlink"/>
                    <w:rFonts w:eastAsia="Calibri"/>
                    <w:b/>
                    <w:noProof/>
                  </w:rPr>
                </w:rPrChange>
              </w:rPr>
              <w:delText>Yêu cầu thay đổi</w:delText>
            </w:r>
            <w:r w:rsidDel="00FE55E4">
              <w:rPr>
                <w:noProof/>
                <w:webHidden/>
              </w:rPr>
              <w:tab/>
              <w:delText>8</w:delText>
            </w:r>
          </w:del>
        </w:p>
        <w:p w14:paraId="3119FC90" w14:textId="77777777" w:rsidR="00021C83" w:rsidDel="00FE55E4" w:rsidRDefault="00021C83">
          <w:pPr>
            <w:pStyle w:val="TOC1"/>
            <w:tabs>
              <w:tab w:val="left" w:pos="660"/>
              <w:tab w:val="right" w:leader="dot" w:pos="9345"/>
            </w:tabs>
            <w:rPr>
              <w:del w:id="164" w:author="Nguyen Hong Nhung (Khoi CNTT)" w:date="2019-08-16T10:01:00Z"/>
              <w:noProof/>
            </w:rPr>
          </w:pPr>
          <w:del w:id="165" w:author="Nguyen Hong Nhung (Khoi CNTT)" w:date="2019-08-16T10:01:00Z">
            <w:r w:rsidRPr="00FE55E4" w:rsidDel="00FE55E4">
              <w:rPr>
                <w:rFonts w:eastAsia="Calibri"/>
                <w:b/>
                <w:noProof/>
                <w:rPrChange w:id="166" w:author="Nguyen Hong Nhung (Khoi CNTT)" w:date="2019-08-16T10:01:00Z">
                  <w:rPr>
                    <w:rStyle w:val="Hyperlink"/>
                    <w:rFonts w:eastAsia="Calibri"/>
                    <w:b/>
                    <w:noProof/>
                  </w:rPr>
                </w:rPrChange>
              </w:rPr>
              <w:delText>III.</w:delText>
            </w:r>
            <w:r w:rsidDel="00FE55E4">
              <w:rPr>
                <w:noProof/>
              </w:rPr>
              <w:tab/>
            </w:r>
            <w:r w:rsidRPr="00FE55E4" w:rsidDel="00FE55E4">
              <w:rPr>
                <w:rFonts w:eastAsia="Calibri"/>
                <w:b/>
                <w:noProof/>
                <w:rPrChange w:id="167" w:author="Nguyen Hong Nhung (Khoi CNTT)" w:date="2019-08-16T10:01:00Z">
                  <w:rPr>
                    <w:rStyle w:val="Hyperlink"/>
                    <w:rFonts w:eastAsia="Calibri"/>
                    <w:b/>
                    <w:noProof/>
                  </w:rPr>
                </w:rPrChange>
              </w:rPr>
              <w:delText>YÊU CẦU CHỨC NĂNG</w:delText>
            </w:r>
            <w:r w:rsidDel="00FE55E4">
              <w:rPr>
                <w:noProof/>
                <w:webHidden/>
              </w:rPr>
              <w:tab/>
              <w:delText>8</w:delText>
            </w:r>
          </w:del>
        </w:p>
        <w:p w14:paraId="4CFAFDD3" w14:textId="77777777" w:rsidR="00021C83" w:rsidDel="00FE55E4" w:rsidRDefault="00021C83">
          <w:pPr>
            <w:pStyle w:val="TOC2"/>
            <w:tabs>
              <w:tab w:val="left" w:pos="660"/>
              <w:tab w:val="right" w:leader="dot" w:pos="9345"/>
            </w:tabs>
            <w:rPr>
              <w:del w:id="168" w:author="Nguyen Hong Nhung (Khoi CNTT)" w:date="2019-08-16T10:01:00Z"/>
              <w:noProof/>
            </w:rPr>
          </w:pPr>
          <w:del w:id="169" w:author="Nguyen Hong Nhung (Khoi CNTT)" w:date="2019-08-16T10:01:00Z">
            <w:r w:rsidRPr="00FE55E4" w:rsidDel="00FE55E4">
              <w:rPr>
                <w:rFonts w:eastAsia="Calibri"/>
                <w:b/>
                <w:noProof/>
                <w:rPrChange w:id="170" w:author="Nguyen Hong Nhung (Khoi CNTT)" w:date="2019-08-16T10:01:00Z">
                  <w:rPr>
                    <w:rStyle w:val="Hyperlink"/>
                    <w:rFonts w:eastAsia="Calibri"/>
                    <w:b/>
                    <w:noProof/>
                  </w:rPr>
                </w:rPrChange>
              </w:rPr>
              <w:delText>1.</w:delText>
            </w:r>
            <w:r w:rsidDel="00FE55E4">
              <w:rPr>
                <w:noProof/>
              </w:rPr>
              <w:tab/>
            </w:r>
            <w:r w:rsidRPr="00FE55E4" w:rsidDel="00FE55E4">
              <w:rPr>
                <w:rFonts w:eastAsia="Calibri"/>
                <w:b/>
                <w:noProof/>
                <w:rPrChange w:id="171" w:author="Nguyen Hong Nhung (Khoi CNTT)" w:date="2019-08-16T10:01:00Z">
                  <w:rPr>
                    <w:rStyle w:val="Hyperlink"/>
                    <w:rFonts w:eastAsia="Calibri"/>
                    <w:b/>
                    <w:noProof/>
                  </w:rPr>
                </w:rPrChange>
              </w:rPr>
              <w:delText>Mô tả các Use case</w:delText>
            </w:r>
            <w:r w:rsidDel="00FE55E4">
              <w:rPr>
                <w:noProof/>
                <w:webHidden/>
              </w:rPr>
              <w:tab/>
              <w:delText>8</w:delText>
            </w:r>
          </w:del>
        </w:p>
        <w:p w14:paraId="53E85580" w14:textId="77777777" w:rsidR="00021C83" w:rsidDel="00FE55E4" w:rsidRDefault="00021C83">
          <w:pPr>
            <w:pStyle w:val="TOC3"/>
            <w:tabs>
              <w:tab w:val="left" w:pos="1100"/>
              <w:tab w:val="right" w:leader="dot" w:pos="9345"/>
            </w:tabs>
            <w:rPr>
              <w:del w:id="172" w:author="Nguyen Hong Nhung (Khoi CNTT)" w:date="2019-08-16T10:01:00Z"/>
              <w:noProof/>
            </w:rPr>
          </w:pPr>
          <w:del w:id="173" w:author="Nguyen Hong Nhung (Khoi CNTT)" w:date="2019-08-16T10:01:00Z">
            <w:r w:rsidRPr="00FE55E4" w:rsidDel="00FE55E4">
              <w:rPr>
                <w:rFonts w:ascii="Times New Roman" w:eastAsia="Times New Roman" w:hAnsi="Times New Roman" w:cs="Times New Roman"/>
                <w:noProof/>
                <w:rPrChange w:id="174" w:author="Nguyen Hong Nhung (Khoi CNTT)" w:date="2019-08-16T10:01:00Z">
                  <w:rPr>
                    <w:rStyle w:val="Hyperlink"/>
                    <w:rFonts w:ascii="Times New Roman" w:eastAsia="Times New Roman" w:hAnsi="Times New Roman" w:cs="Times New Roman"/>
                    <w:noProof/>
                  </w:rPr>
                </w:rPrChange>
              </w:rPr>
              <w:delText>1.1.</w:delText>
            </w:r>
            <w:r w:rsidDel="00FE55E4">
              <w:rPr>
                <w:noProof/>
              </w:rPr>
              <w:tab/>
            </w:r>
            <w:r w:rsidRPr="00FE55E4" w:rsidDel="00FE55E4">
              <w:rPr>
                <w:rFonts w:ascii="Times New Roman" w:eastAsia="Times New Roman" w:hAnsi="Times New Roman" w:cs="Times New Roman"/>
                <w:noProof/>
                <w:rPrChange w:id="175" w:author="Nguyen Hong Nhung (Khoi CNTT)" w:date="2019-08-16T10:01:00Z">
                  <w:rPr>
                    <w:rStyle w:val="Hyperlink"/>
                    <w:rFonts w:ascii="Times New Roman" w:eastAsia="Times New Roman" w:hAnsi="Times New Roman" w:cs="Times New Roman"/>
                    <w:noProof/>
                  </w:rPr>
                </w:rPrChange>
              </w:rPr>
              <w:delText>Tab Điều chỉnh bảng tham số</w:delText>
            </w:r>
            <w:r w:rsidDel="00FE55E4">
              <w:rPr>
                <w:noProof/>
                <w:webHidden/>
              </w:rPr>
              <w:tab/>
              <w:delText>8</w:delText>
            </w:r>
          </w:del>
        </w:p>
        <w:p w14:paraId="13250524" w14:textId="77777777" w:rsidR="00021C83" w:rsidDel="00FE55E4" w:rsidRDefault="00021C83">
          <w:pPr>
            <w:pStyle w:val="TOC3"/>
            <w:tabs>
              <w:tab w:val="left" w:pos="1100"/>
              <w:tab w:val="right" w:leader="dot" w:pos="9345"/>
            </w:tabs>
            <w:rPr>
              <w:del w:id="176" w:author="Nguyen Hong Nhung (Khoi CNTT)" w:date="2019-08-16T10:01:00Z"/>
              <w:noProof/>
            </w:rPr>
          </w:pPr>
          <w:del w:id="177" w:author="Nguyen Hong Nhung (Khoi CNTT)" w:date="2019-08-16T10:01:00Z">
            <w:r w:rsidRPr="00FE55E4" w:rsidDel="00FE55E4">
              <w:rPr>
                <w:rFonts w:ascii="Times New Roman" w:eastAsia="Times New Roman" w:hAnsi="Times New Roman" w:cs="Times New Roman"/>
                <w:noProof/>
                <w:rPrChange w:id="178" w:author="Nguyen Hong Nhung (Khoi CNTT)" w:date="2019-08-16T10:01:00Z">
                  <w:rPr>
                    <w:rStyle w:val="Hyperlink"/>
                    <w:rFonts w:ascii="Times New Roman" w:eastAsia="Times New Roman" w:hAnsi="Times New Roman" w:cs="Times New Roman"/>
                    <w:noProof/>
                  </w:rPr>
                </w:rPrChange>
              </w:rPr>
              <w:delText>1.2.</w:delText>
            </w:r>
            <w:r w:rsidDel="00FE55E4">
              <w:rPr>
                <w:noProof/>
              </w:rPr>
              <w:tab/>
            </w:r>
            <w:r w:rsidRPr="00FE55E4" w:rsidDel="00FE55E4">
              <w:rPr>
                <w:rFonts w:ascii="Times New Roman" w:eastAsia="Times New Roman" w:hAnsi="Times New Roman" w:cs="Times New Roman"/>
                <w:noProof/>
                <w:rPrChange w:id="179" w:author="Nguyen Hong Nhung (Khoi CNTT)" w:date="2019-08-16T10:01:00Z">
                  <w:rPr>
                    <w:rStyle w:val="Hyperlink"/>
                    <w:rFonts w:ascii="Times New Roman" w:eastAsia="Times New Roman" w:hAnsi="Times New Roman" w:cs="Times New Roman"/>
                    <w:noProof/>
                  </w:rPr>
                </w:rPrChange>
              </w:rPr>
              <w:delText>Tab Điều chỉnh bảng RawData</w:delText>
            </w:r>
            <w:r w:rsidDel="00FE55E4">
              <w:rPr>
                <w:noProof/>
                <w:webHidden/>
              </w:rPr>
              <w:tab/>
              <w:delText>46</w:delText>
            </w:r>
          </w:del>
        </w:p>
        <w:p w14:paraId="0E42F04D" w14:textId="77777777" w:rsidR="00021C83" w:rsidDel="00FE55E4" w:rsidRDefault="00021C83">
          <w:pPr>
            <w:pStyle w:val="TOC3"/>
            <w:tabs>
              <w:tab w:val="left" w:pos="1100"/>
              <w:tab w:val="right" w:leader="dot" w:pos="9345"/>
            </w:tabs>
            <w:rPr>
              <w:del w:id="180" w:author="Nguyen Hong Nhung (Khoi CNTT)" w:date="2019-08-16T10:01:00Z"/>
              <w:noProof/>
            </w:rPr>
          </w:pPr>
          <w:del w:id="181" w:author="Nguyen Hong Nhung (Khoi CNTT)" w:date="2019-08-16T10:01:00Z">
            <w:r w:rsidRPr="00FE55E4" w:rsidDel="00FE55E4">
              <w:rPr>
                <w:rFonts w:ascii="Times New Roman" w:eastAsia="Times New Roman" w:hAnsi="Times New Roman" w:cs="Times New Roman"/>
                <w:noProof/>
                <w:rPrChange w:id="182" w:author="Nguyen Hong Nhung (Khoi CNTT)" w:date="2019-08-16T10:01:00Z">
                  <w:rPr>
                    <w:rStyle w:val="Hyperlink"/>
                    <w:rFonts w:ascii="Times New Roman" w:eastAsia="Times New Roman" w:hAnsi="Times New Roman" w:cs="Times New Roman"/>
                    <w:noProof/>
                  </w:rPr>
                </w:rPrChange>
              </w:rPr>
              <w:delText>1.3.</w:delText>
            </w:r>
            <w:r w:rsidDel="00FE55E4">
              <w:rPr>
                <w:noProof/>
              </w:rPr>
              <w:tab/>
            </w:r>
            <w:r w:rsidRPr="00FE55E4" w:rsidDel="00FE55E4">
              <w:rPr>
                <w:rFonts w:ascii="Times New Roman" w:eastAsia="Times New Roman" w:hAnsi="Times New Roman" w:cs="Times New Roman"/>
                <w:noProof/>
                <w:rPrChange w:id="183" w:author="Nguyen Hong Nhung (Khoi CNTT)" w:date="2019-08-16T10:01:00Z">
                  <w:rPr>
                    <w:rStyle w:val="Hyperlink"/>
                    <w:rFonts w:ascii="Times New Roman" w:eastAsia="Times New Roman" w:hAnsi="Times New Roman" w:cs="Times New Roman"/>
                    <w:noProof/>
                  </w:rPr>
                </w:rPrChange>
              </w:rPr>
              <w:delText>Tab Lịch sử điều chỉnh</w:delText>
            </w:r>
            <w:r w:rsidDel="00FE55E4">
              <w:rPr>
                <w:noProof/>
                <w:webHidden/>
              </w:rPr>
              <w:tab/>
              <w:delText>52</w:delText>
            </w:r>
          </w:del>
        </w:p>
        <w:p w14:paraId="3909729F" w14:textId="77777777" w:rsidR="00021C83" w:rsidDel="00FE55E4" w:rsidRDefault="00021C83">
          <w:pPr>
            <w:pStyle w:val="TOC3"/>
            <w:tabs>
              <w:tab w:val="left" w:pos="1100"/>
              <w:tab w:val="right" w:leader="dot" w:pos="9345"/>
            </w:tabs>
            <w:rPr>
              <w:del w:id="184" w:author="Nguyen Hong Nhung (Khoi CNTT)" w:date="2019-08-16T10:01:00Z"/>
              <w:noProof/>
            </w:rPr>
          </w:pPr>
          <w:del w:id="185" w:author="Nguyen Hong Nhung (Khoi CNTT)" w:date="2019-08-16T10:01:00Z">
            <w:r w:rsidRPr="00FE55E4" w:rsidDel="00FE55E4">
              <w:rPr>
                <w:rFonts w:ascii="Times New Roman" w:eastAsia="Times New Roman" w:hAnsi="Times New Roman" w:cs="Times New Roman"/>
                <w:noProof/>
                <w:rPrChange w:id="186" w:author="Nguyen Hong Nhung (Khoi CNTT)" w:date="2019-08-16T10:01:00Z">
                  <w:rPr>
                    <w:rStyle w:val="Hyperlink"/>
                    <w:rFonts w:ascii="Times New Roman" w:eastAsia="Times New Roman" w:hAnsi="Times New Roman" w:cs="Times New Roman"/>
                    <w:noProof/>
                  </w:rPr>
                </w:rPrChange>
              </w:rPr>
              <w:delText>1.4.</w:delText>
            </w:r>
            <w:r w:rsidDel="00FE55E4">
              <w:rPr>
                <w:noProof/>
              </w:rPr>
              <w:tab/>
            </w:r>
            <w:r w:rsidRPr="00FE55E4" w:rsidDel="00FE55E4">
              <w:rPr>
                <w:rFonts w:ascii="Times New Roman" w:eastAsia="Times New Roman" w:hAnsi="Times New Roman" w:cs="Times New Roman"/>
                <w:noProof/>
                <w:rPrChange w:id="187" w:author="Nguyen Hong Nhung (Khoi CNTT)" w:date="2019-08-16T10:01:00Z">
                  <w:rPr>
                    <w:rStyle w:val="Hyperlink"/>
                    <w:rFonts w:ascii="Times New Roman" w:eastAsia="Times New Roman" w:hAnsi="Times New Roman" w:cs="Times New Roman"/>
                    <w:noProof/>
                  </w:rPr>
                </w:rPrChange>
              </w:rPr>
              <w:delText>Tab Quản lý tài khoản</w:delText>
            </w:r>
            <w:r w:rsidDel="00FE55E4">
              <w:rPr>
                <w:noProof/>
                <w:webHidden/>
              </w:rPr>
              <w:tab/>
              <w:delText>55</w:delText>
            </w:r>
          </w:del>
        </w:p>
        <w:p w14:paraId="3A7EFD87" w14:textId="77777777" w:rsidR="00021C83" w:rsidDel="00FE55E4" w:rsidRDefault="00021C83">
          <w:pPr>
            <w:pStyle w:val="TOC2"/>
            <w:tabs>
              <w:tab w:val="left" w:pos="660"/>
              <w:tab w:val="right" w:leader="dot" w:pos="9345"/>
            </w:tabs>
            <w:rPr>
              <w:del w:id="188" w:author="Nguyen Hong Nhung (Khoi CNTT)" w:date="2019-08-16T10:01:00Z"/>
              <w:noProof/>
            </w:rPr>
          </w:pPr>
          <w:del w:id="189" w:author="Nguyen Hong Nhung (Khoi CNTT)" w:date="2019-08-16T10:01:00Z">
            <w:r w:rsidRPr="00FE55E4" w:rsidDel="00FE55E4">
              <w:rPr>
                <w:rFonts w:eastAsia="Calibri"/>
                <w:b/>
                <w:noProof/>
                <w:rPrChange w:id="190" w:author="Nguyen Hong Nhung (Khoi CNTT)" w:date="2019-08-16T10:01:00Z">
                  <w:rPr>
                    <w:rStyle w:val="Hyperlink"/>
                    <w:rFonts w:eastAsia="Calibri"/>
                    <w:b/>
                    <w:noProof/>
                  </w:rPr>
                </w:rPrChange>
              </w:rPr>
              <w:delText>2.</w:delText>
            </w:r>
            <w:r w:rsidDel="00FE55E4">
              <w:rPr>
                <w:noProof/>
              </w:rPr>
              <w:tab/>
            </w:r>
            <w:r w:rsidRPr="00FE55E4" w:rsidDel="00FE55E4">
              <w:rPr>
                <w:rFonts w:eastAsia="Calibri"/>
                <w:b/>
                <w:noProof/>
                <w:rPrChange w:id="191" w:author="Nguyen Hong Nhung (Khoi CNTT)" w:date="2019-08-16T10:01:00Z">
                  <w:rPr>
                    <w:rStyle w:val="Hyperlink"/>
                    <w:rFonts w:eastAsia="Calibri"/>
                    <w:b/>
                    <w:noProof/>
                  </w:rPr>
                </w:rPrChange>
              </w:rPr>
              <w:delText>Danh sách các mô tả đính kèm</w:delText>
            </w:r>
            <w:r w:rsidDel="00FE55E4">
              <w:rPr>
                <w:noProof/>
                <w:webHidden/>
              </w:rPr>
              <w:tab/>
              <w:delText>59</w:delText>
            </w:r>
          </w:del>
        </w:p>
        <w:p w14:paraId="34D0EDA0" w14:textId="77777777" w:rsidR="00021C83" w:rsidDel="00FE55E4" w:rsidRDefault="00021C83">
          <w:pPr>
            <w:pStyle w:val="TOC1"/>
            <w:tabs>
              <w:tab w:val="left" w:pos="660"/>
              <w:tab w:val="right" w:leader="dot" w:pos="9345"/>
            </w:tabs>
            <w:rPr>
              <w:del w:id="192" w:author="Nguyen Hong Nhung (Khoi CNTT)" w:date="2019-08-16T10:01:00Z"/>
              <w:noProof/>
            </w:rPr>
          </w:pPr>
          <w:del w:id="193" w:author="Nguyen Hong Nhung (Khoi CNTT)" w:date="2019-08-16T10:01:00Z">
            <w:r w:rsidRPr="00FE55E4" w:rsidDel="00FE55E4">
              <w:rPr>
                <w:rFonts w:eastAsia="Calibri"/>
                <w:b/>
                <w:noProof/>
                <w:rPrChange w:id="194" w:author="Nguyen Hong Nhung (Khoi CNTT)" w:date="2019-08-16T10:01:00Z">
                  <w:rPr>
                    <w:rStyle w:val="Hyperlink"/>
                    <w:rFonts w:eastAsia="Calibri"/>
                    <w:b/>
                    <w:noProof/>
                  </w:rPr>
                </w:rPrChange>
              </w:rPr>
              <w:delText>IV.</w:delText>
            </w:r>
            <w:r w:rsidDel="00FE55E4">
              <w:rPr>
                <w:noProof/>
              </w:rPr>
              <w:tab/>
            </w:r>
            <w:r w:rsidRPr="00FE55E4" w:rsidDel="00FE55E4">
              <w:rPr>
                <w:rFonts w:eastAsia="Calibri"/>
                <w:b/>
                <w:noProof/>
                <w:rPrChange w:id="195" w:author="Nguyen Hong Nhung (Khoi CNTT)" w:date="2019-08-16T10:01:00Z">
                  <w:rPr>
                    <w:rStyle w:val="Hyperlink"/>
                    <w:rFonts w:eastAsia="Calibri"/>
                    <w:b/>
                    <w:noProof/>
                  </w:rPr>
                </w:rPrChange>
              </w:rPr>
              <w:delText>ĐÁNH GIÁ RỦI RO</w:delText>
            </w:r>
            <w:r w:rsidDel="00FE55E4">
              <w:rPr>
                <w:noProof/>
                <w:webHidden/>
              </w:rPr>
              <w:tab/>
              <w:delText>59</w:delText>
            </w:r>
          </w:del>
        </w:p>
        <w:p w14:paraId="4E38D4D6" w14:textId="77777777" w:rsidR="00021C83" w:rsidDel="00FE55E4" w:rsidRDefault="00021C83">
          <w:pPr>
            <w:pStyle w:val="TOC1"/>
            <w:tabs>
              <w:tab w:val="left" w:pos="440"/>
              <w:tab w:val="right" w:leader="dot" w:pos="9345"/>
            </w:tabs>
            <w:rPr>
              <w:del w:id="196" w:author="Nguyen Hong Nhung (Khoi CNTT)" w:date="2019-08-16T10:01:00Z"/>
              <w:noProof/>
            </w:rPr>
          </w:pPr>
          <w:del w:id="197" w:author="Nguyen Hong Nhung (Khoi CNTT)" w:date="2019-08-16T10:01:00Z">
            <w:r w:rsidRPr="00FE55E4" w:rsidDel="00FE55E4">
              <w:rPr>
                <w:rFonts w:eastAsia="Calibri"/>
                <w:b/>
                <w:noProof/>
                <w:rPrChange w:id="198" w:author="Nguyen Hong Nhung (Khoi CNTT)" w:date="2019-08-16T10:01:00Z">
                  <w:rPr>
                    <w:rStyle w:val="Hyperlink"/>
                    <w:rFonts w:eastAsia="Calibri"/>
                    <w:b/>
                    <w:noProof/>
                  </w:rPr>
                </w:rPrChange>
              </w:rPr>
              <w:delText>V.</w:delText>
            </w:r>
            <w:r w:rsidDel="00FE55E4">
              <w:rPr>
                <w:noProof/>
              </w:rPr>
              <w:tab/>
            </w:r>
            <w:r w:rsidRPr="00FE55E4" w:rsidDel="00FE55E4">
              <w:rPr>
                <w:rFonts w:eastAsia="Calibri"/>
                <w:b/>
                <w:noProof/>
                <w:rPrChange w:id="199" w:author="Nguyen Hong Nhung (Khoi CNTT)" w:date="2019-08-16T10:01:00Z">
                  <w:rPr>
                    <w:rStyle w:val="Hyperlink"/>
                    <w:rFonts w:eastAsia="Calibri"/>
                    <w:b/>
                    <w:noProof/>
                  </w:rPr>
                </w:rPrChange>
              </w:rPr>
              <w:delText>YÊU CẦU PHI CHỨC NĂNG</w:delText>
            </w:r>
            <w:r w:rsidDel="00FE55E4">
              <w:rPr>
                <w:noProof/>
                <w:webHidden/>
              </w:rPr>
              <w:tab/>
              <w:delText>59</w:delText>
            </w:r>
          </w:del>
        </w:p>
        <w:p w14:paraId="7549FB0B" w14:textId="77777777" w:rsidR="00021C83" w:rsidDel="00FE55E4" w:rsidRDefault="00021C83">
          <w:pPr>
            <w:pStyle w:val="TOC1"/>
            <w:tabs>
              <w:tab w:val="left" w:pos="660"/>
              <w:tab w:val="right" w:leader="dot" w:pos="9345"/>
            </w:tabs>
            <w:rPr>
              <w:del w:id="200" w:author="Nguyen Hong Nhung (Khoi CNTT)" w:date="2019-08-16T10:01:00Z"/>
              <w:noProof/>
            </w:rPr>
          </w:pPr>
          <w:del w:id="201" w:author="Nguyen Hong Nhung (Khoi CNTT)" w:date="2019-08-16T10:01:00Z">
            <w:r w:rsidRPr="00FE55E4" w:rsidDel="00FE55E4">
              <w:rPr>
                <w:rFonts w:eastAsia="Calibri"/>
                <w:b/>
                <w:noProof/>
                <w:rPrChange w:id="202" w:author="Nguyen Hong Nhung (Khoi CNTT)" w:date="2019-08-16T10:01:00Z">
                  <w:rPr>
                    <w:rStyle w:val="Hyperlink"/>
                    <w:rFonts w:eastAsia="Calibri"/>
                    <w:b/>
                    <w:noProof/>
                  </w:rPr>
                </w:rPrChange>
              </w:rPr>
              <w:delText>VI.</w:delText>
            </w:r>
            <w:r w:rsidDel="00FE55E4">
              <w:rPr>
                <w:noProof/>
              </w:rPr>
              <w:tab/>
            </w:r>
            <w:r w:rsidRPr="00FE55E4" w:rsidDel="00FE55E4">
              <w:rPr>
                <w:rFonts w:eastAsia="Calibri"/>
                <w:b/>
                <w:noProof/>
                <w:rPrChange w:id="203" w:author="Nguyen Hong Nhung (Khoi CNTT)" w:date="2019-08-16T10:01:00Z">
                  <w:rPr>
                    <w:rStyle w:val="Hyperlink"/>
                    <w:rFonts w:eastAsia="Calibri"/>
                    <w:b/>
                    <w:noProof/>
                  </w:rPr>
                </w:rPrChange>
              </w:rPr>
              <w:delText>PHỤ LỤC</w:delText>
            </w:r>
            <w:r w:rsidDel="00FE55E4">
              <w:rPr>
                <w:noProof/>
                <w:webHidden/>
              </w:rPr>
              <w:tab/>
              <w:delText>59</w:delText>
            </w:r>
          </w:del>
        </w:p>
        <w:p w14:paraId="3230C504" w14:textId="77777777" w:rsidR="001D105C" w:rsidRPr="001D105C" w:rsidRDefault="001D105C" w:rsidP="001D105C">
          <w:r w:rsidRPr="001D105C">
            <w:fldChar w:fldCharType="end"/>
          </w:r>
        </w:p>
      </w:sdtContent>
    </w:sdt>
    <w:p w14:paraId="1402F336" w14:textId="77777777" w:rsidR="001D105C" w:rsidRPr="001D105C" w:rsidRDefault="001D105C" w:rsidP="001D105C"/>
    <w:p w14:paraId="50392067" w14:textId="77777777" w:rsidR="001D105C" w:rsidRPr="001D105C" w:rsidRDefault="001D105C" w:rsidP="001D105C">
      <w:pPr>
        <w:rPr>
          <w:rFonts w:eastAsia="Calibri"/>
          <w:b/>
        </w:rPr>
      </w:pPr>
      <w:r w:rsidRPr="001D105C">
        <w:rPr>
          <w:rFonts w:eastAsia="Calibri"/>
          <w:b/>
        </w:rPr>
        <w:br w:type="page"/>
      </w:r>
    </w:p>
    <w:p w14:paraId="3A9CFBB1" w14:textId="77777777" w:rsidR="001D105C" w:rsidRPr="001D105C" w:rsidRDefault="001D105C" w:rsidP="001D105C">
      <w:pPr>
        <w:ind w:right="49"/>
        <w:jc w:val="center"/>
        <w:rPr>
          <w:rFonts w:eastAsia="Calibri"/>
          <w:b/>
        </w:rPr>
      </w:pPr>
      <w:bookmarkStart w:id="204" w:name="_Toc384987395"/>
      <w:r w:rsidRPr="001D105C">
        <w:rPr>
          <w:rFonts w:eastAsia="Calibri"/>
          <w:b/>
        </w:rPr>
        <w:lastRenderedPageBreak/>
        <w:t>TÀI LIỆU ĐẶC TẢ YÊU CẦU PHẦN MỀM</w:t>
      </w:r>
    </w:p>
    <w:p w14:paraId="33707AD6" w14:textId="77777777" w:rsidR="001D105C" w:rsidRPr="001D105C" w:rsidRDefault="001D105C" w:rsidP="008B2481">
      <w:pPr>
        <w:pStyle w:val="ListParagraph"/>
        <w:numPr>
          <w:ilvl w:val="0"/>
          <w:numId w:val="2"/>
        </w:numPr>
        <w:tabs>
          <w:tab w:val="clear" w:pos="360"/>
        </w:tabs>
        <w:spacing w:before="120" w:after="60"/>
        <w:ind w:right="43"/>
        <w:contextualSpacing w:val="0"/>
        <w:outlineLvl w:val="0"/>
        <w:rPr>
          <w:rFonts w:eastAsia="Calibri"/>
          <w:b/>
        </w:rPr>
      </w:pPr>
      <w:bookmarkStart w:id="205" w:name="_Toc16842081"/>
      <w:r w:rsidRPr="001D105C">
        <w:rPr>
          <w:rFonts w:eastAsia="Calibri"/>
          <w:b/>
        </w:rPr>
        <w:t>GIỚI THIỆU</w:t>
      </w:r>
      <w:bookmarkEnd w:id="204"/>
      <w:bookmarkEnd w:id="205"/>
    </w:p>
    <w:p w14:paraId="7D252CCB" w14:textId="77777777" w:rsidR="001D105C" w:rsidRPr="001D105C" w:rsidRDefault="001D105C"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206" w:name="_Toc360108586"/>
      <w:bookmarkStart w:id="207" w:name="_Toc384987398"/>
      <w:bookmarkStart w:id="208" w:name="_Toc16842082"/>
      <w:r w:rsidRPr="001D105C">
        <w:rPr>
          <w:rFonts w:eastAsia="Calibri"/>
          <w:b/>
        </w:rPr>
        <w:t xml:space="preserve">Thuật ngữ </w:t>
      </w:r>
      <w:bookmarkEnd w:id="206"/>
      <w:bookmarkEnd w:id="207"/>
      <w:r w:rsidR="000A3F3E">
        <w:rPr>
          <w:rFonts w:eastAsia="Calibri"/>
          <w:b/>
        </w:rPr>
        <w:t>viết tắt</w:t>
      </w:r>
      <w:bookmarkEnd w:id="208"/>
    </w:p>
    <w:tbl>
      <w:tblPr>
        <w:tblW w:w="9180" w:type="dxa"/>
        <w:tblInd w:w="19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018"/>
        <w:gridCol w:w="4660"/>
        <w:gridCol w:w="2502"/>
      </w:tblGrid>
      <w:tr w:rsidR="0018541E" w:rsidRPr="007E5B7B" w14:paraId="4C72E99E" w14:textId="77777777" w:rsidTr="0018541E">
        <w:trPr>
          <w:tblHeader/>
        </w:trPr>
        <w:tc>
          <w:tcPr>
            <w:tcW w:w="2018" w:type="dxa"/>
            <w:shd w:val="pct5" w:color="auto" w:fill="FFFFFF"/>
          </w:tcPr>
          <w:p w14:paraId="16346BC6" w14:textId="77777777" w:rsidR="0018541E" w:rsidRPr="007E5B7B" w:rsidRDefault="0018541E" w:rsidP="00294747">
            <w:pPr>
              <w:pStyle w:val="Bang"/>
              <w:jc w:val="both"/>
              <w:rPr>
                <w:rFonts w:ascii="Times New Roman" w:hAnsi="Times New Roman" w:cs="Times New Roman"/>
                <w:sz w:val="24"/>
                <w:szCs w:val="24"/>
              </w:rPr>
            </w:pPr>
            <w:bookmarkStart w:id="209" w:name="_Toc360108587"/>
            <w:bookmarkStart w:id="210" w:name="_Toc384987399"/>
            <w:r w:rsidRPr="007E5B7B">
              <w:rPr>
                <w:rFonts w:ascii="Times New Roman" w:hAnsi="Times New Roman" w:cs="Times New Roman"/>
                <w:sz w:val="24"/>
                <w:szCs w:val="24"/>
              </w:rPr>
              <w:t>Thuật ngữ</w:t>
            </w:r>
          </w:p>
        </w:tc>
        <w:tc>
          <w:tcPr>
            <w:tcW w:w="4660" w:type="dxa"/>
            <w:shd w:val="pct5" w:color="auto" w:fill="FFFFFF"/>
          </w:tcPr>
          <w:p w14:paraId="74174080"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Định nghĩa</w:t>
            </w:r>
          </w:p>
        </w:tc>
        <w:tc>
          <w:tcPr>
            <w:tcW w:w="2502" w:type="dxa"/>
            <w:shd w:val="pct5" w:color="auto" w:fill="FFFFFF"/>
          </w:tcPr>
          <w:p w14:paraId="3B1269D5"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Ghi chú</w:t>
            </w:r>
          </w:p>
        </w:tc>
      </w:tr>
      <w:tr w:rsidR="0018541E" w:rsidRPr="007E5B7B" w14:paraId="345E3356" w14:textId="77777777" w:rsidTr="0018541E">
        <w:tc>
          <w:tcPr>
            <w:tcW w:w="2018" w:type="dxa"/>
          </w:tcPr>
          <w:p w14:paraId="6F79390C" w14:textId="77777777" w:rsidR="0018541E" w:rsidRPr="0040696D"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 xml:space="preserve">Khối </w:t>
            </w:r>
            <w:r>
              <w:rPr>
                <w:rFonts w:ascii="Times New Roman" w:hAnsi="Times New Roman" w:cs="Times New Roman"/>
                <w:sz w:val="24"/>
                <w:szCs w:val="24"/>
              </w:rPr>
              <w:t>VHCN</w:t>
            </w:r>
          </w:p>
        </w:tc>
        <w:tc>
          <w:tcPr>
            <w:tcW w:w="4660" w:type="dxa"/>
          </w:tcPr>
          <w:p w14:paraId="188E7BB8" w14:textId="77777777" w:rsidR="0018541E" w:rsidRPr="00DC6222" w:rsidRDefault="0018541E" w:rsidP="00294747">
            <w:pPr>
              <w:pStyle w:val="Bang"/>
              <w:jc w:val="both"/>
              <w:rPr>
                <w:rFonts w:ascii="Times New Roman" w:hAnsi="Times New Roman" w:cs="Times New Roman"/>
                <w:sz w:val="24"/>
                <w:szCs w:val="24"/>
                <w:lang w:val="vi-VN"/>
              </w:rPr>
            </w:pPr>
            <w:r w:rsidRPr="007E5B7B">
              <w:rPr>
                <w:rFonts w:ascii="Times New Roman" w:hAnsi="Times New Roman" w:cs="Times New Roman"/>
                <w:sz w:val="24"/>
                <w:szCs w:val="24"/>
              </w:rPr>
              <w:t xml:space="preserve">Khối </w:t>
            </w:r>
            <w:r>
              <w:rPr>
                <w:rFonts w:ascii="Times New Roman" w:hAnsi="Times New Roman" w:cs="Times New Roman"/>
                <w:sz w:val="24"/>
                <w:szCs w:val="24"/>
              </w:rPr>
              <w:t xml:space="preserve">Vận hành công nghệ </w:t>
            </w:r>
          </w:p>
        </w:tc>
        <w:tc>
          <w:tcPr>
            <w:tcW w:w="2502" w:type="dxa"/>
          </w:tcPr>
          <w:p w14:paraId="2D2D0D26"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32E6663E" w14:textId="77777777" w:rsidTr="0018541E">
        <w:tc>
          <w:tcPr>
            <w:tcW w:w="2018" w:type="dxa"/>
          </w:tcPr>
          <w:p w14:paraId="1CE43D7D" w14:textId="77777777"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CBNV</w:t>
            </w:r>
          </w:p>
        </w:tc>
        <w:tc>
          <w:tcPr>
            <w:tcW w:w="4660" w:type="dxa"/>
          </w:tcPr>
          <w:p w14:paraId="7B17B6AE" w14:textId="77777777"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Cán bộ nhân viên SeABank</w:t>
            </w:r>
          </w:p>
        </w:tc>
        <w:tc>
          <w:tcPr>
            <w:tcW w:w="2502" w:type="dxa"/>
          </w:tcPr>
          <w:p w14:paraId="57C81BFC"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4A69A444" w14:textId="77777777" w:rsidTr="0018541E">
        <w:tc>
          <w:tcPr>
            <w:tcW w:w="2018" w:type="dxa"/>
          </w:tcPr>
          <w:p w14:paraId="4BED2E3E"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ĐVKD</w:t>
            </w:r>
          </w:p>
        </w:tc>
        <w:tc>
          <w:tcPr>
            <w:tcW w:w="4660" w:type="dxa"/>
          </w:tcPr>
          <w:p w14:paraId="6513D291"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Đơn vị kinh doanh</w:t>
            </w:r>
          </w:p>
        </w:tc>
        <w:tc>
          <w:tcPr>
            <w:tcW w:w="2502" w:type="dxa"/>
          </w:tcPr>
          <w:p w14:paraId="448200E8"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3A11DB44" w14:textId="77777777" w:rsidTr="0018541E">
        <w:tc>
          <w:tcPr>
            <w:tcW w:w="2018" w:type="dxa"/>
          </w:tcPr>
          <w:p w14:paraId="51CF9254" w14:textId="77777777"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DB</w:t>
            </w:r>
          </w:p>
        </w:tc>
        <w:tc>
          <w:tcPr>
            <w:tcW w:w="4660" w:type="dxa"/>
          </w:tcPr>
          <w:p w14:paraId="232D8140" w14:textId="77777777"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 xml:space="preserve">Data Base Cơ sở </w:t>
            </w:r>
            <w:ins w:id="211" w:author="Luyen Do Thi (Khoi Quan tri rui ro)" w:date="2019-08-12T09:39:00Z">
              <w:r w:rsidR="0083457A">
                <w:rPr>
                  <w:rFonts w:ascii="Times New Roman" w:hAnsi="Times New Roman" w:cs="Times New Roman"/>
                  <w:sz w:val="24"/>
                  <w:szCs w:val="24"/>
                </w:rPr>
                <w:t>dữ</w:t>
              </w:r>
            </w:ins>
            <w:del w:id="212" w:author="Luyen Do Thi (Khoi Quan tri rui ro)" w:date="2019-08-12T09:39:00Z">
              <w:r w:rsidDel="0083457A">
                <w:rPr>
                  <w:rFonts w:ascii="Times New Roman" w:hAnsi="Times New Roman" w:cs="Times New Roman"/>
                  <w:sz w:val="24"/>
                  <w:szCs w:val="24"/>
                </w:rPr>
                <w:delText>dũ</w:delText>
              </w:r>
            </w:del>
            <w:r>
              <w:rPr>
                <w:rFonts w:ascii="Times New Roman" w:hAnsi="Times New Roman" w:cs="Times New Roman"/>
                <w:sz w:val="24"/>
                <w:szCs w:val="24"/>
              </w:rPr>
              <w:t xml:space="preserve"> liệu</w:t>
            </w:r>
          </w:p>
        </w:tc>
        <w:tc>
          <w:tcPr>
            <w:tcW w:w="2502" w:type="dxa"/>
          </w:tcPr>
          <w:p w14:paraId="23C43AD6"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5F69F957" w14:textId="77777777" w:rsidTr="0018541E">
        <w:tc>
          <w:tcPr>
            <w:tcW w:w="2018" w:type="dxa"/>
          </w:tcPr>
          <w:p w14:paraId="5A158A08" w14:textId="77777777"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Khối QTRR</w:t>
            </w:r>
          </w:p>
        </w:tc>
        <w:tc>
          <w:tcPr>
            <w:tcW w:w="4660" w:type="dxa"/>
          </w:tcPr>
          <w:p w14:paraId="075D35F1" w14:textId="77777777" w:rsidR="0018541E" w:rsidRPr="007E5B7B"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Quản trị rủi ro</w:t>
            </w:r>
          </w:p>
        </w:tc>
        <w:tc>
          <w:tcPr>
            <w:tcW w:w="2502" w:type="dxa"/>
          </w:tcPr>
          <w:p w14:paraId="1DEB1AA5"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3EEDB799" w14:textId="77777777" w:rsidTr="0018541E">
        <w:tc>
          <w:tcPr>
            <w:tcW w:w="2018" w:type="dxa"/>
          </w:tcPr>
          <w:p w14:paraId="7F8F70CB"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URD</w:t>
            </w:r>
          </w:p>
        </w:tc>
        <w:tc>
          <w:tcPr>
            <w:tcW w:w="4660" w:type="dxa"/>
          </w:tcPr>
          <w:p w14:paraId="3CE7150E" w14:textId="77777777" w:rsidR="0018541E" w:rsidRPr="007E5B7B" w:rsidRDefault="0018541E" w:rsidP="00294747">
            <w:pPr>
              <w:pStyle w:val="Bang"/>
              <w:jc w:val="both"/>
              <w:rPr>
                <w:rFonts w:ascii="Times New Roman" w:hAnsi="Times New Roman" w:cs="Times New Roman"/>
                <w:sz w:val="24"/>
                <w:szCs w:val="24"/>
              </w:rPr>
            </w:pPr>
            <w:r w:rsidRPr="007E5B7B">
              <w:rPr>
                <w:rFonts w:ascii="Times New Roman" w:hAnsi="Times New Roman" w:cs="Times New Roman"/>
                <w:sz w:val="24"/>
                <w:szCs w:val="24"/>
              </w:rPr>
              <w:t>User Requirements Document</w:t>
            </w:r>
          </w:p>
        </w:tc>
        <w:tc>
          <w:tcPr>
            <w:tcW w:w="2502" w:type="dxa"/>
          </w:tcPr>
          <w:p w14:paraId="081F96ED"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1B4A67AD" w14:textId="77777777" w:rsidTr="0018541E">
        <w:tc>
          <w:tcPr>
            <w:tcW w:w="2018" w:type="dxa"/>
          </w:tcPr>
          <w:p w14:paraId="40A93695" w14:textId="77777777" w:rsidR="0018541E" w:rsidRPr="00294C0A" w:rsidRDefault="0018541E" w:rsidP="00294747">
            <w:pPr>
              <w:pStyle w:val="Bang"/>
              <w:jc w:val="both"/>
              <w:rPr>
                <w:rFonts w:ascii="Times New Roman" w:hAnsi="Times New Roman" w:cs="Times New Roman"/>
                <w:sz w:val="24"/>
                <w:szCs w:val="24"/>
                <w:lang w:val="vi-VN"/>
              </w:rPr>
            </w:pPr>
            <w:r>
              <w:rPr>
                <w:rFonts w:ascii="Times New Roman" w:hAnsi="Times New Roman" w:cs="Times New Roman"/>
                <w:sz w:val="24"/>
                <w:szCs w:val="24"/>
                <w:lang w:val="vi-VN"/>
              </w:rPr>
              <w:t>User</w:t>
            </w:r>
          </w:p>
        </w:tc>
        <w:tc>
          <w:tcPr>
            <w:tcW w:w="4660" w:type="dxa"/>
          </w:tcPr>
          <w:p w14:paraId="369FCF57" w14:textId="77777777" w:rsidR="0018541E" w:rsidRPr="00294C0A" w:rsidRDefault="0018541E" w:rsidP="00294747">
            <w:pPr>
              <w:pStyle w:val="Bang"/>
              <w:jc w:val="both"/>
              <w:rPr>
                <w:rFonts w:ascii="Times New Roman" w:hAnsi="Times New Roman" w:cs="Times New Roman"/>
                <w:sz w:val="24"/>
                <w:szCs w:val="24"/>
                <w:lang w:val="vi-VN"/>
              </w:rPr>
            </w:pPr>
            <w:r>
              <w:rPr>
                <w:rFonts w:ascii="Times New Roman" w:hAnsi="Times New Roman" w:cs="Times New Roman"/>
                <w:sz w:val="24"/>
                <w:szCs w:val="24"/>
                <w:lang w:val="vi-VN"/>
              </w:rPr>
              <w:t>Người dùng được phân quyền</w:t>
            </w:r>
          </w:p>
        </w:tc>
        <w:tc>
          <w:tcPr>
            <w:tcW w:w="2502" w:type="dxa"/>
          </w:tcPr>
          <w:p w14:paraId="2BE214F3"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11A53A6B" w14:textId="77777777" w:rsidTr="0018541E">
        <w:tc>
          <w:tcPr>
            <w:tcW w:w="2018" w:type="dxa"/>
          </w:tcPr>
          <w:p w14:paraId="10781092" w14:textId="77777777" w:rsidR="0018541E" w:rsidRPr="00D029F5"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ADJ</w:t>
            </w:r>
          </w:p>
        </w:tc>
        <w:tc>
          <w:tcPr>
            <w:tcW w:w="4660" w:type="dxa"/>
          </w:tcPr>
          <w:p w14:paraId="692077C5" w14:textId="77777777" w:rsidR="0018541E" w:rsidRPr="00D029F5" w:rsidRDefault="001535D2" w:rsidP="00294747">
            <w:pPr>
              <w:pStyle w:val="Bang"/>
              <w:jc w:val="both"/>
              <w:rPr>
                <w:rFonts w:ascii="Times New Roman" w:hAnsi="Times New Roman" w:cs="Times New Roman"/>
                <w:sz w:val="24"/>
                <w:szCs w:val="24"/>
              </w:rPr>
            </w:pPr>
            <w:r>
              <w:rPr>
                <w:rFonts w:ascii="Times New Roman" w:hAnsi="Times New Roman" w:cs="Times New Roman"/>
                <w:sz w:val="24"/>
                <w:szCs w:val="24"/>
              </w:rPr>
              <w:t>Adjust</w:t>
            </w:r>
            <w:r w:rsidR="0018541E">
              <w:rPr>
                <w:rFonts w:ascii="Times New Roman" w:hAnsi="Times New Roman" w:cs="Times New Roman"/>
                <w:sz w:val="24"/>
                <w:szCs w:val="24"/>
              </w:rPr>
              <w:t>: các bảng lưu vết điều chỉnh trong Basel2</w:t>
            </w:r>
          </w:p>
        </w:tc>
        <w:tc>
          <w:tcPr>
            <w:tcW w:w="2502" w:type="dxa"/>
          </w:tcPr>
          <w:p w14:paraId="1D9FAC64"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3A1100D5" w14:textId="77777777" w:rsidTr="0018541E">
        <w:tc>
          <w:tcPr>
            <w:tcW w:w="2018" w:type="dxa"/>
          </w:tcPr>
          <w:p w14:paraId="0ABED64B" w14:textId="77777777"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CAR</w:t>
            </w:r>
          </w:p>
        </w:tc>
        <w:tc>
          <w:tcPr>
            <w:tcW w:w="4660" w:type="dxa"/>
          </w:tcPr>
          <w:p w14:paraId="562FB04B" w14:textId="77777777"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Capital Adequacy R</w:t>
            </w:r>
            <w:r w:rsidRPr="005225AE">
              <w:rPr>
                <w:rFonts w:ascii="Times New Roman" w:hAnsi="Times New Roman" w:cs="Times New Roman"/>
                <w:sz w:val="24"/>
                <w:szCs w:val="24"/>
              </w:rPr>
              <w:t>atio</w:t>
            </w:r>
            <w:r>
              <w:rPr>
                <w:rFonts w:ascii="Times New Roman" w:hAnsi="Times New Roman" w:cs="Times New Roman"/>
                <w:sz w:val="24"/>
                <w:szCs w:val="24"/>
              </w:rPr>
              <w:t xml:space="preserve"> - Tỷ lệ an toàn vốn tối thiểu</w:t>
            </w:r>
          </w:p>
        </w:tc>
        <w:tc>
          <w:tcPr>
            <w:tcW w:w="2502" w:type="dxa"/>
          </w:tcPr>
          <w:p w14:paraId="7E8B1E29" w14:textId="77777777" w:rsidR="0018541E" w:rsidRPr="007E5B7B" w:rsidRDefault="0018541E" w:rsidP="00294747">
            <w:pPr>
              <w:pStyle w:val="Bang"/>
              <w:jc w:val="both"/>
              <w:rPr>
                <w:rFonts w:ascii="Times New Roman" w:hAnsi="Times New Roman" w:cs="Times New Roman"/>
                <w:sz w:val="24"/>
                <w:szCs w:val="24"/>
              </w:rPr>
            </w:pPr>
          </w:p>
        </w:tc>
      </w:tr>
      <w:tr w:rsidR="0018541E" w:rsidRPr="007E5B7B" w14:paraId="25DACBF7" w14:textId="77777777" w:rsidTr="0018541E">
        <w:tc>
          <w:tcPr>
            <w:tcW w:w="2018" w:type="dxa"/>
          </w:tcPr>
          <w:p w14:paraId="3959C19F" w14:textId="77777777" w:rsidR="0018541E" w:rsidRDefault="0018541E" w:rsidP="00294747">
            <w:pPr>
              <w:pStyle w:val="Bang"/>
              <w:jc w:val="both"/>
              <w:rPr>
                <w:rFonts w:ascii="Times New Roman" w:hAnsi="Times New Roman" w:cs="Times New Roman"/>
                <w:sz w:val="24"/>
                <w:szCs w:val="24"/>
              </w:rPr>
            </w:pPr>
            <w:r>
              <w:rPr>
                <w:rFonts w:ascii="Times New Roman" w:hAnsi="Times New Roman" w:cs="Times New Roman"/>
                <w:sz w:val="24"/>
                <w:szCs w:val="24"/>
              </w:rPr>
              <w:t>RWA</w:t>
            </w:r>
          </w:p>
        </w:tc>
        <w:tc>
          <w:tcPr>
            <w:tcW w:w="4660" w:type="dxa"/>
          </w:tcPr>
          <w:p w14:paraId="4365CD39" w14:textId="77777777" w:rsidR="0018541E"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Tổng tài sản tính theo rủi ro tín dụng</w:t>
            </w:r>
          </w:p>
        </w:tc>
        <w:tc>
          <w:tcPr>
            <w:tcW w:w="2502" w:type="dxa"/>
          </w:tcPr>
          <w:p w14:paraId="337EE318" w14:textId="77777777" w:rsidR="0018541E" w:rsidRPr="007E5B7B" w:rsidRDefault="0018541E" w:rsidP="00294747">
            <w:pPr>
              <w:pStyle w:val="Bang"/>
              <w:jc w:val="both"/>
              <w:rPr>
                <w:rFonts w:ascii="Times New Roman" w:hAnsi="Times New Roman" w:cs="Times New Roman"/>
                <w:sz w:val="24"/>
                <w:szCs w:val="24"/>
              </w:rPr>
            </w:pPr>
          </w:p>
        </w:tc>
      </w:tr>
      <w:tr w:rsidR="00530DDD" w:rsidRPr="007E5B7B" w14:paraId="433936B1" w14:textId="77777777" w:rsidTr="0018541E">
        <w:tc>
          <w:tcPr>
            <w:tcW w:w="2018" w:type="dxa"/>
          </w:tcPr>
          <w:p w14:paraId="55CF77B4" w14:textId="77777777" w:rsidR="00530DDD"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CRW</w:t>
            </w:r>
          </w:p>
        </w:tc>
        <w:tc>
          <w:tcPr>
            <w:tcW w:w="4660" w:type="dxa"/>
          </w:tcPr>
          <w:p w14:paraId="13301E58" w14:textId="77777777" w:rsidR="00530DDD" w:rsidRDefault="00530DDD" w:rsidP="00294747">
            <w:pPr>
              <w:pStyle w:val="Bang"/>
              <w:jc w:val="both"/>
              <w:rPr>
                <w:rFonts w:ascii="Times New Roman" w:hAnsi="Times New Roman" w:cs="Times New Roman"/>
                <w:sz w:val="24"/>
                <w:szCs w:val="24"/>
              </w:rPr>
            </w:pPr>
            <w:r>
              <w:rPr>
                <w:rFonts w:ascii="Times New Roman" w:hAnsi="Times New Roman" w:cs="Times New Roman"/>
                <w:sz w:val="24"/>
                <w:szCs w:val="24"/>
              </w:rPr>
              <w:t>Hệ số rủi ro tín dụng</w:t>
            </w:r>
          </w:p>
        </w:tc>
        <w:tc>
          <w:tcPr>
            <w:tcW w:w="2502" w:type="dxa"/>
          </w:tcPr>
          <w:p w14:paraId="3808C34D" w14:textId="77777777" w:rsidR="00530DDD" w:rsidRPr="007E5B7B" w:rsidRDefault="00530DDD" w:rsidP="00294747">
            <w:pPr>
              <w:pStyle w:val="Bang"/>
              <w:jc w:val="both"/>
              <w:rPr>
                <w:rFonts w:ascii="Times New Roman" w:hAnsi="Times New Roman" w:cs="Times New Roman"/>
                <w:sz w:val="24"/>
                <w:szCs w:val="24"/>
              </w:rPr>
            </w:pPr>
          </w:p>
        </w:tc>
      </w:tr>
    </w:tbl>
    <w:p w14:paraId="04F3F65A" w14:textId="77777777" w:rsidR="000A3F3E" w:rsidRPr="001D105C" w:rsidRDefault="000A3F3E"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213" w:name="_Toc360108584"/>
      <w:bookmarkStart w:id="214" w:name="_Toc384987396"/>
      <w:bookmarkStart w:id="215" w:name="_Toc16842083"/>
      <w:r w:rsidRPr="001D105C">
        <w:rPr>
          <w:rFonts w:eastAsia="Calibri"/>
          <w:b/>
        </w:rPr>
        <w:t>Mục đích</w:t>
      </w:r>
      <w:bookmarkEnd w:id="215"/>
      <w:r w:rsidRPr="001D105C">
        <w:rPr>
          <w:rFonts w:eastAsia="Calibri"/>
          <w:b/>
        </w:rPr>
        <w:t xml:space="preserve"> </w:t>
      </w:r>
      <w:bookmarkEnd w:id="213"/>
      <w:bookmarkEnd w:id="214"/>
    </w:p>
    <w:p w14:paraId="1E3E8A34" w14:textId="77777777" w:rsidR="00296CF4" w:rsidRPr="007E5B7B" w:rsidRDefault="00296CF4" w:rsidP="004849BB">
      <w:pPr>
        <w:spacing w:line="360" w:lineRule="auto"/>
        <w:ind w:left="360"/>
        <w:rPr>
          <w:lang w:eastAsia="ja-JP"/>
        </w:rPr>
      </w:pPr>
      <w:bookmarkStart w:id="216" w:name="_Toc360108585"/>
      <w:bookmarkStart w:id="217" w:name="_Toc384987397"/>
      <w:proofErr w:type="gramStart"/>
      <w:r>
        <w:rPr>
          <w:lang w:eastAsia="ja-JP"/>
        </w:rPr>
        <w:t>Tài liệu này mô tả</w:t>
      </w:r>
      <w:r w:rsidR="00940D30">
        <w:rPr>
          <w:lang w:eastAsia="ja-JP"/>
        </w:rPr>
        <w:t>, phân tích</w:t>
      </w:r>
      <w:r>
        <w:rPr>
          <w:lang w:eastAsia="ja-JP"/>
        </w:rPr>
        <w:t xml:space="preserve"> yêu cầu nghiệp vụ đối </w:t>
      </w:r>
      <w:r w:rsidR="004849BB">
        <w:rPr>
          <w:lang w:eastAsia="ja-JP"/>
        </w:rPr>
        <w:t xml:space="preserve">ứng dụng </w:t>
      </w:r>
      <w:r w:rsidR="00940D30">
        <w:rPr>
          <w:lang w:eastAsia="ja-JP"/>
        </w:rPr>
        <w:t>Tool điều chỉnh dữ liệu phục vụ Basel2.</w:t>
      </w:r>
      <w:proofErr w:type="gramEnd"/>
    </w:p>
    <w:p w14:paraId="6048A682" w14:textId="77777777" w:rsidR="00296CF4" w:rsidRPr="00296CF4" w:rsidRDefault="00296CF4" w:rsidP="00296CF4">
      <w:pPr>
        <w:spacing w:line="360" w:lineRule="auto"/>
        <w:ind w:left="360"/>
        <w:rPr>
          <w:lang w:eastAsia="ja-JP"/>
        </w:rPr>
      </w:pPr>
      <w:r w:rsidRPr="007E5B7B">
        <w:rPr>
          <w:lang w:eastAsia="ja-JP"/>
        </w:rPr>
        <w:t>Tài liệu được xây dựng với mục đích làm cơ sở nghiệm thu giữa Khối</w:t>
      </w:r>
      <w:r>
        <w:rPr>
          <w:lang w:eastAsia="ja-JP"/>
        </w:rPr>
        <w:t xml:space="preserve"> QTRR </w:t>
      </w:r>
      <w:del w:id="218" w:author="Luyen Do Thi (Khoi Quan tri rui ro)" w:date="2019-08-12T09:40:00Z">
        <w:r w:rsidRPr="007E5B7B" w:rsidDel="00400A08">
          <w:rPr>
            <w:lang w:eastAsia="ja-JP"/>
          </w:rPr>
          <w:delText xml:space="preserve"> </w:delText>
        </w:r>
      </w:del>
      <w:r w:rsidRPr="007E5B7B">
        <w:rPr>
          <w:lang w:eastAsia="ja-JP"/>
        </w:rPr>
        <w:t xml:space="preserve">và Khối </w:t>
      </w:r>
      <w:r>
        <w:rPr>
          <w:lang w:eastAsia="ja-JP"/>
        </w:rPr>
        <w:t xml:space="preserve">VHCN </w:t>
      </w:r>
      <w:r w:rsidRPr="007E5B7B">
        <w:rPr>
          <w:lang w:eastAsia="ja-JP"/>
        </w:rPr>
        <w:t>và là thông tin đầu vào để xây dựng tài liệu phân tích nghiệp vụ cho chương trình phát triển.</w:t>
      </w:r>
    </w:p>
    <w:p w14:paraId="5E28BD37" w14:textId="77777777" w:rsidR="000A3F3E" w:rsidRPr="001D105C" w:rsidRDefault="000A3F3E"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219" w:name="_Toc16842084"/>
      <w:r w:rsidRPr="001D105C">
        <w:rPr>
          <w:rFonts w:eastAsia="Calibri"/>
          <w:b/>
        </w:rPr>
        <w:t>Phạm vi</w:t>
      </w:r>
      <w:bookmarkEnd w:id="219"/>
      <w:r w:rsidRPr="001D105C">
        <w:rPr>
          <w:rFonts w:eastAsia="Calibri"/>
          <w:b/>
        </w:rPr>
        <w:t xml:space="preserve"> </w:t>
      </w:r>
      <w:bookmarkEnd w:id="216"/>
      <w:bookmarkEnd w:id="217"/>
    </w:p>
    <w:p w14:paraId="5BEFC7B6" w14:textId="77777777" w:rsidR="000A3F3E" w:rsidRPr="001D105C" w:rsidRDefault="000E4E23" w:rsidP="0060197A">
      <w:pPr>
        <w:spacing w:line="360" w:lineRule="auto"/>
        <w:ind w:left="360"/>
        <w:rPr>
          <w:lang w:eastAsia="ja-JP"/>
        </w:rPr>
      </w:pPr>
      <w:r w:rsidRPr="007E5B7B">
        <w:rPr>
          <w:lang w:eastAsia="ja-JP"/>
        </w:rPr>
        <w:t xml:space="preserve">Đối tượng sử dụng tài liệu: Khối </w:t>
      </w:r>
      <w:r>
        <w:rPr>
          <w:lang w:eastAsia="ja-JP"/>
        </w:rPr>
        <w:t xml:space="preserve">QTRR </w:t>
      </w:r>
      <w:r w:rsidRPr="007E5B7B">
        <w:rPr>
          <w:lang w:eastAsia="ja-JP"/>
        </w:rPr>
        <w:t xml:space="preserve">và Khối </w:t>
      </w:r>
      <w:r>
        <w:rPr>
          <w:lang w:eastAsia="ja-JP"/>
        </w:rPr>
        <w:t>VHCN</w:t>
      </w:r>
      <w:r w:rsidRPr="007E5B7B">
        <w:rPr>
          <w:lang w:eastAsia="ja-JP"/>
        </w:rPr>
        <w:t xml:space="preserve"> của SeABank</w:t>
      </w:r>
    </w:p>
    <w:p w14:paraId="18CD7E11" w14:textId="77777777" w:rsidR="001D105C" w:rsidRPr="001D105C" w:rsidRDefault="001D105C" w:rsidP="008B2481">
      <w:pPr>
        <w:pStyle w:val="ListParagraph"/>
        <w:numPr>
          <w:ilvl w:val="0"/>
          <w:numId w:val="4"/>
        </w:numPr>
        <w:tabs>
          <w:tab w:val="clear" w:pos="360"/>
        </w:tabs>
        <w:spacing w:before="60" w:after="60"/>
        <w:ind w:left="634" w:right="43" w:hanging="274"/>
        <w:contextualSpacing w:val="0"/>
        <w:outlineLvl w:val="1"/>
        <w:rPr>
          <w:rFonts w:eastAsia="Calibri"/>
          <w:b/>
        </w:rPr>
      </w:pPr>
      <w:bookmarkStart w:id="220" w:name="_Toc16842085"/>
      <w:r w:rsidRPr="001D105C">
        <w:rPr>
          <w:rFonts w:eastAsia="Calibri"/>
          <w:b/>
        </w:rPr>
        <w:t>Tài liệu tham khảo</w:t>
      </w:r>
      <w:bookmarkEnd w:id="209"/>
      <w:bookmarkEnd w:id="210"/>
      <w:bookmarkEnd w:id="220"/>
    </w:p>
    <w:tbl>
      <w:tblPr>
        <w:tblW w:w="8370" w:type="dxa"/>
        <w:tblInd w:w="46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330"/>
        <w:gridCol w:w="1620"/>
        <w:gridCol w:w="1528"/>
        <w:gridCol w:w="1892"/>
      </w:tblGrid>
      <w:tr w:rsidR="00280095" w:rsidRPr="007E5B7B" w14:paraId="33768AF7" w14:textId="77777777" w:rsidTr="00294747">
        <w:tc>
          <w:tcPr>
            <w:tcW w:w="3330" w:type="dxa"/>
            <w:shd w:val="pct10" w:color="auto" w:fill="auto"/>
          </w:tcPr>
          <w:p w14:paraId="1E6A09B3" w14:textId="77777777"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Tên tài liệu</w:t>
            </w:r>
          </w:p>
        </w:tc>
        <w:tc>
          <w:tcPr>
            <w:tcW w:w="1620" w:type="dxa"/>
            <w:shd w:val="pct10" w:color="auto" w:fill="auto"/>
          </w:tcPr>
          <w:p w14:paraId="6502E25B" w14:textId="77777777"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Ngày phát hành</w:t>
            </w:r>
          </w:p>
        </w:tc>
        <w:tc>
          <w:tcPr>
            <w:tcW w:w="1528" w:type="dxa"/>
            <w:shd w:val="pct10" w:color="auto" w:fill="auto"/>
          </w:tcPr>
          <w:p w14:paraId="3AB29E17" w14:textId="77777777"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Nguồn</w:t>
            </w:r>
          </w:p>
        </w:tc>
        <w:tc>
          <w:tcPr>
            <w:tcW w:w="1892" w:type="dxa"/>
            <w:shd w:val="pct10" w:color="auto" w:fill="auto"/>
          </w:tcPr>
          <w:p w14:paraId="7167BACF" w14:textId="77777777" w:rsidR="00280095" w:rsidRPr="007E5B7B" w:rsidRDefault="00280095" w:rsidP="00294747">
            <w:pPr>
              <w:pStyle w:val="BodyTextIndent"/>
              <w:ind w:left="0"/>
              <w:jc w:val="both"/>
              <w:rPr>
                <w:rFonts w:ascii="Times New Roman" w:hAnsi="Times New Roman"/>
                <w:sz w:val="24"/>
                <w:szCs w:val="24"/>
              </w:rPr>
            </w:pPr>
            <w:r w:rsidRPr="007E5B7B">
              <w:rPr>
                <w:rFonts w:ascii="Times New Roman" w:hAnsi="Times New Roman"/>
                <w:sz w:val="24"/>
                <w:szCs w:val="24"/>
              </w:rPr>
              <w:t>Ghi chú</w:t>
            </w:r>
          </w:p>
        </w:tc>
      </w:tr>
      <w:tr w:rsidR="00280095" w:rsidRPr="007E5B7B" w14:paraId="3CA93843" w14:textId="77777777" w:rsidTr="00294747">
        <w:tc>
          <w:tcPr>
            <w:tcW w:w="3330" w:type="dxa"/>
            <w:tcBorders>
              <w:bottom w:val="dotted" w:sz="4" w:space="0" w:color="auto"/>
            </w:tcBorders>
          </w:tcPr>
          <w:p w14:paraId="65BDF1A1" w14:textId="77777777" w:rsidR="00280095" w:rsidRPr="007E5B7B" w:rsidRDefault="00280095" w:rsidP="00294747">
            <w:pPr>
              <w:pStyle w:val="BodyTextIndent"/>
              <w:ind w:left="0"/>
              <w:jc w:val="both"/>
              <w:rPr>
                <w:rFonts w:ascii="Times New Roman" w:hAnsi="Times New Roman"/>
                <w:sz w:val="24"/>
                <w:szCs w:val="24"/>
              </w:rPr>
            </w:pPr>
          </w:p>
        </w:tc>
        <w:tc>
          <w:tcPr>
            <w:tcW w:w="1620" w:type="dxa"/>
            <w:tcBorders>
              <w:bottom w:val="dotted" w:sz="4" w:space="0" w:color="auto"/>
            </w:tcBorders>
          </w:tcPr>
          <w:p w14:paraId="42EBADC4" w14:textId="77777777" w:rsidR="00280095" w:rsidRPr="007E5B7B" w:rsidRDefault="00280095" w:rsidP="00294747">
            <w:pPr>
              <w:pStyle w:val="BodyTextIndent"/>
              <w:ind w:left="0"/>
              <w:jc w:val="both"/>
              <w:rPr>
                <w:rFonts w:ascii="Times New Roman" w:hAnsi="Times New Roman"/>
                <w:sz w:val="24"/>
                <w:szCs w:val="24"/>
              </w:rPr>
            </w:pPr>
          </w:p>
        </w:tc>
        <w:tc>
          <w:tcPr>
            <w:tcW w:w="1528" w:type="dxa"/>
            <w:tcBorders>
              <w:bottom w:val="dotted" w:sz="4" w:space="0" w:color="auto"/>
            </w:tcBorders>
          </w:tcPr>
          <w:p w14:paraId="667610D7" w14:textId="77777777" w:rsidR="00280095" w:rsidRPr="007E5B7B" w:rsidRDefault="00280095" w:rsidP="00294747">
            <w:pPr>
              <w:pStyle w:val="BodyTextIndent"/>
              <w:ind w:left="0"/>
              <w:jc w:val="both"/>
              <w:rPr>
                <w:rFonts w:ascii="Times New Roman" w:hAnsi="Times New Roman"/>
                <w:sz w:val="24"/>
                <w:szCs w:val="24"/>
              </w:rPr>
            </w:pPr>
          </w:p>
        </w:tc>
        <w:tc>
          <w:tcPr>
            <w:tcW w:w="1892" w:type="dxa"/>
            <w:tcBorders>
              <w:bottom w:val="dotted" w:sz="4" w:space="0" w:color="auto"/>
            </w:tcBorders>
          </w:tcPr>
          <w:p w14:paraId="5A7103BC" w14:textId="77777777" w:rsidR="00280095" w:rsidRPr="007E5B7B" w:rsidRDefault="00280095" w:rsidP="00294747">
            <w:pPr>
              <w:pStyle w:val="BodyTextIndent"/>
              <w:ind w:left="0"/>
              <w:jc w:val="both"/>
              <w:rPr>
                <w:rFonts w:ascii="Times New Roman" w:hAnsi="Times New Roman"/>
                <w:sz w:val="24"/>
                <w:szCs w:val="24"/>
              </w:rPr>
            </w:pPr>
          </w:p>
        </w:tc>
      </w:tr>
    </w:tbl>
    <w:p w14:paraId="42E02A92" w14:textId="77777777" w:rsidR="00294747" w:rsidRDefault="00294747" w:rsidP="00294747">
      <w:bookmarkStart w:id="221" w:name="_Toc360108588"/>
    </w:p>
    <w:p w14:paraId="2CCE00C7" w14:textId="77777777" w:rsidR="00294747" w:rsidRDefault="00294747">
      <w:pPr>
        <w:rPr>
          <w:rFonts w:eastAsia="Calibri"/>
          <w:b/>
        </w:rPr>
      </w:pPr>
      <w:r>
        <w:rPr>
          <w:rFonts w:eastAsia="Calibri"/>
          <w:b/>
        </w:rPr>
        <w:br w:type="page"/>
      </w:r>
    </w:p>
    <w:p w14:paraId="76008EAF" w14:textId="77777777" w:rsidR="001D105C" w:rsidRPr="001D105C" w:rsidRDefault="001D105C" w:rsidP="008B2481">
      <w:pPr>
        <w:pStyle w:val="ListParagraph"/>
        <w:numPr>
          <w:ilvl w:val="0"/>
          <w:numId w:val="2"/>
        </w:numPr>
        <w:tabs>
          <w:tab w:val="clear" w:pos="360"/>
        </w:tabs>
        <w:spacing w:before="120" w:after="60"/>
        <w:ind w:right="43"/>
        <w:contextualSpacing w:val="0"/>
        <w:outlineLvl w:val="0"/>
        <w:rPr>
          <w:rFonts w:eastAsia="Calibri"/>
          <w:b/>
        </w:rPr>
      </w:pPr>
      <w:r w:rsidRPr="001D105C">
        <w:rPr>
          <w:rFonts w:eastAsia="Calibri"/>
          <w:b/>
        </w:rPr>
        <w:t xml:space="preserve"> </w:t>
      </w:r>
      <w:bookmarkStart w:id="222" w:name="_Toc384987400"/>
      <w:bookmarkStart w:id="223" w:name="_Toc16842086"/>
      <w:bookmarkEnd w:id="221"/>
      <w:r w:rsidRPr="001D105C">
        <w:rPr>
          <w:rFonts w:eastAsia="Calibri"/>
          <w:b/>
        </w:rPr>
        <w:t>YÊU CẦU MỨC CAO</w:t>
      </w:r>
      <w:bookmarkEnd w:id="222"/>
      <w:bookmarkEnd w:id="223"/>
    </w:p>
    <w:p w14:paraId="0E6EB8DA" w14:textId="77777777"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24" w:name="_Toc384987401"/>
      <w:bookmarkStart w:id="225" w:name="_Toc360108589"/>
      <w:bookmarkStart w:id="226" w:name="_Toc16842087"/>
      <w:r w:rsidRPr="001D105C">
        <w:rPr>
          <w:rFonts w:eastAsia="Calibri"/>
          <w:b/>
        </w:rPr>
        <w:t>Mô tả tổng quan</w:t>
      </w:r>
      <w:bookmarkEnd w:id="224"/>
      <w:bookmarkEnd w:id="226"/>
      <w:r w:rsidRPr="001D105C">
        <w:rPr>
          <w:rFonts w:eastAsia="Calibri"/>
          <w:b/>
        </w:rPr>
        <w:t xml:space="preserve"> </w:t>
      </w:r>
      <w:bookmarkEnd w:id="225"/>
    </w:p>
    <w:p w14:paraId="48B63E9D" w14:textId="77777777" w:rsidR="001D105C" w:rsidRDefault="00280095" w:rsidP="001D105C">
      <w:pPr>
        <w:spacing w:line="360" w:lineRule="auto"/>
        <w:ind w:left="630"/>
      </w:pPr>
      <w:r>
        <w:t>Xây dựng ứng dụng cho phép Nghiệp vụ điều chỉnh (Thêm/ sửa/ xóa) các bảng dữ liệu tham số</w:t>
      </w:r>
      <w:r w:rsidR="008D515C">
        <w:t>, bảng dữ liệu bổ sung và một số bảng DIM, FCT có sẵn trên BI.</w:t>
      </w:r>
      <w:r w:rsidR="001535D2">
        <w:t xml:space="preserve"> </w:t>
      </w:r>
    </w:p>
    <w:p w14:paraId="128CE873" w14:textId="77777777"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27" w:name="_Toc360108590"/>
      <w:bookmarkStart w:id="228" w:name="_Toc384987402"/>
      <w:bookmarkStart w:id="229" w:name="_Toc16842088"/>
      <w:r w:rsidRPr="001D105C">
        <w:rPr>
          <w:rFonts w:eastAsia="Calibri"/>
          <w:b/>
        </w:rPr>
        <w:t xml:space="preserve">Mô hình </w:t>
      </w:r>
      <w:bookmarkEnd w:id="227"/>
      <w:r w:rsidRPr="001D105C">
        <w:rPr>
          <w:rFonts w:eastAsia="Calibri"/>
          <w:b/>
        </w:rPr>
        <w:t>các tình huống sử dụng tổng quan</w:t>
      </w:r>
      <w:bookmarkEnd w:id="228"/>
      <w:bookmarkEnd w:id="229"/>
    </w:p>
    <w:p w14:paraId="42BE4E55" w14:textId="77777777" w:rsid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30" w:name="_Toc384987403"/>
      <w:bookmarkStart w:id="231" w:name="_Toc16842089"/>
      <w:r w:rsidRPr="001D105C">
        <w:rPr>
          <w:rFonts w:ascii="Times New Roman" w:eastAsia="Times New Roman" w:hAnsi="Times New Roman" w:cs="Times New Roman"/>
        </w:rPr>
        <w:t>Sơ đồ</w:t>
      </w:r>
      <w:bookmarkEnd w:id="230"/>
      <w:bookmarkEnd w:id="231"/>
      <w:r w:rsidRPr="001D105C">
        <w:rPr>
          <w:rFonts w:ascii="Times New Roman" w:eastAsia="Times New Roman" w:hAnsi="Times New Roman" w:cs="Times New Roman"/>
        </w:rPr>
        <w:t xml:space="preserve"> </w:t>
      </w:r>
    </w:p>
    <w:p w14:paraId="19CFE275" w14:textId="77777777" w:rsidR="001D105C" w:rsidRDefault="002D4569" w:rsidP="00294747">
      <w:pPr>
        <w:rPr>
          <w:rStyle w:val="Heading3Char"/>
        </w:rPr>
      </w:pPr>
      <w:r>
        <w:object w:dxaOrig="13504" w:dyaOrig="12303" w14:anchorId="7D7D33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25.5pt" o:ole="">
            <v:imagedata r:id="rId10" o:title=""/>
          </v:shape>
          <o:OLEObject Type="Embed" ProgID="Visio.Drawing.11" ShapeID="_x0000_i1025" DrawAspect="Content" ObjectID="_1627457846" r:id="rId11"/>
        </w:object>
      </w:r>
    </w:p>
    <w:p w14:paraId="572F523B" w14:textId="77777777" w:rsidR="00294747" w:rsidRPr="00294747" w:rsidRDefault="00294747" w:rsidP="00294747">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32" w:name="_Toc16842090"/>
      <w:r w:rsidRPr="00294747">
        <w:rPr>
          <w:rFonts w:ascii="Times New Roman" w:eastAsia="Times New Roman" w:hAnsi="Times New Roman" w:cs="Times New Roman"/>
          <w:bCs w:val="0"/>
        </w:rPr>
        <w:t>Mô tả các đối tượng (object description)</w:t>
      </w:r>
      <w:bookmarkEnd w:id="232"/>
    </w:p>
    <w:tbl>
      <w:tblPr>
        <w:tblStyle w:val="LightList-Accent11"/>
        <w:tblW w:w="9000"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0"/>
        <w:gridCol w:w="2700"/>
        <w:gridCol w:w="5760"/>
      </w:tblGrid>
      <w:tr w:rsidR="001D105C" w:rsidRPr="00294747" w14:paraId="53076D2A" w14:textId="77777777" w:rsidTr="0029474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0" w:type="dxa"/>
          </w:tcPr>
          <w:p w14:paraId="4D729652" w14:textId="77777777" w:rsidR="001D105C" w:rsidRPr="00294747" w:rsidRDefault="001D105C" w:rsidP="00294747">
            <w:pPr>
              <w:spacing w:line="276" w:lineRule="auto"/>
              <w:ind w:left="-142" w:right="-115"/>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right w:val="none" w:sz="0" w:space="0" w:color="auto"/>
            </w:tcBorders>
          </w:tcPr>
          <w:p w14:paraId="3FFDAF6A" w14:textId="77777777" w:rsidR="001D105C" w:rsidRPr="00294747" w:rsidRDefault="001D105C" w:rsidP="00294747">
            <w:pPr>
              <w:spacing w:line="276" w:lineRule="auto"/>
              <w:ind w:left="-142"/>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 xml:space="preserve">Tên đối tượng </w:t>
            </w:r>
          </w:p>
        </w:tc>
        <w:tc>
          <w:tcPr>
            <w:cnfStyle w:val="000100000000" w:firstRow="0" w:lastRow="0" w:firstColumn="0" w:lastColumn="1" w:oddVBand="0" w:evenVBand="0" w:oddHBand="0" w:evenHBand="0" w:firstRowFirstColumn="0" w:firstRowLastColumn="0" w:lastRowFirstColumn="0" w:lastRowLastColumn="0"/>
            <w:tcW w:w="5760" w:type="dxa"/>
          </w:tcPr>
          <w:p w14:paraId="023F575E" w14:textId="77777777" w:rsidR="001D105C" w:rsidRPr="00294747" w:rsidRDefault="001D105C" w:rsidP="00294747">
            <w:pPr>
              <w:spacing w:line="276" w:lineRule="auto"/>
              <w:ind w:left="-142" w:right="-86"/>
              <w:jc w:val="center"/>
              <w:rPr>
                <w:rFonts w:ascii="Times New Roman" w:eastAsia="Times New Roman" w:hAnsi="Times New Roman" w:cs="Times New Roman"/>
                <w:bCs w:val="0"/>
                <w:sz w:val="24"/>
                <w:szCs w:val="24"/>
                <w:lang w:val="en-GB"/>
              </w:rPr>
            </w:pPr>
            <w:r w:rsidRPr="00294747">
              <w:rPr>
                <w:rFonts w:ascii="Times New Roman" w:eastAsia="Times New Roman" w:hAnsi="Times New Roman" w:cs="Times New Roman"/>
                <w:sz w:val="24"/>
                <w:szCs w:val="24"/>
                <w:lang w:val="en-GB"/>
              </w:rPr>
              <w:t xml:space="preserve">Mô tả đối tượng </w:t>
            </w:r>
          </w:p>
        </w:tc>
      </w:tr>
      <w:tr w:rsidR="001D105C" w:rsidRPr="00294747" w14:paraId="78EAB9D2" w14:textId="77777777" w:rsidTr="00294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none" w:sz="0" w:space="0" w:color="auto"/>
              <w:left w:val="none" w:sz="0" w:space="0" w:color="auto"/>
              <w:bottom w:val="none" w:sz="0" w:space="0" w:color="auto"/>
            </w:tcBorders>
          </w:tcPr>
          <w:p w14:paraId="5EF3D10E" w14:textId="77777777" w:rsidR="001D105C" w:rsidRPr="00294747" w:rsidRDefault="001D105C" w:rsidP="00294747">
            <w:pPr>
              <w:ind w:left="-142" w:right="-115"/>
              <w:jc w:val="center"/>
              <w:rPr>
                <w:rFonts w:ascii="Times New Roman" w:eastAsia="Times New Roman" w:hAnsi="Times New Roman" w:cs="Times New Roman"/>
                <w:bCs w:val="0"/>
                <w:color w:val="000000"/>
                <w:sz w:val="24"/>
                <w:szCs w:val="24"/>
                <w:lang w:val="en-GB"/>
              </w:rPr>
            </w:pPr>
            <w:r w:rsidRPr="00294747">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bottom w:val="none" w:sz="0" w:space="0" w:color="auto"/>
              <w:right w:val="none" w:sz="0" w:space="0" w:color="auto"/>
            </w:tcBorders>
          </w:tcPr>
          <w:p w14:paraId="4AA7ED09" w14:textId="77777777"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DTM</w:t>
            </w:r>
          </w:p>
        </w:tc>
        <w:tc>
          <w:tcPr>
            <w:cnfStyle w:val="000100000000" w:firstRow="0" w:lastRow="0" w:firstColumn="0" w:lastColumn="1" w:oddVBand="0" w:evenVBand="0" w:oddHBand="0" w:evenHBand="0" w:firstRowFirstColumn="0" w:firstRowLastColumn="0" w:lastRowFirstColumn="0" w:lastRowLastColumn="0"/>
            <w:tcW w:w="5760" w:type="dxa"/>
            <w:tcBorders>
              <w:top w:val="none" w:sz="0" w:space="0" w:color="auto"/>
              <w:bottom w:val="none" w:sz="0" w:space="0" w:color="auto"/>
              <w:right w:val="none" w:sz="0" w:space="0" w:color="auto"/>
            </w:tcBorders>
          </w:tcPr>
          <w:p w14:paraId="273D6224" w14:textId="77777777" w:rsidR="001D105C" w:rsidRPr="00294747" w:rsidRDefault="008D1E35" w:rsidP="008D1E35">
            <w:pPr>
              <w:ind w:right="245"/>
              <w:jc w:val="both"/>
              <w:rPr>
                <w:rFonts w:ascii="Times New Roman" w:eastAsia="Times New Roman" w:hAnsi="Times New Roman" w:cs="Times New Roman"/>
                <w:bCs w:val="0"/>
                <w:color w:val="000000"/>
                <w:sz w:val="24"/>
                <w:szCs w:val="24"/>
                <w:lang w:val="en-GB"/>
              </w:rPr>
            </w:pPr>
            <w:r>
              <w:rPr>
                <w:rFonts w:ascii="Times New Roman" w:eastAsia="Times New Roman" w:hAnsi="Times New Roman" w:cs="Times New Roman"/>
                <w:bCs w:val="0"/>
                <w:color w:val="000000"/>
                <w:sz w:val="24"/>
                <w:szCs w:val="24"/>
                <w:lang w:val="en-GB"/>
              </w:rPr>
              <w:t xml:space="preserve">Thuộc BI: </w:t>
            </w:r>
            <w:r w:rsidR="00294747" w:rsidRPr="00294747">
              <w:rPr>
                <w:rFonts w:ascii="Times New Roman" w:eastAsia="Times New Roman" w:hAnsi="Times New Roman" w:cs="Times New Roman"/>
                <w:bCs w:val="0"/>
                <w:color w:val="000000"/>
                <w:sz w:val="24"/>
                <w:szCs w:val="24"/>
                <w:lang w:val="en-GB"/>
              </w:rPr>
              <w:t>Lấy dữ liệu từ DWH lên Schema riêng SB_Basel2</w:t>
            </w:r>
          </w:p>
        </w:tc>
      </w:tr>
      <w:tr w:rsidR="001D105C" w:rsidRPr="00294747" w14:paraId="1FBF3B50" w14:textId="77777777" w:rsidTr="002947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FE796B6" w14:textId="77777777" w:rsidR="001D105C" w:rsidRPr="00294747" w:rsidRDefault="001D105C" w:rsidP="00294747">
            <w:pPr>
              <w:ind w:left="-142" w:right="-115"/>
              <w:jc w:val="center"/>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700" w:type="dxa"/>
            <w:tcBorders>
              <w:left w:val="none" w:sz="0" w:space="0" w:color="auto"/>
              <w:right w:val="none" w:sz="0" w:space="0" w:color="auto"/>
            </w:tcBorders>
          </w:tcPr>
          <w:p w14:paraId="528DB3D6" w14:textId="77777777"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Tool Điều chỉnh</w:t>
            </w:r>
          </w:p>
        </w:tc>
        <w:tc>
          <w:tcPr>
            <w:cnfStyle w:val="000100000000" w:firstRow="0" w:lastRow="0" w:firstColumn="0" w:lastColumn="1" w:oddVBand="0" w:evenVBand="0" w:oddHBand="0" w:evenHBand="0" w:firstRowFirstColumn="0" w:firstRowLastColumn="0" w:lastRowFirstColumn="0" w:lastRowLastColumn="0"/>
            <w:tcW w:w="5760" w:type="dxa"/>
          </w:tcPr>
          <w:p w14:paraId="2138EBEA" w14:textId="77777777" w:rsidR="001D105C" w:rsidRPr="00294747" w:rsidRDefault="00294747" w:rsidP="00294747">
            <w:pPr>
              <w:ind w:right="245"/>
              <w:jc w:val="both"/>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Hệ thống ứng dụng cung cấp công cụ cho phép người dùng cập nhật dữ liệu thủ công cho hệ thống Basel2</w:t>
            </w:r>
          </w:p>
        </w:tc>
      </w:tr>
      <w:tr w:rsidR="00294747" w:rsidRPr="00294747" w14:paraId="7BF2B245" w14:textId="77777777" w:rsidTr="0029474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none" w:sz="0" w:space="0" w:color="auto"/>
              <w:left w:val="none" w:sz="0" w:space="0" w:color="auto"/>
              <w:bottom w:val="none" w:sz="0" w:space="0" w:color="auto"/>
            </w:tcBorders>
          </w:tcPr>
          <w:p w14:paraId="06533499" w14:textId="77777777" w:rsidR="00294747" w:rsidRPr="00294747" w:rsidRDefault="00294747" w:rsidP="00294747">
            <w:pPr>
              <w:spacing w:line="276" w:lineRule="auto"/>
              <w:ind w:left="-142" w:right="-115"/>
              <w:jc w:val="center"/>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3</w:t>
            </w:r>
          </w:p>
        </w:tc>
        <w:tc>
          <w:tcPr>
            <w:cnfStyle w:val="000010000000" w:firstRow="0" w:lastRow="0" w:firstColumn="0" w:lastColumn="0" w:oddVBand="1" w:evenVBand="0" w:oddHBand="0" w:evenHBand="0" w:firstRowFirstColumn="0" w:firstRowLastColumn="0" w:lastRowFirstColumn="0" w:lastRowLastColumn="0"/>
            <w:tcW w:w="2700" w:type="dxa"/>
            <w:tcBorders>
              <w:top w:val="none" w:sz="0" w:space="0" w:color="auto"/>
              <w:left w:val="none" w:sz="0" w:space="0" w:color="auto"/>
              <w:bottom w:val="none" w:sz="0" w:space="0" w:color="auto"/>
              <w:right w:val="none" w:sz="0" w:space="0" w:color="auto"/>
            </w:tcBorders>
          </w:tcPr>
          <w:p w14:paraId="41157E77" w14:textId="77777777" w:rsidR="00294747" w:rsidRPr="00294747" w:rsidRDefault="00294747" w:rsidP="00294747">
            <w:pPr>
              <w:spacing w:line="276" w:lineRule="auto"/>
              <w:ind w:right="245"/>
              <w:rPr>
                <w:rFonts w:ascii="Times New Roman" w:eastAsia="Times New Roman" w:hAnsi="Times New Roman" w:cs="Times New Roman"/>
                <w:color w:val="000000"/>
                <w:sz w:val="24"/>
                <w:szCs w:val="24"/>
                <w:lang w:val="en-GB"/>
              </w:rPr>
            </w:pPr>
            <w:r w:rsidRPr="00294747">
              <w:rPr>
                <w:rFonts w:ascii="Times New Roman" w:eastAsia="Times New Roman" w:hAnsi="Times New Roman" w:cs="Times New Roman"/>
                <w:color w:val="000000"/>
                <w:sz w:val="24"/>
                <w:szCs w:val="24"/>
                <w:lang w:val="en-GB"/>
              </w:rPr>
              <w:t>View Báo cáo</w:t>
            </w:r>
          </w:p>
        </w:tc>
        <w:tc>
          <w:tcPr>
            <w:cnfStyle w:val="000100000000" w:firstRow="0" w:lastRow="0" w:firstColumn="0" w:lastColumn="1" w:oddVBand="0" w:evenVBand="0" w:oddHBand="0" w:evenHBand="0" w:firstRowFirstColumn="0" w:firstRowLastColumn="0" w:lastRowFirstColumn="0" w:lastRowLastColumn="0"/>
            <w:tcW w:w="5760" w:type="dxa"/>
            <w:tcBorders>
              <w:top w:val="none" w:sz="0" w:space="0" w:color="auto"/>
              <w:bottom w:val="none" w:sz="0" w:space="0" w:color="auto"/>
              <w:right w:val="none" w:sz="0" w:space="0" w:color="auto"/>
            </w:tcBorders>
          </w:tcPr>
          <w:p w14:paraId="70A16D80" w14:textId="77777777" w:rsidR="00294747" w:rsidRPr="00294747" w:rsidRDefault="008D1E35" w:rsidP="008D1E35">
            <w:pPr>
              <w:spacing w:line="276" w:lineRule="auto"/>
              <w:ind w:right="245"/>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 xml:space="preserve">Thuộc BI: Hệ thống </w:t>
            </w:r>
            <w:r w:rsidR="00294747" w:rsidRPr="00294747">
              <w:rPr>
                <w:rFonts w:ascii="Times New Roman" w:eastAsia="Times New Roman" w:hAnsi="Times New Roman" w:cs="Times New Roman"/>
                <w:color w:val="000000"/>
                <w:sz w:val="24"/>
                <w:szCs w:val="24"/>
                <w:lang w:val="en-GB"/>
              </w:rPr>
              <w:t>hiển thị các báo cáo phục vụ Basel2</w:t>
            </w:r>
          </w:p>
        </w:tc>
      </w:tr>
    </w:tbl>
    <w:p w14:paraId="28ADFB20" w14:textId="77777777" w:rsidR="001D105C" w:rsidRPr="001D105C" w:rsidRDefault="001D105C" w:rsidP="001D105C">
      <w:pPr>
        <w:ind w:left="-142"/>
        <w:rPr>
          <w:rFonts w:eastAsia="Times New Roman"/>
          <w:b/>
          <w:bCs/>
          <w:color w:val="365F91"/>
          <w:lang w:val="en-GB"/>
        </w:rPr>
      </w:pPr>
    </w:p>
    <w:p w14:paraId="3587D06B" w14:textId="77777777" w:rsid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33" w:name="_Toc360108591"/>
      <w:bookmarkStart w:id="234" w:name="_Toc384987405"/>
      <w:bookmarkStart w:id="235" w:name="_Toc16842091"/>
      <w:r w:rsidRPr="001D105C">
        <w:rPr>
          <w:rFonts w:eastAsia="Calibri"/>
          <w:b/>
        </w:rPr>
        <w:t>Lưu đồ</w:t>
      </w:r>
      <w:bookmarkEnd w:id="233"/>
      <w:bookmarkEnd w:id="234"/>
      <w:bookmarkEnd w:id="235"/>
    </w:p>
    <w:p w14:paraId="365371E3" w14:textId="77777777" w:rsidR="00B04DB7" w:rsidRPr="00294747" w:rsidRDefault="00B04DB7" w:rsidP="00B04DB7">
      <w:pPr>
        <w:pStyle w:val="ListParagraph"/>
        <w:numPr>
          <w:ilvl w:val="0"/>
          <w:numId w:val="48"/>
        </w:numPr>
      </w:pPr>
      <w:r w:rsidRPr="00B04DB7">
        <w:t xml:space="preserve"> </w:t>
      </w:r>
      <w:r>
        <w:t>Lưu đồ lưu điều chỉnh đối với bảng tham số</w:t>
      </w:r>
    </w:p>
    <w:p w14:paraId="3A44E336" w14:textId="77777777" w:rsidR="00294747" w:rsidRDefault="00294747" w:rsidP="00294747"/>
    <w:p w14:paraId="7FCD6EF9" w14:textId="77777777" w:rsidR="00294747" w:rsidRPr="00294747" w:rsidRDefault="00294747" w:rsidP="00294747">
      <w:pPr>
        <w:rPr>
          <w:rFonts w:eastAsia="Calibri"/>
          <w:b/>
        </w:rPr>
      </w:pPr>
      <w:r>
        <w:object w:dxaOrig="9354" w:dyaOrig="1337" w14:anchorId="473A0E07">
          <v:shape id="_x0000_i1026" type="#_x0000_t75" style="width:468.3pt;height:66.8pt" o:ole="">
            <v:imagedata r:id="rId12" o:title=""/>
          </v:shape>
          <o:OLEObject Type="Embed" ProgID="Visio.Drawing.11" ShapeID="_x0000_i1026" DrawAspect="Content" ObjectID="_1627457847" r:id="rId13"/>
        </w:object>
      </w:r>
    </w:p>
    <w:p w14:paraId="072736EE" w14:textId="77777777" w:rsidR="00B57557" w:rsidRPr="00294747" w:rsidRDefault="00B57557" w:rsidP="00B57557">
      <w:pPr>
        <w:pStyle w:val="ListParagraph"/>
        <w:numPr>
          <w:ilvl w:val="0"/>
          <w:numId w:val="48"/>
        </w:numPr>
      </w:pPr>
      <w:bookmarkStart w:id="236" w:name="_Toc384987406"/>
      <w:r>
        <w:t>Lưu đồ lưu điều chỉnh đối với bảng RAW</w:t>
      </w:r>
    </w:p>
    <w:p w14:paraId="0672EE4E" w14:textId="77777777" w:rsidR="00CB1A1B" w:rsidRDefault="00B57557" w:rsidP="00B57557">
      <w:pPr>
        <w:rPr>
          <w:rFonts w:eastAsia="Calibri"/>
          <w:b/>
        </w:rPr>
      </w:pPr>
      <w:r>
        <w:object w:dxaOrig="12684" w:dyaOrig="2598" w14:anchorId="1938FD6F">
          <v:shape id="_x0000_i1027" type="#_x0000_t75" style="width:467.7pt;height:95.35pt" o:ole="">
            <v:imagedata r:id="rId14" o:title=""/>
          </v:shape>
          <o:OLEObject Type="Embed" ProgID="Visio.Drawing.11" ShapeID="_x0000_i1027" DrawAspect="Content" ObjectID="_1627457848" r:id="rId15"/>
        </w:object>
      </w:r>
    </w:p>
    <w:p w14:paraId="022CCF67" w14:textId="77777777"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37" w:name="_Toc16842092"/>
      <w:r w:rsidRPr="001D105C">
        <w:rPr>
          <w:rFonts w:eastAsia="Calibri"/>
          <w:b/>
        </w:rPr>
        <w:t>Chức năng và tác nhân (Use Case &amp; Actor)</w:t>
      </w:r>
      <w:bookmarkEnd w:id="236"/>
      <w:bookmarkEnd w:id="237"/>
    </w:p>
    <w:p w14:paraId="0C1D4437" w14:textId="77777777" w:rsid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38" w:name="_Toc360108593"/>
      <w:bookmarkStart w:id="239" w:name="_Toc384987407"/>
      <w:bookmarkStart w:id="240" w:name="_Toc16842093"/>
      <w:r w:rsidRPr="001D105C">
        <w:rPr>
          <w:rFonts w:ascii="Times New Roman" w:eastAsia="Times New Roman" w:hAnsi="Times New Roman" w:cs="Times New Roman"/>
        </w:rPr>
        <w:t>Sơ đồ mô tả tác động của các Use case tới hệ thống</w:t>
      </w:r>
      <w:bookmarkEnd w:id="238"/>
      <w:bookmarkEnd w:id="239"/>
      <w:bookmarkEnd w:id="240"/>
    </w:p>
    <w:p w14:paraId="59CEA263" w14:textId="77777777" w:rsidR="00FB4F92" w:rsidRPr="00FB4F92" w:rsidRDefault="001852AD" w:rsidP="001C4B16">
      <w:pPr>
        <w:jc w:val="center"/>
      </w:pPr>
      <w:r>
        <w:object w:dxaOrig="6598" w:dyaOrig="5344" w14:anchorId="3A5F4B77">
          <v:shape id="_x0000_i1028" type="#_x0000_t75" style="width:330.8pt;height:267.25pt" o:ole="">
            <v:imagedata r:id="rId16" o:title=""/>
          </v:shape>
          <o:OLEObject Type="Embed" ProgID="Visio.Drawing.11" ShapeID="_x0000_i1028" DrawAspect="Content" ObjectID="_1627457849" r:id="rId17"/>
        </w:object>
      </w:r>
    </w:p>
    <w:p w14:paraId="67388778" w14:textId="77777777" w:rsidR="001D105C" w:rsidRP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41" w:name="_Toc360108594"/>
      <w:bookmarkStart w:id="242" w:name="_Toc384987408"/>
      <w:bookmarkStart w:id="243" w:name="_Toc16842094"/>
      <w:r w:rsidRPr="001D105C">
        <w:rPr>
          <w:rFonts w:ascii="Times New Roman" w:eastAsia="Times New Roman" w:hAnsi="Times New Roman" w:cs="Times New Roman"/>
        </w:rPr>
        <w:t>Mô tả các Actor</w:t>
      </w:r>
      <w:bookmarkEnd w:id="241"/>
      <w:bookmarkEnd w:id="242"/>
      <w:bookmarkEnd w:id="243"/>
    </w:p>
    <w:tbl>
      <w:tblPr>
        <w:tblStyle w:val="LightList-Accent11"/>
        <w:tblW w:w="927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880"/>
        <w:gridCol w:w="5670"/>
      </w:tblGrid>
      <w:tr w:rsidR="001D105C" w:rsidRPr="00B21220" w14:paraId="7629A42E" w14:textId="77777777" w:rsidTr="00B2122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20" w:type="dxa"/>
          </w:tcPr>
          <w:p w14:paraId="7EB1FD80" w14:textId="77777777" w:rsidR="001D105C" w:rsidRPr="00B21220" w:rsidRDefault="001D105C" w:rsidP="001D105C">
            <w:pPr>
              <w:ind w:left="-144" w:right="-144"/>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right w:val="none" w:sz="0" w:space="0" w:color="auto"/>
            </w:tcBorders>
          </w:tcPr>
          <w:p w14:paraId="0D5721D2" w14:textId="77777777" w:rsidR="001D105C" w:rsidRPr="00B21220" w:rsidRDefault="001D105C" w:rsidP="001D105C">
            <w:pPr>
              <w:ind w:right="-320"/>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Tên tác nhân</w:t>
            </w:r>
          </w:p>
        </w:tc>
        <w:tc>
          <w:tcPr>
            <w:cnfStyle w:val="000100000000" w:firstRow="0" w:lastRow="0" w:firstColumn="0" w:lastColumn="1" w:oddVBand="0" w:evenVBand="0" w:oddHBand="0" w:evenHBand="0" w:firstRowFirstColumn="0" w:firstRowLastColumn="0" w:lastRowFirstColumn="0" w:lastRowLastColumn="0"/>
            <w:tcW w:w="5670" w:type="dxa"/>
          </w:tcPr>
          <w:p w14:paraId="62B934C0" w14:textId="77777777" w:rsidR="001D105C" w:rsidRPr="00B21220" w:rsidRDefault="001D105C" w:rsidP="001D105C">
            <w:pPr>
              <w:ind w:right="-320"/>
              <w:jc w:val="center"/>
              <w:rPr>
                <w:rFonts w:ascii="Times New Roman" w:eastAsia="Times New Roman" w:hAnsi="Times New Roman" w:cs="Times New Roman"/>
                <w:bCs w:val="0"/>
                <w:sz w:val="24"/>
                <w:szCs w:val="24"/>
                <w:lang w:val="en-GB"/>
              </w:rPr>
            </w:pPr>
            <w:r w:rsidRPr="00B21220">
              <w:rPr>
                <w:rFonts w:ascii="Times New Roman" w:eastAsia="Times New Roman" w:hAnsi="Times New Roman" w:cs="Times New Roman"/>
                <w:sz w:val="24"/>
                <w:szCs w:val="24"/>
                <w:lang w:val="en-GB"/>
              </w:rPr>
              <w:t>Định nghĩa</w:t>
            </w:r>
          </w:p>
        </w:tc>
      </w:tr>
      <w:tr w:rsidR="001D105C" w:rsidRPr="00B21220" w14:paraId="641EDD61" w14:textId="77777777" w:rsidTr="00B212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368C7145" w14:textId="77777777" w:rsidR="001D105C" w:rsidRPr="00B21220" w:rsidRDefault="001D105C" w:rsidP="001D105C">
            <w:pPr>
              <w:ind w:left="-142" w:right="-320"/>
              <w:jc w:val="center"/>
              <w:rPr>
                <w:rFonts w:ascii="Times New Roman" w:eastAsia="Times New Roman" w:hAnsi="Times New Roman" w:cs="Times New Roman"/>
                <w:bCs w:val="0"/>
                <w:color w:val="000000"/>
                <w:sz w:val="24"/>
                <w:szCs w:val="24"/>
                <w:lang w:val="en-GB"/>
              </w:rPr>
            </w:pPr>
            <w:r w:rsidRPr="00B21220">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44E247F2" w14:textId="77777777" w:rsidR="001D105C" w:rsidRPr="00B21220" w:rsidRDefault="00B21220" w:rsidP="001D105C">
            <w:pPr>
              <w:ind w:right="-230"/>
              <w:rPr>
                <w:rFonts w:ascii="Times New Roman" w:eastAsia="Times New Roman" w:hAnsi="Times New Roman" w:cs="Times New Roman"/>
                <w:color w:val="000000"/>
                <w:sz w:val="24"/>
                <w:szCs w:val="24"/>
                <w:lang w:val="en-GB"/>
              </w:rPr>
            </w:pPr>
            <w:r w:rsidRPr="00B21220">
              <w:rPr>
                <w:rFonts w:ascii="Times New Roman" w:eastAsia="Times New Roman" w:hAnsi="Times New Roman" w:cs="Times New Roman"/>
                <w:color w:val="000000"/>
                <w:sz w:val="24"/>
                <w:szCs w:val="24"/>
                <w:lang w:val="en-GB"/>
              </w:rPr>
              <w:t>User</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14:paraId="37EEEDA0" w14:textId="77777777" w:rsidR="001D105C" w:rsidRPr="00B21220" w:rsidRDefault="00B21220" w:rsidP="001D105C">
            <w:pPr>
              <w:ind w:right="-25"/>
              <w:jc w:val="both"/>
              <w:rPr>
                <w:rFonts w:ascii="Times New Roman" w:eastAsia="Times New Roman" w:hAnsi="Times New Roman" w:cs="Times New Roman"/>
                <w:bCs w:val="0"/>
                <w:color w:val="000000"/>
                <w:sz w:val="24"/>
                <w:szCs w:val="24"/>
              </w:rPr>
            </w:pPr>
            <w:r>
              <w:rPr>
                <w:rFonts w:ascii="Times New Roman" w:hAnsi="Times New Roman" w:cs="Times New Roman"/>
                <w:sz w:val="24"/>
                <w:szCs w:val="24"/>
              </w:rPr>
              <w:t xml:space="preserve">Người dùng </w:t>
            </w:r>
          </w:p>
        </w:tc>
      </w:tr>
      <w:tr w:rsidR="00B21220" w:rsidRPr="00B21220" w14:paraId="2E9C289A" w14:textId="77777777" w:rsidTr="00B2122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0F1FAC4E" w14:textId="77777777" w:rsidR="00B21220" w:rsidRPr="00B21220" w:rsidRDefault="00B21220" w:rsidP="001D105C">
            <w:pPr>
              <w:ind w:left="-142" w:right="-320"/>
              <w:jc w:val="center"/>
              <w:rPr>
                <w:rFonts w:ascii="Times New Roman" w:eastAsia="Times New Roman" w:hAnsi="Times New Roman" w:cs="Times New Roman"/>
                <w:color w:val="000000"/>
                <w:sz w:val="24"/>
                <w:szCs w:val="24"/>
                <w:lang w:val="en-GB"/>
              </w:rPr>
            </w:pPr>
            <w:r w:rsidRPr="00B21220">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4D21EC8D" w14:textId="77777777" w:rsidR="00B21220" w:rsidRPr="00B21220" w:rsidRDefault="008D1E35" w:rsidP="001D105C">
            <w:pPr>
              <w:ind w:right="-230"/>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BI</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14:paraId="297CAA40" w14:textId="77777777" w:rsidR="00B21220" w:rsidRPr="00B21220" w:rsidRDefault="00B21220" w:rsidP="001D105C">
            <w:pPr>
              <w:ind w:right="-25"/>
              <w:rPr>
                <w:rFonts w:ascii="Times New Roman" w:hAnsi="Times New Roman" w:cs="Times New Roman"/>
                <w:sz w:val="24"/>
                <w:szCs w:val="24"/>
              </w:rPr>
            </w:pPr>
            <w:r>
              <w:rPr>
                <w:rFonts w:ascii="Times New Roman" w:hAnsi="Times New Roman" w:cs="Times New Roman"/>
                <w:sz w:val="24"/>
                <w:szCs w:val="24"/>
              </w:rPr>
              <w:t>Hệ BI lưu trữ dữ liệu, phục vụ việc tính toán, báo cáo cho Basel2</w:t>
            </w:r>
          </w:p>
        </w:tc>
      </w:tr>
    </w:tbl>
    <w:p w14:paraId="37CE5D22" w14:textId="77777777" w:rsidR="001D105C" w:rsidRPr="001D105C" w:rsidRDefault="001D105C" w:rsidP="008B2481">
      <w:pPr>
        <w:pStyle w:val="Heading3"/>
        <w:keepLines w:val="0"/>
        <w:numPr>
          <w:ilvl w:val="1"/>
          <w:numId w:val="3"/>
        </w:numPr>
        <w:tabs>
          <w:tab w:val="clear" w:pos="1080"/>
        </w:tabs>
        <w:spacing w:before="120" w:after="60" w:line="360" w:lineRule="auto"/>
        <w:ind w:left="900" w:right="0" w:hanging="450"/>
        <w:jc w:val="left"/>
        <w:rPr>
          <w:rFonts w:ascii="Times New Roman" w:eastAsia="Times New Roman" w:hAnsi="Times New Roman" w:cs="Times New Roman"/>
        </w:rPr>
      </w:pPr>
      <w:bookmarkStart w:id="244" w:name="_Toc360108595"/>
      <w:bookmarkStart w:id="245" w:name="_Toc384987409"/>
      <w:bookmarkStart w:id="246" w:name="_Toc16842095"/>
      <w:r w:rsidRPr="001D105C">
        <w:rPr>
          <w:rFonts w:ascii="Times New Roman" w:eastAsia="Times New Roman" w:hAnsi="Times New Roman" w:cs="Times New Roman"/>
        </w:rPr>
        <w:t>Mô tả các Use case</w:t>
      </w:r>
      <w:bookmarkEnd w:id="244"/>
      <w:bookmarkEnd w:id="245"/>
      <w:bookmarkEnd w:id="246"/>
    </w:p>
    <w:tbl>
      <w:tblPr>
        <w:tblStyle w:val="LightList-Accent11"/>
        <w:tblW w:w="9270" w:type="dxa"/>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2880"/>
        <w:gridCol w:w="5670"/>
      </w:tblGrid>
      <w:tr w:rsidR="001D105C" w:rsidRPr="001D105C" w14:paraId="3231A566" w14:textId="77777777" w:rsidTr="00185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2D7BC3E" w14:textId="77777777" w:rsidR="001D105C" w:rsidRPr="001D105C" w:rsidRDefault="001D105C" w:rsidP="008276EE">
            <w:pPr>
              <w:spacing w:line="276" w:lineRule="auto"/>
              <w:ind w:left="-144" w:right="-144"/>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STT</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right w:val="none" w:sz="0" w:space="0" w:color="auto"/>
            </w:tcBorders>
          </w:tcPr>
          <w:p w14:paraId="295D56AA" w14:textId="77777777" w:rsidR="001D105C" w:rsidRPr="001D105C" w:rsidRDefault="001D105C" w:rsidP="008276EE">
            <w:pPr>
              <w:spacing w:line="276" w:lineRule="auto"/>
              <w:ind w:right="-320"/>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Tên Use Case</w:t>
            </w:r>
          </w:p>
        </w:tc>
        <w:tc>
          <w:tcPr>
            <w:cnfStyle w:val="000100000000" w:firstRow="0" w:lastRow="0" w:firstColumn="0" w:lastColumn="1" w:oddVBand="0" w:evenVBand="0" w:oddHBand="0" w:evenHBand="0" w:firstRowFirstColumn="0" w:firstRowLastColumn="0" w:lastRowFirstColumn="0" w:lastRowLastColumn="0"/>
            <w:tcW w:w="5670" w:type="dxa"/>
          </w:tcPr>
          <w:p w14:paraId="7CD27DD1" w14:textId="77777777" w:rsidR="001D105C" w:rsidRPr="001D105C" w:rsidRDefault="001D105C" w:rsidP="008276EE">
            <w:pPr>
              <w:spacing w:line="276" w:lineRule="auto"/>
              <w:ind w:right="-320"/>
              <w:jc w:val="center"/>
              <w:rPr>
                <w:rFonts w:ascii="Times New Roman" w:eastAsia="Times New Roman" w:hAnsi="Times New Roman" w:cs="Times New Roman"/>
                <w:sz w:val="24"/>
                <w:szCs w:val="24"/>
                <w:lang w:val="en-GB"/>
              </w:rPr>
            </w:pPr>
            <w:r w:rsidRPr="001D105C">
              <w:rPr>
                <w:rFonts w:ascii="Times New Roman" w:eastAsia="Times New Roman" w:hAnsi="Times New Roman" w:cs="Times New Roman"/>
                <w:sz w:val="24"/>
                <w:szCs w:val="24"/>
                <w:lang w:val="en-GB"/>
              </w:rPr>
              <w:t>Định nghĩa</w:t>
            </w:r>
          </w:p>
        </w:tc>
      </w:tr>
      <w:tr w:rsidR="001D105C" w:rsidRPr="001D105C" w14:paraId="2AF0B2D6" w14:textId="77777777" w:rsidTr="0018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35A3183E" w14:textId="77777777" w:rsidR="001D105C" w:rsidRPr="001D105C" w:rsidRDefault="001D105C" w:rsidP="008276EE">
            <w:pPr>
              <w:ind w:left="-142" w:right="-320"/>
              <w:jc w:val="center"/>
              <w:rPr>
                <w:rFonts w:ascii="Times New Roman" w:eastAsia="Times New Roman" w:hAnsi="Times New Roman" w:cs="Times New Roman"/>
                <w:color w:val="000000"/>
                <w:sz w:val="24"/>
                <w:szCs w:val="24"/>
                <w:lang w:val="en-GB"/>
              </w:rPr>
            </w:pPr>
            <w:r w:rsidRPr="001D105C">
              <w:rPr>
                <w:rFonts w:ascii="Times New Roman" w:eastAsia="Times New Roman" w:hAnsi="Times New Roman" w:cs="Times New Roman"/>
                <w:color w:val="000000"/>
                <w:sz w:val="24"/>
                <w:szCs w:val="24"/>
                <w:lang w:val="en-GB"/>
              </w:rPr>
              <w:t>1</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4CE5C25D" w14:textId="77777777" w:rsidR="001D105C" w:rsidRPr="001D105C" w:rsidRDefault="001852AD" w:rsidP="008276EE">
            <w:pPr>
              <w:jc w:val="both"/>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Điều chỉnh bảng tham số</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14:paraId="255E3A56" w14:textId="77777777" w:rsidR="001D105C" w:rsidRPr="001D105C" w:rsidRDefault="001852AD" w:rsidP="008276EE">
            <w:pPr>
              <w:ind w:right="-25"/>
              <w:jc w:val="both"/>
              <w:rPr>
                <w:rFonts w:ascii="Times New Roman" w:hAnsi="Times New Roman" w:cs="Times New Roman"/>
                <w:sz w:val="24"/>
                <w:szCs w:val="24"/>
              </w:rPr>
            </w:pPr>
            <w:r>
              <w:rPr>
                <w:rFonts w:ascii="Times New Roman" w:hAnsi="Times New Roman" w:cs="Times New Roman"/>
                <w:sz w:val="24"/>
                <w:szCs w:val="24"/>
              </w:rPr>
              <w:t>Cho phép</w:t>
            </w:r>
            <w:r w:rsidR="007C1558">
              <w:rPr>
                <w:rFonts w:ascii="Times New Roman" w:hAnsi="Times New Roman" w:cs="Times New Roman"/>
                <w:sz w:val="24"/>
                <w:szCs w:val="24"/>
              </w:rPr>
              <w:t xml:space="preserve"> nhập liệu thủ công và</w:t>
            </w:r>
            <w:r>
              <w:rPr>
                <w:rFonts w:ascii="Times New Roman" w:hAnsi="Times New Roman" w:cs="Times New Roman"/>
                <w:sz w:val="24"/>
                <w:szCs w:val="24"/>
              </w:rPr>
              <w:t xml:space="preserve"> điều chỉnh dữ liệu các bảng </w:t>
            </w:r>
            <w:r w:rsidR="007C1558">
              <w:rPr>
                <w:rFonts w:ascii="Times New Roman" w:hAnsi="Times New Roman" w:cs="Times New Roman"/>
                <w:sz w:val="24"/>
                <w:szCs w:val="24"/>
              </w:rPr>
              <w:t>t</w:t>
            </w:r>
            <w:r>
              <w:rPr>
                <w:rFonts w:ascii="Times New Roman" w:hAnsi="Times New Roman" w:cs="Times New Roman"/>
                <w:sz w:val="24"/>
                <w:szCs w:val="24"/>
              </w:rPr>
              <w:t>ham số và</w:t>
            </w:r>
            <w:r w:rsidR="007C1558">
              <w:rPr>
                <w:rFonts w:ascii="Times New Roman" w:hAnsi="Times New Roman" w:cs="Times New Roman"/>
                <w:sz w:val="24"/>
                <w:szCs w:val="24"/>
              </w:rPr>
              <w:t xml:space="preserve"> </w:t>
            </w:r>
            <w:r>
              <w:rPr>
                <w:rFonts w:ascii="Times New Roman" w:hAnsi="Times New Roman" w:cs="Times New Roman"/>
                <w:sz w:val="24"/>
                <w:szCs w:val="24"/>
              </w:rPr>
              <w:t>bảng dữ liệu bổ sung cho Basel 2</w:t>
            </w:r>
            <w:r w:rsidR="007C1558">
              <w:rPr>
                <w:rFonts w:ascii="Times New Roman" w:hAnsi="Times New Roman" w:cs="Times New Roman"/>
                <w:sz w:val="24"/>
                <w:szCs w:val="24"/>
              </w:rPr>
              <w:t>.</w:t>
            </w:r>
          </w:p>
        </w:tc>
      </w:tr>
      <w:tr w:rsidR="001D105C" w:rsidRPr="001D105C" w14:paraId="3481A7BB" w14:textId="77777777" w:rsidTr="001852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F097B0E" w14:textId="77777777" w:rsidR="001D105C" w:rsidRPr="001D105C" w:rsidRDefault="00B21220" w:rsidP="008276EE">
            <w:pPr>
              <w:ind w:left="-142" w:right="-320"/>
              <w:jc w:val="cente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2880" w:type="dxa"/>
            <w:tcBorders>
              <w:left w:val="none" w:sz="0" w:space="0" w:color="auto"/>
              <w:right w:val="none" w:sz="0" w:space="0" w:color="auto"/>
            </w:tcBorders>
          </w:tcPr>
          <w:p w14:paraId="59C2B495" w14:textId="77777777" w:rsidR="001D105C" w:rsidRPr="001D105C" w:rsidRDefault="001852AD" w:rsidP="008276EE">
            <w:pPr>
              <w:rPr>
                <w:rFonts w:ascii="Times New Roman" w:eastAsia="Times New Roman" w:hAnsi="Times New Roman" w:cs="Times New Roman"/>
                <w:color w:val="000000"/>
                <w:sz w:val="24"/>
                <w:szCs w:val="24"/>
                <w:lang w:val="en-GB"/>
              </w:rPr>
            </w:pPr>
            <w:r>
              <w:rPr>
                <w:rFonts w:ascii="Times New Roman" w:eastAsia="Times New Roman" w:hAnsi="Times New Roman" w:cs="Times New Roman"/>
                <w:color w:val="000000"/>
                <w:sz w:val="24"/>
                <w:szCs w:val="24"/>
                <w:lang w:val="en-GB"/>
              </w:rPr>
              <w:t>Điều chỉnh bảng RawData</w:t>
            </w:r>
          </w:p>
        </w:tc>
        <w:tc>
          <w:tcPr>
            <w:cnfStyle w:val="000100000000" w:firstRow="0" w:lastRow="0" w:firstColumn="0" w:lastColumn="1" w:oddVBand="0" w:evenVBand="0" w:oddHBand="0" w:evenHBand="0" w:firstRowFirstColumn="0" w:firstRowLastColumn="0" w:lastRowFirstColumn="0" w:lastRowLastColumn="0"/>
            <w:tcW w:w="5670" w:type="dxa"/>
          </w:tcPr>
          <w:p w14:paraId="1D969292" w14:textId="77777777" w:rsidR="001D105C" w:rsidRPr="001D105C" w:rsidRDefault="001852AD" w:rsidP="008276EE">
            <w:pPr>
              <w:ind w:right="-25"/>
              <w:jc w:val="both"/>
              <w:rPr>
                <w:rFonts w:ascii="Times New Roman" w:hAnsi="Times New Roman" w:cs="Times New Roman"/>
                <w:sz w:val="24"/>
                <w:szCs w:val="24"/>
              </w:rPr>
            </w:pPr>
            <w:r>
              <w:rPr>
                <w:rFonts w:ascii="Times New Roman" w:hAnsi="Times New Roman" w:cs="Times New Roman"/>
                <w:sz w:val="24"/>
                <w:szCs w:val="24"/>
              </w:rPr>
              <w:t xml:space="preserve">Cho phép điều chỉnh (Thêm/ sửa/ xóa) dữ liệu của các bảng RawData (Dữ liệu từ BI) phục vụ việc tính toán các chỉ số Basel 2 cho phù hợp. Đảm bảo nguyên tắc không làm ảnh hưởng dữ liệu gốc ở RawData, chỉ thực hiện lưu vết điều chỉnh, thay đổi trên </w:t>
            </w:r>
            <w:r w:rsidR="007908E2">
              <w:rPr>
                <w:rFonts w:ascii="Times New Roman" w:hAnsi="Times New Roman" w:cs="Times New Roman"/>
                <w:sz w:val="24"/>
                <w:szCs w:val="24"/>
              </w:rPr>
              <w:t xml:space="preserve">bảng </w:t>
            </w:r>
            <w:r>
              <w:rPr>
                <w:rFonts w:ascii="Times New Roman" w:hAnsi="Times New Roman" w:cs="Times New Roman"/>
                <w:sz w:val="24"/>
                <w:szCs w:val="24"/>
              </w:rPr>
              <w:t>ADJ</w:t>
            </w:r>
            <w:r w:rsidR="007908E2">
              <w:rPr>
                <w:rFonts w:ascii="Times New Roman" w:hAnsi="Times New Roman" w:cs="Times New Roman"/>
                <w:sz w:val="24"/>
                <w:szCs w:val="24"/>
              </w:rPr>
              <w:t xml:space="preserve"> tương ứng.</w:t>
            </w:r>
          </w:p>
        </w:tc>
      </w:tr>
      <w:tr w:rsidR="001852AD" w:rsidRPr="001D105C" w14:paraId="46B54EDA" w14:textId="77777777" w:rsidTr="001852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6D0C8FB7" w14:textId="77777777" w:rsidR="001852AD" w:rsidRPr="001852AD" w:rsidRDefault="001852AD" w:rsidP="008276EE">
            <w:pPr>
              <w:ind w:left="-142" w:right="-320"/>
              <w:jc w:val="center"/>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3</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15F25712" w14:textId="77777777" w:rsidR="001852AD" w:rsidRPr="001852AD" w:rsidRDefault="001852AD" w:rsidP="008276EE">
            <w:pPr>
              <w:rPr>
                <w:rFonts w:ascii="Times New Roman" w:eastAsia="Times New Roman" w:hAnsi="Times New Roman" w:cs="Times New Roman"/>
                <w:bCs/>
                <w:color w:val="000000"/>
                <w:sz w:val="24"/>
                <w:szCs w:val="24"/>
                <w:lang w:val="en-GB"/>
              </w:rPr>
            </w:pPr>
            <w:r w:rsidRPr="001852AD">
              <w:rPr>
                <w:rFonts w:ascii="Times New Roman" w:eastAsia="Times New Roman" w:hAnsi="Times New Roman" w:cs="Times New Roman"/>
                <w:bCs/>
                <w:color w:val="000000"/>
                <w:sz w:val="24"/>
                <w:szCs w:val="24"/>
                <w:lang w:val="en-GB"/>
              </w:rPr>
              <w:t>Lịch sử điều chỉnh</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14:paraId="0D02FD1F" w14:textId="77777777" w:rsidR="001852AD" w:rsidRPr="001D105C" w:rsidRDefault="00A564A5" w:rsidP="00A564A5">
            <w:pPr>
              <w:ind w:right="-25"/>
              <w:jc w:val="both"/>
            </w:pPr>
            <w:r w:rsidRPr="00A564A5">
              <w:rPr>
                <w:rFonts w:ascii="Times New Roman" w:hAnsi="Times New Roman" w:cs="Times New Roman"/>
                <w:sz w:val="24"/>
                <w:szCs w:val="24"/>
              </w:rPr>
              <w:t>Cho phép người dùng tra cứu toàn bộ thông tin lịch sử điều chỉnh bảng tham số trên hệ thống</w:t>
            </w:r>
          </w:p>
        </w:tc>
      </w:tr>
      <w:tr w:rsidR="001852AD" w:rsidRPr="001D105C" w14:paraId="1DD53E93" w14:textId="77777777" w:rsidTr="001852A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Borders>
              <w:top w:val="none" w:sz="0" w:space="0" w:color="auto"/>
              <w:left w:val="none" w:sz="0" w:space="0" w:color="auto"/>
              <w:bottom w:val="none" w:sz="0" w:space="0" w:color="auto"/>
            </w:tcBorders>
          </w:tcPr>
          <w:p w14:paraId="349ECAB3" w14:textId="77777777" w:rsidR="001852AD" w:rsidRPr="001852AD" w:rsidRDefault="001852AD" w:rsidP="008276EE">
            <w:pPr>
              <w:spacing w:line="276" w:lineRule="auto"/>
              <w:ind w:left="-142" w:right="-320"/>
              <w:jc w:val="center"/>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4</w:t>
            </w:r>
          </w:p>
        </w:tc>
        <w:tc>
          <w:tcPr>
            <w:cnfStyle w:val="000010000000" w:firstRow="0" w:lastRow="0" w:firstColumn="0" w:lastColumn="0" w:oddVBand="1" w:evenVBand="0" w:oddHBand="0" w:evenHBand="0" w:firstRowFirstColumn="0" w:firstRowLastColumn="0" w:lastRowFirstColumn="0" w:lastRowLastColumn="0"/>
            <w:tcW w:w="2880" w:type="dxa"/>
            <w:tcBorders>
              <w:top w:val="none" w:sz="0" w:space="0" w:color="auto"/>
              <w:left w:val="none" w:sz="0" w:space="0" w:color="auto"/>
              <w:bottom w:val="none" w:sz="0" w:space="0" w:color="auto"/>
              <w:right w:val="none" w:sz="0" w:space="0" w:color="auto"/>
            </w:tcBorders>
          </w:tcPr>
          <w:p w14:paraId="4AD31622" w14:textId="77777777" w:rsidR="001852AD" w:rsidRPr="001852AD" w:rsidRDefault="001852AD" w:rsidP="008276EE">
            <w:pPr>
              <w:spacing w:line="276" w:lineRule="auto"/>
              <w:rPr>
                <w:rFonts w:ascii="Times New Roman" w:eastAsia="Times New Roman" w:hAnsi="Times New Roman" w:cs="Times New Roman"/>
                <w:color w:val="000000"/>
                <w:sz w:val="24"/>
                <w:szCs w:val="24"/>
                <w:lang w:val="en-GB"/>
              </w:rPr>
            </w:pPr>
            <w:r w:rsidRPr="001852AD">
              <w:rPr>
                <w:rFonts w:ascii="Times New Roman" w:eastAsia="Times New Roman" w:hAnsi="Times New Roman" w:cs="Times New Roman"/>
                <w:color w:val="000000"/>
                <w:sz w:val="24"/>
                <w:szCs w:val="24"/>
                <w:lang w:val="en-GB"/>
              </w:rPr>
              <w:t>Quản lý tài khoản</w:t>
            </w:r>
          </w:p>
        </w:tc>
        <w:tc>
          <w:tcPr>
            <w:cnfStyle w:val="000100000000" w:firstRow="0" w:lastRow="0" w:firstColumn="0" w:lastColumn="1" w:oddVBand="0" w:evenVBand="0" w:oddHBand="0" w:evenHBand="0" w:firstRowFirstColumn="0" w:firstRowLastColumn="0" w:lastRowFirstColumn="0" w:lastRowLastColumn="0"/>
            <w:tcW w:w="5670" w:type="dxa"/>
            <w:tcBorders>
              <w:top w:val="none" w:sz="0" w:space="0" w:color="auto"/>
              <w:bottom w:val="none" w:sz="0" w:space="0" w:color="auto"/>
              <w:right w:val="none" w:sz="0" w:space="0" w:color="auto"/>
            </w:tcBorders>
          </w:tcPr>
          <w:p w14:paraId="1F04FFC7" w14:textId="77777777" w:rsidR="001852AD" w:rsidRPr="001D105C" w:rsidRDefault="008276EE" w:rsidP="008276EE">
            <w:pPr>
              <w:spacing w:line="276" w:lineRule="auto"/>
              <w:ind w:right="-25"/>
            </w:pPr>
            <w:r w:rsidRPr="008276EE">
              <w:rPr>
                <w:rFonts w:ascii="Times New Roman" w:hAnsi="Times New Roman" w:cs="Times New Roman"/>
                <w:sz w:val="24"/>
                <w:szCs w:val="24"/>
              </w:rPr>
              <w:t>Phân quyền người dùng theo phân quyền chức năng trên hệ thống ứng dụng Tool Điều chỉnh</w:t>
            </w:r>
          </w:p>
        </w:tc>
      </w:tr>
    </w:tbl>
    <w:p w14:paraId="18CE599B" w14:textId="77777777" w:rsidR="001D105C" w:rsidRPr="001D105C" w:rsidRDefault="001D105C" w:rsidP="008B2481">
      <w:pPr>
        <w:pStyle w:val="ListParagraph"/>
        <w:numPr>
          <w:ilvl w:val="0"/>
          <w:numId w:val="3"/>
        </w:numPr>
        <w:tabs>
          <w:tab w:val="clear" w:pos="360"/>
        </w:tabs>
        <w:spacing w:before="120" w:after="60"/>
        <w:ind w:left="634" w:right="43" w:hanging="274"/>
        <w:contextualSpacing w:val="0"/>
        <w:outlineLvl w:val="1"/>
        <w:rPr>
          <w:rFonts w:eastAsia="Calibri"/>
          <w:b/>
        </w:rPr>
      </w:pPr>
      <w:bookmarkStart w:id="247" w:name="_Toc360108596"/>
      <w:bookmarkStart w:id="248" w:name="_Toc384987410"/>
      <w:bookmarkStart w:id="249" w:name="_Toc155610000"/>
      <w:bookmarkStart w:id="250" w:name="_Ref255054510"/>
      <w:bookmarkStart w:id="251" w:name="_Ref255054514"/>
      <w:bookmarkStart w:id="252" w:name="_Ref255291176"/>
      <w:bookmarkStart w:id="253" w:name="_Toc322091323"/>
      <w:bookmarkStart w:id="254" w:name="_Toc16842096"/>
      <w:r w:rsidRPr="001D105C">
        <w:rPr>
          <w:rFonts w:eastAsia="Calibri"/>
          <w:b/>
        </w:rPr>
        <w:t>Sự tích hợp hệ thống liên quan</w:t>
      </w:r>
      <w:bookmarkEnd w:id="247"/>
      <w:bookmarkEnd w:id="248"/>
      <w:bookmarkEnd w:id="254"/>
    </w:p>
    <w:p w14:paraId="3F505EBC" w14:textId="77777777" w:rsidR="001D105C" w:rsidRPr="001D105C" w:rsidRDefault="008367AF" w:rsidP="001D105C">
      <w:pPr>
        <w:spacing w:line="360" w:lineRule="auto"/>
        <w:ind w:left="630"/>
      </w:pPr>
      <w:proofErr w:type="gramStart"/>
      <w:r w:rsidRPr="00D52E71">
        <w:t xml:space="preserve">Hệ thống tích hợp với </w:t>
      </w:r>
      <w:r w:rsidR="00D52E71" w:rsidRPr="00D52E71">
        <w:t>Schema SB_Basel2 của BI để lưu các điều chỉnh trên các bảng ADJ tương ứng.</w:t>
      </w:r>
      <w:proofErr w:type="gramEnd"/>
    </w:p>
    <w:p w14:paraId="094F1A75" w14:textId="77777777" w:rsidR="001D105C" w:rsidRP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55" w:name="_Toc360108597"/>
      <w:bookmarkStart w:id="256" w:name="_Toc384987411"/>
      <w:bookmarkStart w:id="257" w:name="_Toc16842097"/>
      <w:r w:rsidRPr="001D105C">
        <w:rPr>
          <w:rFonts w:eastAsia="Calibri"/>
          <w:b/>
        </w:rPr>
        <w:t>Phạm vi chuyển đổi hệ thống</w:t>
      </w:r>
      <w:bookmarkEnd w:id="255"/>
      <w:bookmarkEnd w:id="256"/>
      <w:bookmarkEnd w:id="257"/>
    </w:p>
    <w:p w14:paraId="3AB6AAE9" w14:textId="77777777" w:rsidR="001D105C" w:rsidRPr="000226B7" w:rsidRDefault="000226B7" w:rsidP="001D105C">
      <w:pPr>
        <w:spacing w:line="360" w:lineRule="auto"/>
        <w:ind w:left="630"/>
        <w:rPr>
          <w:highlight w:val="yellow"/>
        </w:rPr>
      </w:pPr>
      <w:bookmarkStart w:id="258" w:name="_Toc360108598"/>
      <w:r w:rsidRPr="000226B7">
        <w:rPr>
          <w:highlight w:val="yellow"/>
        </w:rPr>
        <w:t>Hằng ngày chạy JOB….</w:t>
      </w:r>
    </w:p>
    <w:p w14:paraId="0CC76D29" w14:textId="77777777" w:rsidR="000226B7" w:rsidRPr="000226B7" w:rsidRDefault="000226B7" w:rsidP="001D105C">
      <w:pPr>
        <w:spacing w:line="360" w:lineRule="auto"/>
        <w:ind w:left="630"/>
        <w:rPr>
          <w:highlight w:val="yellow"/>
        </w:rPr>
      </w:pPr>
      <w:r w:rsidRPr="000226B7">
        <w:rPr>
          <w:highlight w:val="yellow"/>
        </w:rPr>
        <w:t>Thời gian chạy:</w:t>
      </w:r>
    </w:p>
    <w:p w14:paraId="59B3806E" w14:textId="77777777" w:rsidR="000226B7" w:rsidRDefault="000226B7" w:rsidP="001D105C">
      <w:pPr>
        <w:spacing w:line="360" w:lineRule="auto"/>
        <w:ind w:left="630"/>
      </w:pPr>
      <w:r w:rsidRPr="000226B7">
        <w:rPr>
          <w:highlight w:val="yellow"/>
        </w:rPr>
        <w:t>…..</w:t>
      </w:r>
    </w:p>
    <w:p w14:paraId="5652E130" w14:textId="77777777" w:rsidR="00AB0772" w:rsidRPr="001D105C" w:rsidRDefault="00AB0772" w:rsidP="001D105C">
      <w:pPr>
        <w:spacing w:line="360" w:lineRule="auto"/>
        <w:ind w:left="630"/>
      </w:pPr>
      <w:r>
        <w:t>(Sẽ xác định chi tiết trong quá trình triển khai)</w:t>
      </w:r>
    </w:p>
    <w:p w14:paraId="4495D77D" w14:textId="77777777" w:rsidR="001D105C" w:rsidRDefault="001D105C" w:rsidP="008B2481">
      <w:pPr>
        <w:pStyle w:val="ListParagraph"/>
        <w:numPr>
          <w:ilvl w:val="0"/>
          <w:numId w:val="3"/>
        </w:numPr>
        <w:tabs>
          <w:tab w:val="clear" w:pos="360"/>
        </w:tabs>
        <w:spacing w:before="60" w:after="60"/>
        <w:ind w:left="634" w:right="43" w:hanging="274"/>
        <w:contextualSpacing w:val="0"/>
        <w:outlineLvl w:val="1"/>
        <w:rPr>
          <w:rFonts w:eastAsia="Calibri"/>
          <w:b/>
        </w:rPr>
      </w:pPr>
      <w:bookmarkStart w:id="259" w:name="_Toc384987412"/>
      <w:bookmarkStart w:id="260" w:name="_Toc16842098"/>
      <w:r w:rsidRPr="001D105C">
        <w:rPr>
          <w:rFonts w:eastAsia="Calibri"/>
          <w:b/>
        </w:rPr>
        <w:t>Yêu cầu thay đổi</w:t>
      </w:r>
      <w:bookmarkEnd w:id="258"/>
      <w:bookmarkEnd w:id="259"/>
      <w:bookmarkEnd w:id="260"/>
    </w:p>
    <w:p w14:paraId="4378A336" w14:textId="77777777" w:rsidR="000226B7" w:rsidRPr="000226B7" w:rsidRDefault="000226B7" w:rsidP="000226B7">
      <w:r w:rsidRPr="000226B7">
        <w:t>N/A</w:t>
      </w:r>
    </w:p>
    <w:p w14:paraId="061A2F6E" w14:textId="77777777"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261" w:name="_Toc384987413"/>
      <w:bookmarkStart w:id="262" w:name="_Toc16842099"/>
      <w:bookmarkEnd w:id="249"/>
      <w:bookmarkEnd w:id="250"/>
      <w:bookmarkEnd w:id="251"/>
      <w:bookmarkEnd w:id="252"/>
      <w:bookmarkEnd w:id="253"/>
      <w:r w:rsidRPr="001D105C">
        <w:rPr>
          <w:rFonts w:eastAsia="Calibri"/>
          <w:b/>
        </w:rPr>
        <w:t>YÊU CẦU CHỨC NĂNG</w:t>
      </w:r>
      <w:bookmarkEnd w:id="261"/>
      <w:bookmarkEnd w:id="262"/>
    </w:p>
    <w:p w14:paraId="359A3626" w14:textId="77777777" w:rsidR="001D105C" w:rsidRPr="001D105C" w:rsidRDefault="001D105C" w:rsidP="008B2481">
      <w:pPr>
        <w:pStyle w:val="ListParagraph"/>
        <w:numPr>
          <w:ilvl w:val="0"/>
          <w:numId w:val="6"/>
        </w:numPr>
        <w:tabs>
          <w:tab w:val="clear" w:pos="360"/>
        </w:tabs>
        <w:spacing w:before="60" w:after="60"/>
        <w:ind w:left="634" w:right="43" w:hanging="274"/>
        <w:contextualSpacing w:val="0"/>
        <w:outlineLvl w:val="1"/>
        <w:rPr>
          <w:rFonts w:eastAsia="Calibri"/>
          <w:b/>
        </w:rPr>
      </w:pPr>
      <w:bookmarkStart w:id="263" w:name="_Use_case_AHR-004a_–_UC01:_Manage_St"/>
      <w:bookmarkStart w:id="264" w:name="_Use_case_AHR-004a_–_UC01:_Manage_St_1"/>
      <w:bookmarkStart w:id="265" w:name="_Toc360108600"/>
      <w:bookmarkStart w:id="266" w:name="_Toc384987414"/>
      <w:bookmarkStart w:id="267" w:name="_Ref255057459"/>
      <w:bookmarkStart w:id="268" w:name="_Toc155610002"/>
      <w:bookmarkStart w:id="269" w:name="_Toc16842100"/>
      <w:bookmarkEnd w:id="263"/>
      <w:bookmarkEnd w:id="264"/>
      <w:r w:rsidRPr="001D105C">
        <w:rPr>
          <w:rFonts w:eastAsia="Calibri"/>
          <w:b/>
        </w:rPr>
        <w:t>Mô tả các Use case</w:t>
      </w:r>
      <w:bookmarkEnd w:id="265"/>
      <w:bookmarkEnd w:id="266"/>
      <w:bookmarkEnd w:id="269"/>
    </w:p>
    <w:p w14:paraId="781C2991" w14:textId="77777777" w:rsidR="001D105C"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270" w:name="_Toc360108732"/>
      <w:bookmarkStart w:id="271" w:name="_Toc16842101"/>
      <w:r>
        <w:rPr>
          <w:rFonts w:ascii="Times New Roman" w:eastAsia="Times New Roman" w:hAnsi="Times New Roman" w:cs="Times New Roman"/>
        </w:rPr>
        <w:t>Tab Điều chỉnh bảng tham số</w:t>
      </w:r>
      <w:bookmarkEnd w:id="271"/>
    </w:p>
    <w:p w14:paraId="6B7390BE" w14:textId="77777777" w:rsidR="00E12AAB" w:rsidRPr="00E12AAB" w:rsidRDefault="00E12AAB" w:rsidP="00E12AAB">
      <w:pPr>
        <w:spacing w:line="360" w:lineRule="auto"/>
        <w:ind w:right="0"/>
        <w:rPr>
          <w:rFonts w:eastAsia="MS Mincho"/>
          <w:bCs/>
          <w:iCs/>
          <w:color w:val="000000"/>
          <w:lang w:eastAsia="ja-JP"/>
        </w:rPr>
      </w:pPr>
      <w:proofErr w:type="gramStart"/>
      <w:r w:rsidRPr="003E4232">
        <w:rPr>
          <w:lang w:eastAsia="ja-JP"/>
        </w:rPr>
        <w:t>Các bảng lưu tham số dùng cho việc tính toán, tham chiếu các chỉ số cho Basle 2.</w:t>
      </w:r>
      <w:proofErr w:type="gramEnd"/>
      <w:r w:rsidRPr="003E4232">
        <w:rPr>
          <w:lang w:eastAsia="ja-JP"/>
        </w:rPr>
        <w:t xml:space="preserve"> </w:t>
      </w:r>
      <w:r w:rsidRPr="00E12AAB">
        <w:rPr>
          <w:rFonts w:eastAsia="MS Mincho"/>
          <w:bCs/>
          <w:iCs/>
          <w:color w:val="000000"/>
          <w:lang w:eastAsia="ja-JP"/>
        </w:rPr>
        <w:t>Cho phép</w:t>
      </w:r>
      <w:r w:rsidRPr="00E12AAB">
        <w:rPr>
          <w:rFonts w:eastAsia="MS Mincho"/>
          <w:bCs/>
          <w:iCs/>
          <w:color w:val="000000"/>
          <w:lang w:val="vi-VN" w:eastAsia="ja-JP"/>
        </w:rPr>
        <w:t xml:space="preserve"> nghiệp vụ điều chỉnh (Thêm/ Sửa/ Xóa) dữ liệu</w:t>
      </w:r>
      <w:r w:rsidRPr="00E12AAB">
        <w:rPr>
          <w:rFonts w:eastAsia="MS Mincho"/>
          <w:bCs/>
          <w:iCs/>
          <w:color w:val="000000"/>
          <w:lang w:eastAsia="ja-JP"/>
        </w:rPr>
        <w:t xml:space="preserve"> tham số </w:t>
      </w:r>
      <w:proofErr w:type="gramStart"/>
      <w:r w:rsidRPr="00E12AAB">
        <w:rPr>
          <w:rFonts w:eastAsia="MS Mincho"/>
          <w:bCs/>
          <w:iCs/>
          <w:color w:val="000000"/>
          <w:lang w:eastAsia="ja-JP"/>
        </w:rPr>
        <w:t>theo</w:t>
      </w:r>
      <w:proofErr w:type="gramEnd"/>
      <w:r w:rsidRPr="00E12AAB">
        <w:rPr>
          <w:rFonts w:eastAsia="MS Mincho"/>
          <w:bCs/>
          <w:iCs/>
          <w:color w:val="000000"/>
          <w:lang w:eastAsia="ja-JP"/>
        </w:rPr>
        <w:t xml:space="preserve"> từng thời kì. </w:t>
      </w:r>
    </w:p>
    <w:p w14:paraId="4B84A69C" w14:textId="77777777" w:rsidR="00E56844" w:rsidRPr="00E12AAB" w:rsidRDefault="00E12AAB" w:rsidP="00E12AAB">
      <w:pPr>
        <w:spacing w:line="360" w:lineRule="auto"/>
        <w:ind w:right="0"/>
        <w:rPr>
          <w:rFonts w:eastAsia="MS Mincho"/>
          <w:bCs/>
          <w:iCs/>
          <w:color w:val="000000"/>
          <w:lang w:eastAsia="ja-JP"/>
        </w:rPr>
      </w:pPr>
      <w:r w:rsidRPr="00E12AAB">
        <w:rPr>
          <w:rFonts w:eastAsia="MS Mincho"/>
          <w:bCs/>
          <w:iCs/>
          <w:color w:val="000000"/>
          <w:lang w:eastAsia="ja-JP"/>
        </w:rPr>
        <w:t>Các bảng bổ sung là bảng chưa thông tin chưa có sẵn ở lớp RAW Data, cho phép nghiệp vụ điều chỉnh (Thêm/ sửa/ xóa) để bổ sung các dữ liệu phục vụ tính toán Basel2.</w:t>
      </w:r>
    </w:p>
    <w:p w14:paraId="3AF88391" w14:textId="77777777" w:rsidR="00E12AAB" w:rsidRDefault="00E56844" w:rsidP="00E12AAB">
      <w:pPr>
        <w:spacing w:line="360" w:lineRule="auto"/>
        <w:ind w:right="0"/>
        <w:rPr>
          <w:rFonts w:eastAsia="MS Mincho"/>
          <w:bCs/>
          <w:iCs/>
          <w:color w:val="000000"/>
          <w:lang w:eastAsia="ja-JP"/>
        </w:rPr>
      </w:pPr>
      <w:r>
        <w:rPr>
          <w:rFonts w:eastAsia="MS Mincho"/>
          <w:bCs/>
          <w:iCs/>
          <w:color w:val="000000"/>
          <w:lang w:eastAsia="ja-JP"/>
        </w:rPr>
        <w:t>Tab</w:t>
      </w:r>
      <w:r w:rsidR="00E12AAB">
        <w:rPr>
          <w:rFonts w:eastAsia="MS Mincho"/>
          <w:bCs/>
          <w:iCs/>
          <w:color w:val="000000"/>
          <w:lang w:eastAsia="ja-JP"/>
        </w:rPr>
        <w:t xml:space="preserve"> bao gồm các chức năng chính: Thêm/ Sửa/ Xóa/ Upload file</w:t>
      </w:r>
      <w:r w:rsidR="00E12AAB" w:rsidRPr="00E12AAB">
        <w:rPr>
          <w:rFonts w:eastAsia="MS Mincho"/>
          <w:bCs/>
          <w:iCs/>
          <w:color w:val="000000"/>
          <w:lang w:eastAsia="ja-JP"/>
        </w:rPr>
        <w:t xml:space="preserve"> </w:t>
      </w:r>
      <w:r w:rsidR="00E12AAB">
        <w:rPr>
          <w:rFonts w:eastAsia="MS Mincho"/>
          <w:bCs/>
          <w:iCs/>
          <w:color w:val="000000"/>
          <w:lang w:eastAsia="ja-JP"/>
        </w:rPr>
        <w:t xml:space="preserve">đối với các bảng Tham số và bảng bổ sung (gọi </w:t>
      </w:r>
      <w:proofErr w:type="gramStart"/>
      <w:r w:rsidR="00E12AAB">
        <w:rPr>
          <w:rFonts w:eastAsia="MS Mincho"/>
          <w:bCs/>
          <w:iCs/>
          <w:color w:val="000000"/>
          <w:lang w:eastAsia="ja-JP"/>
        </w:rPr>
        <w:t>chung</w:t>
      </w:r>
      <w:proofErr w:type="gramEnd"/>
      <w:r w:rsidR="00E12AAB">
        <w:rPr>
          <w:rFonts w:eastAsia="MS Mincho"/>
          <w:bCs/>
          <w:iCs/>
          <w:color w:val="000000"/>
          <w:lang w:eastAsia="ja-JP"/>
        </w:rPr>
        <w:t xml:space="preserve"> là bảng tham số).</w:t>
      </w:r>
      <w:r>
        <w:rPr>
          <w:rFonts w:eastAsia="MS Mincho"/>
          <w:bCs/>
          <w:iCs/>
          <w:color w:val="000000"/>
          <w:lang w:eastAsia="ja-JP"/>
        </w:rPr>
        <w:t xml:space="preserve"> </w:t>
      </w:r>
    </w:p>
    <w:p w14:paraId="6ADC23CB" w14:textId="77777777" w:rsidR="000F1992" w:rsidRDefault="000F1992" w:rsidP="00E12AAB">
      <w:pPr>
        <w:spacing w:line="360" w:lineRule="auto"/>
        <w:ind w:right="0"/>
        <w:rPr>
          <w:rFonts w:eastAsia="MS Mincho"/>
          <w:bCs/>
          <w:iCs/>
          <w:color w:val="000000"/>
          <w:lang w:eastAsia="ja-JP"/>
        </w:rPr>
      </w:pPr>
      <w:r w:rsidRPr="000F1992">
        <w:rPr>
          <w:rFonts w:eastAsia="MS Mincho"/>
          <w:b/>
          <w:bCs/>
          <w:iCs/>
          <w:color w:val="000000"/>
          <w:lang w:eastAsia="ja-JP"/>
        </w:rPr>
        <w:t xml:space="preserve">Nguyên tắc </w:t>
      </w:r>
      <w:proofErr w:type="gramStart"/>
      <w:r w:rsidRPr="000F1992">
        <w:rPr>
          <w:rFonts w:eastAsia="MS Mincho"/>
          <w:b/>
          <w:bCs/>
          <w:iCs/>
          <w:color w:val="000000"/>
          <w:lang w:eastAsia="ja-JP"/>
        </w:rPr>
        <w:t>chung</w:t>
      </w:r>
      <w:proofErr w:type="gramEnd"/>
      <w:r w:rsidRPr="000F1992">
        <w:rPr>
          <w:rFonts w:eastAsia="MS Mincho"/>
          <w:b/>
          <w:bCs/>
          <w:iCs/>
          <w:color w:val="000000"/>
          <w:lang w:eastAsia="ja-JP"/>
        </w:rPr>
        <w:t xml:space="preserve"> điều chỉnh bảng tham số:</w:t>
      </w:r>
      <w:r>
        <w:rPr>
          <w:rFonts w:eastAsia="MS Mincho"/>
          <w:bCs/>
          <w:iCs/>
          <w:color w:val="000000"/>
          <w:lang w:eastAsia="ja-JP"/>
        </w:rPr>
        <w:t xml:space="preserve"> Các điều chỉnh trong ng</w:t>
      </w:r>
      <w:ins w:id="272" w:author="Luyen Do Thi (Khoi Quan tri rui ro)" w:date="2019-08-12T11:22:00Z">
        <w:r w:rsidR="00982C3E">
          <w:rPr>
            <w:rFonts w:eastAsia="MS Mincho"/>
            <w:bCs/>
            <w:iCs/>
            <w:color w:val="000000"/>
            <w:lang w:eastAsia="ja-JP"/>
          </w:rPr>
          <w:t>ày</w:t>
        </w:r>
      </w:ins>
      <w:del w:id="273" w:author="Luyen Do Thi (Khoi Quan tri rui ro)" w:date="2019-08-12T11:22:00Z">
        <w:r w:rsidDel="00982C3E">
          <w:rPr>
            <w:rFonts w:eastAsia="MS Mincho"/>
            <w:bCs/>
            <w:iCs/>
            <w:color w:val="000000"/>
            <w:lang w:eastAsia="ja-JP"/>
          </w:rPr>
          <w:delText>ay</w:delText>
        </w:r>
      </w:del>
      <w:r>
        <w:rPr>
          <w:rFonts w:eastAsia="MS Mincho"/>
          <w:bCs/>
          <w:iCs/>
          <w:color w:val="000000"/>
          <w:lang w:eastAsia="ja-JP"/>
        </w:rPr>
        <w:t xml:space="preserve"> sẽ được lưu trực tiếp vào bảng ADJ tham số tạm. Cuối ngày BI chạy JOB xác định các bản ghi hiệu lực update vào chính bảng ADJ tham số. </w:t>
      </w:r>
      <w:proofErr w:type="gramStart"/>
      <w:r>
        <w:rPr>
          <w:rFonts w:eastAsia="MS Mincho"/>
          <w:bCs/>
          <w:iCs/>
          <w:color w:val="000000"/>
          <w:lang w:eastAsia="ja-JP"/>
        </w:rPr>
        <w:t>Cùng một mã Code (Unique key), hệ thống sẽ xác định điều chỉnh (Sửa/ Xóa) hiệu lực là bản ghi có Update time lớn nhất.</w:t>
      </w:r>
      <w:proofErr w:type="gramEnd"/>
      <w:r>
        <w:rPr>
          <w:rFonts w:eastAsia="MS Mincho"/>
          <w:bCs/>
          <w:iCs/>
          <w:color w:val="000000"/>
          <w:lang w:eastAsia="ja-JP"/>
        </w:rPr>
        <w:t xml:space="preserve"> </w:t>
      </w:r>
    </w:p>
    <w:p w14:paraId="1A5625F3" w14:textId="77777777" w:rsidR="00A005F0" w:rsidRDefault="00A005F0">
      <w:pPr>
        <w:rPr>
          <w:rFonts w:eastAsia="MS Mincho"/>
          <w:b/>
          <w:bCs/>
          <w:i/>
          <w:iCs/>
          <w:color w:val="000000"/>
          <w:lang w:eastAsia="ja-JP"/>
        </w:rPr>
      </w:pPr>
      <w:r>
        <w:rPr>
          <w:rFonts w:eastAsia="MS Mincho"/>
          <w:b/>
          <w:bCs/>
          <w:i/>
          <w:iCs/>
          <w:color w:val="000000"/>
          <w:lang w:eastAsia="ja-JP"/>
        </w:rPr>
        <w:br w:type="page"/>
      </w:r>
    </w:p>
    <w:p w14:paraId="75FA90D9" w14:textId="77777777" w:rsidR="008B2481" w:rsidRPr="002B2B6A" w:rsidRDefault="008B2481" w:rsidP="008B2481">
      <w:pPr>
        <w:spacing w:line="360" w:lineRule="auto"/>
        <w:ind w:right="0"/>
        <w:rPr>
          <w:rFonts w:eastAsia="MS Mincho"/>
          <w:b/>
          <w:bCs/>
          <w:i/>
          <w:iCs/>
          <w:color w:val="000000"/>
          <w:lang w:eastAsia="ja-JP"/>
        </w:rPr>
      </w:pPr>
      <w:r w:rsidRPr="002B2B6A">
        <w:rPr>
          <w:rFonts w:eastAsia="MS Mincho"/>
          <w:b/>
          <w:bCs/>
          <w:i/>
          <w:iCs/>
          <w:color w:val="000000"/>
          <w:lang w:eastAsia="ja-JP"/>
        </w:rPr>
        <w:t xml:space="preserve">Màn hình tổng quan Điều chỉnh </w:t>
      </w:r>
      <w:r w:rsidR="002E3FB0">
        <w:rPr>
          <w:rFonts w:eastAsia="MS Mincho"/>
          <w:b/>
          <w:bCs/>
          <w:i/>
          <w:iCs/>
          <w:color w:val="000000"/>
          <w:lang w:eastAsia="ja-JP"/>
        </w:rPr>
        <w:t>bảng tham số</w:t>
      </w:r>
    </w:p>
    <w:p w14:paraId="2893D02A" w14:textId="77777777" w:rsidR="008B2481" w:rsidRDefault="00775C78" w:rsidP="00E12AAB">
      <w:pPr>
        <w:spacing w:line="360" w:lineRule="auto"/>
        <w:ind w:right="0"/>
        <w:rPr>
          <w:rFonts w:eastAsia="MS Mincho"/>
          <w:bCs/>
          <w:iCs/>
          <w:color w:val="000000"/>
          <w:lang w:eastAsia="ja-JP"/>
        </w:rPr>
      </w:pPr>
      <w:r>
        <w:rPr>
          <w:noProof/>
        </w:rPr>
        <w:drawing>
          <wp:inline distT="0" distB="0" distL="0" distR="0" wp14:anchorId="74DEDA49" wp14:editId="24691C5B">
            <wp:extent cx="5940425" cy="2970213"/>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970213"/>
                    </a:xfrm>
                    <a:prstGeom prst="rect">
                      <a:avLst/>
                    </a:prstGeom>
                  </pic:spPr>
                </pic:pic>
              </a:graphicData>
            </a:graphic>
          </wp:inline>
        </w:drawing>
      </w:r>
    </w:p>
    <w:p w14:paraId="49A5B47F" w14:textId="77777777" w:rsidR="008B2481" w:rsidRDefault="008B2481" w:rsidP="008B2481">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8B2481" w:rsidRPr="00AC762B" w14:paraId="57D54BCA" w14:textId="77777777" w:rsidTr="00294747">
        <w:trPr>
          <w:tblHeader/>
        </w:trPr>
        <w:tc>
          <w:tcPr>
            <w:tcW w:w="2358" w:type="dxa"/>
            <w:shd w:val="clear" w:color="auto" w:fill="8DB3E2" w:themeFill="text2" w:themeFillTint="66"/>
          </w:tcPr>
          <w:p w14:paraId="750A52C9" w14:textId="77777777" w:rsidR="008B2481" w:rsidRPr="00AC762B" w:rsidRDefault="008B2481" w:rsidP="00294747">
            <w:pPr>
              <w:pStyle w:val="ListParagraph"/>
              <w:ind w:left="0"/>
              <w:jc w:val="center"/>
              <w:rPr>
                <w:b/>
              </w:rPr>
            </w:pPr>
            <w:r w:rsidRPr="00AC762B">
              <w:rPr>
                <w:b/>
              </w:rPr>
              <w:t>Trường</w:t>
            </w:r>
          </w:p>
        </w:tc>
        <w:tc>
          <w:tcPr>
            <w:tcW w:w="1451" w:type="dxa"/>
            <w:shd w:val="clear" w:color="auto" w:fill="8DB3E2" w:themeFill="text2" w:themeFillTint="66"/>
          </w:tcPr>
          <w:p w14:paraId="2816E361" w14:textId="77777777" w:rsidR="008B2481" w:rsidRPr="00AC762B" w:rsidRDefault="008B2481" w:rsidP="00294747">
            <w:pPr>
              <w:pStyle w:val="ListParagraph"/>
              <w:ind w:left="0"/>
              <w:jc w:val="center"/>
              <w:rPr>
                <w:b/>
              </w:rPr>
            </w:pPr>
            <w:r w:rsidRPr="00AC762B">
              <w:rPr>
                <w:b/>
              </w:rPr>
              <w:t>Bắt buộc nhập?</w:t>
            </w:r>
          </w:p>
        </w:tc>
        <w:tc>
          <w:tcPr>
            <w:tcW w:w="1742" w:type="dxa"/>
            <w:shd w:val="clear" w:color="auto" w:fill="8DB3E2" w:themeFill="text2" w:themeFillTint="66"/>
          </w:tcPr>
          <w:p w14:paraId="111DCB8B" w14:textId="77777777" w:rsidR="008B2481" w:rsidRPr="00AC762B" w:rsidRDefault="008B2481" w:rsidP="00294747">
            <w:pPr>
              <w:pStyle w:val="ListParagraph"/>
              <w:ind w:left="0"/>
              <w:jc w:val="center"/>
              <w:rPr>
                <w:b/>
              </w:rPr>
            </w:pPr>
            <w:r w:rsidRPr="00AC762B">
              <w:rPr>
                <w:b/>
              </w:rPr>
              <w:t>Định dạng</w:t>
            </w:r>
          </w:p>
        </w:tc>
        <w:tc>
          <w:tcPr>
            <w:tcW w:w="3917" w:type="dxa"/>
            <w:shd w:val="clear" w:color="auto" w:fill="8DB3E2" w:themeFill="text2" w:themeFillTint="66"/>
          </w:tcPr>
          <w:p w14:paraId="3F165C07" w14:textId="77777777" w:rsidR="008B2481" w:rsidRPr="00AC762B" w:rsidRDefault="008B2481" w:rsidP="00294747">
            <w:pPr>
              <w:pStyle w:val="ListParagraph"/>
              <w:ind w:left="0"/>
              <w:jc w:val="center"/>
              <w:rPr>
                <w:b/>
              </w:rPr>
            </w:pPr>
            <w:r w:rsidRPr="00AC762B">
              <w:rPr>
                <w:b/>
              </w:rPr>
              <w:t>Ý nghĩa</w:t>
            </w:r>
          </w:p>
        </w:tc>
      </w:tr>
      <w:tr w:rsidR="008B2481" w:rsidRPr="00DB66BA" w14:paraId="7878BC35" w14:textId="77777777" w:rsidTr="00294747">
        <w:trPr>
          <w:trHeight w:val="611"/>
        </w:trPr>
        <w:tc>
          <w:tcPr>
            <w:tcW w:w="2358" w:type="dxa"/>
            <w:vAlign w:val="center"/>
          </w:tcPr>
          <w:p w14:paraId="2CC956A8" w14:textId="77777777" w:rsidR="008B2481" w:rsidRPr="005C09DF" w:rsidRDefault="008B2481" w:rsidP="00294747">
            <w:pPr>
              <w:rPr>
                <w:rFonts w:eastAsia="Times New Roman"/>
                <w:bCs/>
                <w:lang w:eastAsia="x-none"/>
              </w:rPr>
            </w:pPr>
            <w:r>
              <w:rPr>
                <w:rFonts w:eastAsia="Times New Roman"/>
                <w:bCs/>
                <w:lang w:eastAsia="x-none"/>
              </w:rPr>
              <w:t>Nhóm bảng</w:t>
            </w:r>
          </w:p>
        </w:tc>
        <w:tc>
          <w:tcPr>
            <w:tcW w:w="1451" w:type="dxa"/>
          </w:tcPr>
          <w:p w14:paraId="430E2F71" w14:textId="77777777" w:rsidR="008B2481" w:rsidRDefault="008B2481" w:rsidP="00294747">
            <w:pPr>
              <w:pStyle w:val="ListParagraph"/>
              <w:ind w:left="0"/>
              <w:jc w:val="center"/>
            </w:pPr>
            <w:r>
              <w:t>Y</w:t>
            </w:r>
          </w:p>
        </w:tc>
        <w:tc>
          <w:tcPr>
            <w:tcW w:w="1742" w:type="dxa"/>
          </w:tcPr>
          <w:p w14:paraId="123ED5AD" w14:textId="77777777" w:rsidR="008B2481" w:rsidRPr="00AC762B" w:rsidRDefault="008B2481" w:rsidP="00294747">
            <w:pPr>
              <w:pStyle w:val="ListParagraph"/>
              <w:ind w:left="0"/>
            </w:pPr>
            <w:r w:rsidRPr="00AC762B">
              <w:t>Drop down list</w:t>
            </w:r>
          </w:p>
        </w:tc>
        <w:tc>
          <w:tcPr>
            <w:tcW w:w="3917" w:type="dxa"/>
          </w:tcPr>
          <w:p w14:paraId="0F97F63D" w14:textId="77777777" w:rsidR="008B2481" w:rsidRDefault="008B2481" w:rsidP="00294747">
            <w:pPr>
              <w:rPr>
                <w:rFonts w:eastAsia="Times New Roman"/>
                <w:bCs/>
                <w:lang w:eastAsia="x-none"/>
              </w:rPr>
            </w:pPr>
            <w:r>
              <w:rPr>
                <w:rFonts w:eastAsia="Times New Roman"/>
                <w:bCs/>
                <w:lang w:eastAsia="x-none"/>
              </w:rPr>
              <w:t>Danh sách group cha cho các bảng chi tiết. Nhận các giá trị:</w:t>
            </w:r>
          </w:p>
          <w:p w14:paraId="53CE31F7" w14:textId="77777777" w:rsidR="008B2481" w:rsidRDefault="008B2481" w:rsidP="008B2481">
            <w:pPr>
              <w:pStyle w:val="ListParagraph"/>
              <w:numPr>
                <w:ilvl w:val="0"/>
                <w:numId w:val="9"/>
              </w:numPr>
              <w:rPr>
                <w:rFonts w:eastAsia="Times New Roman"/>
                <w:bCs/>
                <w:lang w:eastAsia="x-none"/>
              </w:rPr>
            </w:pPr>
            <w:r>
              <w:rPr>
                <w:rFonts w:eastAsia="Times New Roman"/>
                <w:bCs/>
                <w:lang w:eastAsia="x-none"/>
              </w:rPr>
              <w:t>Tham số</w:t>
            </w:r>
          </w:p>
          <w:p w14:paraId="23A55137" w14:textId="77777777" w:rsidR="008B2481" w:rsidRDefault="00775C78" w:rsidP="008B2481">
            <w:pPr>
              <w:pStyle w:val="ListParagraph"/>
              <w:numPr>
                <w:ilvl w:val="0"/>
                <w:numId w:val="9"/>
              </w:numPr>
              <w:rPr>
                <w:ins w:id="274" w:author="Nguyen Hong Nhung (Khoi CNTT)" w:date="2019-08-15T11:02:00Z"/>
                <w:rFonts w:eastAsia="Times New Roman"/>
                <w:bCs/>
                <w:lang w:eastAsia="x-none"/>
              </w:rPr>
            </w:pPr>
            <w:r>
              <w:rPr>
                <w:rFonts w:eastAsia="Times New Roman"/>
                <w:bCs/>
                <w:lang w:eastAsia="x-none"/>
              </w:rPr>
              <w:t>Bảng bổ sung</w:t>
            </w:r>
          </w:p>
          <w:p w14:paraId="6FCBE6D5" w14:textId="77777777" w:rsidR="00B80F95" w:rsidRDefault="00B80F95" w:rsidP="00B80F95">
            <w:pPr>
              <w:pStyle w:val="ListParagraph"/>
              <w:numPr>
                <w:ilvl w:val="0"/>
                <w:numId w:val="9"/>
              </w:numPr>
              <w:rPr>
                <w:ins w:id="275" w:author="Nguyen Hong Nhung (Khoi CNTT)" w:date="2019-08-15T11:02:00Z"/>
                <w:rFonts w:eastAsia="Times New Roman"/>
                <w:bCs/>
                <w:lang w:eastAsia="x-none"/>
              </w:rPr>
            </w:pPr>
            <w:ins w:id="276" w:author="Nguyen Hong Nhung (Khoi CNTT)" w:date="2019-08-15T11:02:00Z">
              <w:r>
                <w:rPr>
                  <w:rFonts w:eastAsia="Times New Roman"/>
                  <w:bCs/>
                  <w:lang w:eastAsia="x-none"/>
                </w:rPr>
                <w:t>Bảng Raw</w:t>
              </w:r>
            </w:ins>
          </w:p>
          <w:p w14:paraId="285FA63A" w14:textId="296057CD" w:rsidR="00B80F95" w:rsidRPr="00B80F95" w:rsidRDefault="00B80F95" w:rsidP="00B80F95">
            <w:pPr>
              <w:rPr>
                <w:rFonts w:eastAsia="Times New Roman"/>
                <w:bCs/>
                <w:lang w:eastAsia="x-none"/>
                <w:rPrChange w:id="277" w:author="Nguyen Hong Nhung (Khoi CNTT)" w:date="2019-08-15T11:03:00Z">
                  <w:rPr/>
                </w:rPrChange>
              </w:rPr>
              <w:pPrChange w:id="278" w:author="Nguyen Hong Nhung (Khoi CNTT)" w:date="2019-08-15T11:03:00Z">
                <w:pPr>
                  <w:pStyle w:val="ListParagraph"/>
                  <w:numPr>
                    <w:numId w:val="9"/>
                  </w:numPr>
                  <w:ind w:hanging="360"/>
                </w:pPr>
              </w:pPrChange>
            </w:pPr>
            <w:ins w:id="279" w:author="Nguyen Hong Nhung (Khoi CNTT)" w:date="2019-08-15T11:03:00Z">
              <w:r>
                <w:rPr>
                  <w:rFonts w:eastAsia="Times New Roman"/>
                  <w:bCs/>
                  <w:lang w:eastAsia="x-none"/>
                </w:rPr>
                <w:t>Ở tab chức năng này chỉ hiển thị ra các bảng thuộc 2 nhóm bảng “Tham số” và “Bảng bổ sung”</w:t>
              </w:r>
            </w:ins>
          </w:p>
        </w:tc>
      </w:tr>
      <w:tr w:rsidR="008B2481" w:rsidRPr="00DB66BA" w14:paraId="6E3417BF" w14:textId="77777777" w:rsidTr="00294747">
        <w:trPr>
          <w:trHeight w:val="611"/>
        </w:trPr>
        <w:tc>
          <w:tcPr>
            <w:tcW w:w="2358" w:type="dxa"/>
            <w:vAlign w:val="center"/>
          </w:tcPr>
          <w:p w14:paraId="4AD945D9" w14:textId="77777777" w:rsidR="008B2481" w:rsidRPr="00251618" w:rsidRDefault="008B2481" w:rsidP="00294747">
            <w:pPr>
              <w:rPr>
                <w:rFonts w:eastAsia="Times New Roman"/>
                <w:bCs/>
                <w:lang w:eastAsia="x-none"/>
              </w:rPr>
            </w:pPr>
            <w:r>
              <w:rPr>
                <w:rFonts w:eastAsia="Times New Roman"/>
                <w:bCs/>
                <w:lang w:eastAsia="x-none"/>
              </w:rPr>
              <w:t>Tên bảng</w:t>
            </w:r>
          </w:p>
        </w:tc>
        <w:tc>
          <w:tcPr>
            <w:tcW w:w="1451" w:type="dxa"/>
          </w:tcPr>
          <w:p w14:paraId="0C5974C5" w14:textId="77777777" w:rsidR="008B2481" w:rsidRDefault="008B2481" w:rsidP="00294747">
            <w:pPr>
              <w:pStyle w:val="ListParagraph"/>
              <w:ind w:left="0"/>
              <w:jc w:val="center"/>
            </w:pPr>
            <w:r>
              <w:t>Y</w:t>
            </w:r>
          </w:p>
        </w:tc>
        <w:tc>
          <w:tcPr>
            <w:tcW w:w="1742" w:type="dxa"/>
          </w:tcPr>
          <w:p w14:paraId="5EE1625C" w14:textId="77777777" w:rsidR="008B2481" w:rsidRPr="00AC762B" w:rsidRDefault="008B2481" w:rsidP="00294747">
            <w:pPr>
              <w:pStyle w:val="ListParagraph"/>
              <w:ind w:left="0"/>
            </w:pPr>
            <w:r w:rsidRPr="00AC762B">
              <w:t>Drop down list</w:t>
            </w:r>
          </w:p>
        </w:tc>
        <w:tc>
          <w:tcPr>
            <w:tcW w:w="3917" w:type="dxa"/>
          </w:tcPr>
          <w:p w14:paraId="0787577D" w14:textId="77777777" w:rsidR="008B2481" w:rsidRPr="00251618" w:rsidRDefault="008B2481" w:rsidP="00294747">
            <w:pPr>
              <w:rPr>
                <w:rFonts w:eastAsia="Times New Roman"/>
                <w:bCs/>
                <w:lang w:eastAsia="x-none"/>
              </w:rPr>
            </w:pPr>
            <w:r>
              <w:rPr>
                <w:rFonts w:eastAsia="Times New Roman"/>
                <w:bCs/>
                <w:lang w:eastAsia="x-none"/>
              </w:rPr>
              <w:t>Danh sách các bảng chi tiết theo nhóm đã chọn ở trường “Nhóm bảng”. Danh sách chi tiết phía dưới. Hiển thị theo trường “</w:t>
            </w:r>
            <w:r>
              <w:rPr>
                <w:rFonts w:eastAsia="Times New Roman"/>
                <w:b/>
                <w:bCs/>
                <w:color w:val="000000"/>
              </w:rPr>
              <w:t>Tên bảng_EN”</w:t>
            </w:r>
          </w:p>
        </w:tc>
      </w:tr>
      <w:tr w:rsidR="008B2481" w:rsidRPr="00DB66BA" w14:paraId="367F235C" w14:textId="77777777" w:rsidTr="00294747">
        <w:trPr>
          <w:trHeight w:val="611"/>
        </w:trPr>
        <w:tc>
          <w:tcPr>
            <w:tcW w:w="2358" w:type="dxa"/>
          </w:tcPr>
          <w:p w14:paraId="5F7FE336" w14:textId="77777777" w:rsidR="008B2481" w:rsidRPr="00DB66BA" w:rsidRDefault="008B2481" w:rsidP="00294747">
            <w:pPr>
              <w:pStyle w:val="ListParagraph"/>
              <w:ind w:left="0"/>
            </w:pPr>
            <w:r>
              <w:t>Thêm</w:t>
            </w:r>
          </w:p>
        </w:tc>
        <w:tc>
          <w:tcPr>
            <w:tcW w:w="1451" w:type="dxa"/>
          </w:tcPr>
          <w:p w14:paraId="483C6CF4" w14:textId="3356633F" w:rsidR="008B2481" w:rsidRPr="00AC762B" w:rsidRDefault="004F78B0" w:rsidP="00294747">
            <w:pPr>
              <w:pStyle w:val="ListParagraph"/>
              <w:ind w:left="0"/>
              <w:jc w:val="center"/>
            </w:pPr>
            <w:ins w:id="280" w:author="Nguyen Hong Nhung (Khoi CNTT)" w:date="2019-08-16T10:02:00Z">
              <w:r>
                <w:t>N</w:t>
              </w:r>
            </w:ins>
            <w:del w:id="281" w:author="Nguyen Hong Nhung (Khoi CNTT)" w:date="2019-08-16T10:02:00Z">
              <w:r w:rsidR="008B2481" w:rsidRPr="00AC762B" w:rsidDel="004F78B0">
                <w:delText>Y</w:delText>
              </w:r>
            </w:del>
          </w:p>
        </w:tc>
        <w:tc>
          <w:tcPr>
            <w:tcW w:w="1742" w:type="dxa"/>
          </w:tcPr>
          <w:p w14:paraId="512C9A6A" w14:textId="77777777" w:rsidR="008B2481" w:rsidRPr="00AC762B" w:rsidRDefault="008B2481" w:rsidP="00294747">
            <w:pPr>
              <w:pStyle w:val="ListParagraph"/>
              <w:ind w:left="0"/>
            </w:pPr>
            <w:r>
              <w:t>Button</w:t>
            </w:r>
          </w:p>
        </w:tc>
        <w:tc>
          <w:tcPr>
            <w:tcW w:w="3917" w:type="dxa"/>
          </w:tcPr>
          <w:p w14:paraId="372CC32E" w14:textId="77777777" w:rsidR="008B2481" w:rsidRDefault="008B2481" w:rsidP="008B2481">
            <w:pPr>
              <w:pStyle w:val="ListParagraph"/>
              <w:numPr>
                <w:ilvl w:val="0"/>
                <w:numId w:val="12"/>
              </w:numPr>
              <w:ind w:left="209" w:hanging="209"/>
            </w:pPr>
            <w:r>
              <w:t xml:space="preserve">Nút chức năng thêm mới 1 bản ghi dữ liệu bằng </w:t>
            </w:r>
            <w:proofErr w:type="gramStart"/>
            <w:r>
              <w:t>tay</w:t>
            </w:r>
            <w:proofErr w:type="gramEnd"/>
            <w:r>
              <w:t>.</w:t>
            </w:r>
          </w:p>
          <w:p w14:paraId="4B487A0D" w14:textId="77777777" w:rsidR="008B2481" w:rsidRPr="00DB66BA"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14:paraId="1AEDBA68" w14:textId="77777777" w:rsidTr="00294747">
        <w:trPr>
          <w:trHeight w:val="611"/>
        </w:trPr>
        <w:tc>
          <w:tcPr>
            <w:tcW w:w="2358" w:type="dxa"/>
          </w:tcPr>
          <w:p w14:paraId="467C43B5" w14:textId="77777777" w:rsidR="008B2481" w:rsidRPr="00DB66BA" w:rsidRDefault="008B2481" w:rsidP="00294747">
            <w:pPr>
              <w:pStyle w:val="ListParagraph"/>
              <w:ind w:left="0"/>
            </w:pPr>
            <w:r>
              <w:t>Sửa</w:t>
            </w:r>
          </w:p>
        </w:tc>
        <w:tc>
          <w:tcPr>
            <w:tcW w:w="1451" w:type="dxa"/>
          </w:tcPr>
          <w:p w14:paraId="283E54F1" w14:textId="0786B2F6" w:rsidR="008B2481" w:rsidRPr="00AC762B" w:rsidRDefault="004F78B0" w:rsidP="00294747">
            <w:pPr>
              <w:pStyle w:val="ListParagraph"/>
              <w:ind w:left="0"/>
              <w:jc w:val="center"/>
            </w:pPr>
            <w:ins w:id="282" w:author="Nguyen Hong Nhung (Khoi CNTT)" w:date="2019-08-16T10:02:00Z">
              <w:r>
                <w:t>N</w:t>
              </w:r>
            </w:ins>
            <w:del w:id="283" w:author="Nguyen Hong Nhung (Khoi CNTT)" w:date="2019-08-16T10:02:00Z">
              <w:r w:rsidR="008B2481" w:rsidRPr="00AC762B" w:rsidDel="004F78B0">
                <w:delText>Y</w:delText>
              </w:r>
            </w:del>
          </w:p>
        </w:tc>
        <w:tc>
          <w:tcPr>
            <w:tcW w:w="1742" w:type="dxa"/>
          </w:tcPr>
          <w:p w14:paraId="7A4D6163" w14:textId="77777777" w:rsidR="008B2481" w:rsidRPr="00AC762B" w:rsidRDefault="008B2481" w:rsidP="00294747">
            <w:pPr>
              <w:pStyle w:val="ListParagraph"/>
              <w:ind w:left="0"/>
            </w:pPr>
            <w:r>
              <w:t>Button</w:t>
            </w:r>
          </w:p>
        </w:tc>
        <w:tc>
          <w:tcPr>
            <w:tcW w:w="3917" w:type="dxa"/>
          </w:tcPr>
          <w:p w14:paraId="059E09E1" w14:textId="77777777" w:rsidR="008B2481" w:rsidRPr="00DB66BA" w:rsidRDefault="008B2481" w:rsidP="00294747">
            <w:pPr>
              <w:pStyle w:val="ListParagraph"/>
              <w:ind w:left="0"/>
            </w:pPr>
            <w:r>
              <w:t>Nút chức năng sửa bản ghi được lựa chọn (Chỉ chọn 1 bản ghi để sửa)</w:t>
            </w:r>
          </w:p>
        </w:tc>
      </w:tr>
      <w:tr w:rsidR="008B2481" w:rsidRPr="00DB66BA" w14:paraId="0B860734" w14:textId="77777777" w:rsidTr="00294747">
        <w:trPr>
          <w:trHeight w:val="611"/>
        </w:trPr>
        <w:tc>
          <w:tcPr>
            <w:tcW w:w="2358" w:type="dxa"/>
          </w:tcPr>
          <w:p w14:paraId="2D14EE11" w14:textId="77777777" w:rsidR="008B2481" w:rsidRPr="00DB66BA" w:rsidRDefault="008B2481" w:rsidP="00294747">
            <w:pPr>
              <w:pStyle w:val="ListParagraph"/>
              <w:ind w:left="0"/>
            </w:pPr>
            <w:r>
              <w:t>Xóa</w:t>
            </w:r>
          </w:p>
        </w:tc>
        <w:tc>
          <w:tcPr>
            <w:tcW w:w="1451" w:type="dxa"/>
          </w:tcPr>
          <w:p w14:paraId="16FDC431" w14:textId="7E10D547" w:rsidR="008B2481" w:rsidRPr="00AC762B" w:rsidRDefault="004F78B0" w:rsidP="00294747">
            <w:pPr>
              <w:pStyle w:val="ListParagraph"/>
              <w:ind w:left="0"/>
              <w:jc w:val="center"/>
            </w:pPr>
            <w:ins w:id="284" w:author="Nguyen Hong Nhung (Khoi CNTT)" w:date="2019-08-16T10:02:00Z">
              <w:r>
                <w:t>N</w:t>
              </w:r>
            </w:ins>
            <w:del w:id="285" w:author="Nguyen Hong Nhung (Khoi CNTT)" w:date="2019-08-16T10:02:00Z">
              <w:r w:rsidR="008B2481" w:rsidRPr="00AC762B" w:rsidDel="004F78B0">
                <w:delText>Y</w:delText>
              </w:r>
            </w:del>
          </w:p>
        </w:tc>
        <w:tc>
          <w:tcPr>
            <w:tcW w:w="1742" w:type="dxa"/>
          </w:tcPr>
          <w:p w14:paraId="205C4041" w14:textId="77777777" w:rsidR="008B2481" w:rsidRPr="00AC762B" w:rsidRDefault="008B2481" w:rsidP="00294747">
            <w:pPr>
              <w:pStyle w:val="ListParagraph"/>
              <w:ind w:left="0"/>
            </w:pPr>
            <w:r>
              <w:t>Button</w:t>
            </w:r>
          </w:p>
        </w:tc>
        <w:tc>
          <w:tcPr>
            <w:tcW w:w="3917" w:type="dxa"/>
          </w:tcPr>
          <w:p w14:paraId="0E19B6C9" w14:textId="77777777" w:rsidR="008B2481" w:rsidRPr="00DB66BA" w:rsidRDefault="008B2481" w:rsidP="00294747">
            <w:pPr>
              <w:pStyle w:val="ListParagraph"/>
              <w:ind w:left="0"/>
            </w:pPr>
            <w:r>
              <w:t>Nút chức năng xóa các bản ghi được lựa chọn (Cho phép chọn 1 hoặc nhiều bản ghi)</w:t>
            </w:r>
          </w:p>
        </w:tc>
      </w:tr>
      <w:tr w:rsidR="008B2481" w:rsidRPr="00DB66BA" w14:paraId="72D92385" w14:textId="77777777" w:rsidTr="00294747">
        <w:trPr>
          <w:trHeight w:val="611"/>
        </w:trPr>
        <w:tc>
          <w:tcPr>
            <w:tcW w:w="2358" w:type="dxa"/>
          </w:tcPr>
          <w:p w14:paraId="2FCF02A0" w14:textId="77777777" w:rsidR="008B2481" w:rsidRDefault="008B2481" w:rsidP="00294747">
            <w:pPr>
              <w:pStyle w:val="ListParagraph"/>
              <w:ind w:left="0"/>
            </w:pPr>
            <w:r>
              <w:t>Download Template</w:t>
            </w:r>
          </w:p>
        </w:tc>
        <w:tc>
          <w:tcPr>
            <w:tcW w:w="1451" w:type="dxa"/>
          </w:tcPr>
          <w:p w14:paraId="33A47876" w14:textId="47CCC3E2" w:rsidR="008B2481" w:rsidRPr="00AC762B" w:rsidRDefault="004F78B0" w:rsidP="00294747">
            <w:pPr>
              <w:pStyle w:val="ListParagraph"/>
              <w:ind w:left="0"/>
              <w:jc w:val="center"/>
            </w:pPr>
            <w:ins w:id="286" w:author="Nguyen Hong Nhung (Khoi CNTT)" w:date="2019-08-16T10:02:00Z">
              <w:r>
                <w:t>N</w:t>
              </w:r>
            </w:ins>
            <w:del w:id="287" w:author="Nguyen Hong Nhung (Khoi CNTT)" w:date="2019-08-16T10:02:00Z">
              <w:r w:rsidR="008B2481" w:rsidDel="004F78B0">
                <w:delText>Y</w:delText>
              </w:r>
            </w:del>
          </w:p>
        </w:tc>
        <w:tc>
          <w:tcPr>
            <w:tcW w:w="1742" w:type="dxa"/>
          </w:tcPr>
          <w:p w14:paraId="47AE1385" w14:textId="77777777" w:rsidR="008B2481" w:rsidRDefault="008B2481" w:rsidP="00294747">
            <w:pPr>
              <w:pStyle w:val="ListParagraph"/>
              <w:ind w:left="0"/>
            </w:pPr>
            <w:r>
              <w:t>Button</w:t>
            </w:r>
          </w:p>
        </w:tc>
        <w:tc>
          <w:tcPr>
            <w:tcW w:w="3917" w:type="dxa"/>
          </w:tcPr>
          <w:p w14:paraId="7C2FA82F" w14:textId="77777777" w:rsidR="008B2481" w:rsidRDefault="008B2481" w:rsidP="008B2481">
            <w:pPr>
              <w:pStyle w:val="ListParagraph"/>
              <w:numPr>
                <w:ilvl w:val="0"/>
                <w:numId w:val="12"/>
              </w:numPr>
              <w:ind w:left="209" w:hanging="209"/>
            </w:pPr>
            <w:r>
              <w:t xml:space="preserve">Nút chức năng cho phép Download Teplate file excel tương ứng với bảng được chọn để điền dữ liệu cho việc Upload file </w:t>
            </w:r>
            <w:proofErr w:type="gramStart"/>
            <w:r>
              <w:t>theo</w:t>
            </w:r>
            <w:proofErr w:type="gramEnd"/>
            <w:r>
              <w:t xml:space="preserve"> lô.</w:t>
            </w:r>
          </w:p>
          <w:p w14:paraId="4B540F3B" w14:textId="77777777" w:rsidR="008B2481"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14:paraId="7E9BC551" w14:textId="77777777" w:rsidTr="00294747">
        <w:trPr>
          <w:trHeight w:val="611"/>
        </w:trPr>
        <w:tc>
          <w:tcPr>
            <w:tcW w:w="2358" w:type="dxa"/>
          </w:tcPr>
          <w:p w14:paraId="0F34A466" w14:textId="77777777" w:rsidR="008B2481" w:rsidRDefault="008B2481" w:rsidP="00294747">
            <w:pPr>
              <w:pStyle w:val="ListParagraph"/>
              <w:ind w:left="0"/>
            </w:pPr>
            <w:r>
              <w:t>Upload file</w:t>
            </w:r>
          </w:p>
        </w:tc>
        <w:tc>
          <w:tcPr>
            <w:tcW w:w="1451" w:type="dxa"/>
          </w:tcPr>
          <w:p w14:paraId="719392ED" w14:textId="77777777" w:rsidR="008B2481" w:rsidRPr="00AC762B" w:rsidRDefault="008B2481" w:rsidP="00294747">
            <w:pPr>
              <w:pStyle w:val="ListParagraph"/>
              <w:ind w:left="0"/>
              <w:jc w:val="center"/>
            </w:pPr>
            <w:r w:rsidRPr="00AC762B">
              <w:t>Y</w:t>
            </w:r>
          </w:p>
        </w:tc>
        <w:tc>
          <w:tcPr>
            <w:tcW w:w="1742" w:type="dxa"/>
          </w:tcPr>
          <w:p w14:paraId="45787EF1" w14:textId="77777777" w:rsidR="008B2481" w:rsidRPr="00AC762B" w:rsidRDefault="008B2481" w:rsidP="00294747">
            <w:pPr>
              <w:pStyle w:val="ListParagraph"/>
              <w:ind w:left="0"/>
            </w:pPr>
            <w:r>
              <w:t>Button</w:t>
            </w:r>
          </w:p>
        </w:tc>
        <w:tc>
          <w:tcPr>
            <w:tcW w:w="3917" w:type="dxa"/>
          </w:tcPr>
          <w:p w14:paraId="3AAAAC4F" w14:textId="77777777" w:rsidR="008B2481" w:rsidRDefault="008B2481" w:rsidP="008B2481">
            <w:pPr>
              <w:pStyle w:val="ListParagraph"/>
              <w:numPr>
                <w:ilvl w:val="0"/>
                <w:numId w:val="12"/>
              </w:numPr>
              <w:ind w:left="209" w:hanging="209"/>
            </w:pPr>
            <w:r>
              <w:t xml:space="preserve">Chức năng cho phép điều chỉnh dữ liệu </w:t>
            </w:r>
            <w:proofErr w:type="gramStart"/>
            <w:r>
              <w:t>theo</w:t>
            </w:r>
            <w:proofErr w:type="gramEnd"/>
            <w:r>
              <w:t xml:space="preserve"> file upload lên hệ thống. Cho phép bao gồm tất cả các điều chỉnh </w:t>
            </w:r>
            <w:proofErr w:type="gramStart"/>
            <w:r>
              <w:t>Thêm</w:t>
            </w:r>
            <w:proofErr w:type="gramEnd"/>
            <w:r>
              <w:t>/ Sửa/ Xóa nhiều bản ghi.</w:t>
            </w:r>
          </w:p>
          <w:p w14:paraId="40A1147D" w14:textId="77777777" w:rsidR="008B2481" w:rsidRDefault="008B2481" w:rsidP="008B2481">
            <w:pPr>
              <w:pStyle w:val="ListParagraph"/>
              <w:numPr>
                <w:ilvl w:val="0"/>
                <w:numId w:val="12"/>
              </w:numPr>
              <w:ind w:left="209" w:hanging="209"/>
            </w:pPr>
            <w:r>
              <w:t>Chỉ A</w:t>
            </w:r>
            <w:r w:rsidRPr="00C06620">
              <w:t>vailable</w:t>
            </w:r>
            <w:r>
              <w:t xml:space="preserve"> nút khi người dùng đã chọn Tên bảng.</w:t>
            </w:r>
          </w:p>
        </w:tc>
      </w:tr>
      <w:tr w:rsidR="008B2481" w:rsidRPr="00DB66BA" w14:paraId="336723EA" w14:textId="77777777" w:rsidTr="00294747">
        <w:trPr>
          <w:trHeight w:val="611"/>
        </w:trPr>
        <w:tc>
          <w:tcPr>
            <w:tcW w:w="5551" w:type="dxa"/>
            <w:gridSpan w:val="3"/>
            <w:vAlign w:val="center"/>
          </w:tcPr>
          <w:p w14:paraId="38EDA053" w14:textId="77777777" w:rsidR="008B2481" w:rsidRPr="00AC762B" w:rsidRDefault="008B2481" w:rsidP="00294747">
            <w:pPr>
              <w:pStyle w:val="ListParagraph"/>
              <w:ind w:left="0"/>
            </w:pPr>
            <w:r w:rsidRPr="007D4F98">
              <w:rPr>
                <w:i/>
              </w:rPr>
              <w:t>Vùng tìm kiếm dữ liệu</w:t>
            </w:r>
          </w:p>
        </w:tc>
        <w:tc>
          <w:tcPr>
            <w:tcW w:w="3917" w:type="dxa"/>
          </w:tcPr>
          <w:p w14:paraId="0F2C5936" w14:textId="77777777" w:rsidR="008B2481" w:rsidRPr="0053273D" w:rsidRDefault="008B2481" w:rsidP="00294747">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8B2481" w:rsidRPr="00DB66BA" w14:paraId="04159F75" w14:textId="77777777" w:rsidTr="00294747">
        <w:trPr>
          <w:trHeight w:val="611"/>
        </w:trPr>
        <w:tc>
          <w:tcPr>
            <w:tcW w:w="2358" w:type="dxa"/>
          </w:tcPr>
          <w:p w14:paraId="16D9A3CC" w14:textId="77777777" w:rsidR="008B2481" w:rsidRPr="00AC762B" w:rsidRDefault="008B2481" w:rsidP="00294747">
            <w:pPr>
              <w:pStyle w:val="ListParagraph"/>
              <w:ind w:left="0"/>
            </w:pPr>
            <w:r>
              <w:t xml:space="preserve">Tiêu chí </w:t>
            </w:r>
          </w:p>
        </w:tc>
        <w:tc>
          <w:tcPr>
            <w:tcW w:w="1451" w:type="dxa"/>
          </w:tcPr>
          <w:p w14:paraId="366D9024" w14:textId="77777777" w:rsidR="008B2481" w:rsidRPr="00F36160" w:rsidRDefault="008B2481" w:rsidP="00294747">
            <w:pPr>
              <w:pStyle w:val="ListParagraph"/>
              <w:ind w:left="0"/>
              <w:jc w:val="center"/>
            </w:pPr>
            <w:r>
              <w:t>Y</w:t>
            </w:r>
          </w:p>
        </w:tc>
        <w:tc>
          <w:tcPr>
            <w:tcW w:w="1742" w:type="dxa"/>
          </w:tcPr>
          <w:p w14:paraId="243F9669" w14:textId="77777777" w:rsidR="008B2481" w:rsidRDefault="008B2481" w:rsidP="00294747">
            <w:r w:rsidRPr="00AC762B">
              <w:t>Drop down list</w:t>
            </w:r>
          </w:p>
        </w:tc>
        <w:tc>
          <w:tcPr>
            <w:tcW w:w="3917" w:type="dxa"/>
          </w:tcPr>
          <w:p w14:paraId="367A121C" w14:textId="77777777" w:rsidR="008B2481" w:rsidRPr="00AC762B" w:rsidRDefault="008B2481" w:rsidP="00294747">
            <w:pPr>
              <w:pStyle w:val="ListParagraph"/>
              <w:ind w:left="0"/>
            </w:pPr>
            <w:r>
              <w:t>Tiêu chí tìm kiếm. Hiển thị picklist gồm tất cả các trường của bảng đã chọn (tất cả trường của 1 bản ghi)</w:t>
            </w:r>
          </w:p>
        </w:tc>
      </w:tr>
      <w:tr w:rsidR="008B2481" w:rsidRPr="00DB66BA" w14:paraId="473784F6" w14:textId="77777777" w:rsidTr="00294747">
        <w:trPr>
          <w:trHeight w:val="611"/>
        </w:trPr>
        <w:tc>
          <w:tcPr>
            <w:tcW w:w="2358" w:type="dxa"/>
          </w:tcPr>
          <w:p w14:paraId="4C92F277" w14:textId="77777777" w:rsidR="008B2481" w:rsidRPr="00AC762B" w:rsidRDefault="008B2481" w:rsidP="00294747">
            <w:pPr>
              <w:pStyle w:val="ListParagraph"/>
              <w:ind w:left="0"/>
            </w:pPr>
            <w:r>
              <w:t>Toán tử</w:t>
            </w:r>
            <w:bookmarkStart w:id="288" w:name="_GoBack"/>
            <w:bookmarkEnd w:id="288"/>
          </w:p>
        </w:tc>
        <w:tc>
          <w:tcPr>
            <w:tcW w:w="1451" w:type="dxa"/>
          </w:tcPr>
          <w:p w14:paraId="3C6CAA74" w14:textId="77777777" w:rsidR="008B2481" w:rsidRPr="00F36160" w:rsidRDefault="008B2481" w:rsidP="00294747">
            <w:pPr>
              <w:pStyle w:val="ListParagraph"/>
              <w:ind w:left="0"/>
              <w:jc w:val="center"/>
            </w:pPr>
            <w:r>
              <w:t>Y</w:t>
            </w:r>
          </w:p>
        </w:tc>
        <w:tc>
          <w:tcPr>
            <w:tcW w:w="1742" w:type="dxa"/>
          </w:tcPr>
          <w:p w14:paraId="2FD3FB35" w14:textId="77777777" w:rsidR="008B2481" w:rsidRDefault="008B2481" w:rsidP="00294747">
            <w:r w:rsidRPr="00AC762B">
              <w:t>Drop down list</w:t>
            </w:r>
          </w:p>
        </w:tc>
        <w:tc>
          <w:tcPr>
            <w:tcW w:w="3917" w:type="dxa"/>
          </w:tcPr>
          <w:p w14:paraId="7258FCA3" w14:textId="77777777" w:rsidR="008B2481" w:rsidRDefault="008B2481" w:rsidP="00294747">
            <w:r>
              <w:t>Hỗ trợ các toán tử:</w:t>
            </w:r>
          </w:p>
          <w:p w14:paraId="5AE0F7FE" w14:textId="77777777" w:rsidR="008B2481" w:rsidRDefault="008B2481" w:rsidP="008B2481">
            <w:pPr>
              <w:pStyle w:val="ListParagraph"/>
              <w:numPr>
                <w:ilvl w:val="0"/>
                <w:numId w:val="10"/>
              </w:numPr>
              <w:spacing w:line="276" w:lineRule="auto"/>
              <w:ind w:left="209" w:hanging="209"/>
            </w:pPr>
            <w:r>
              <w:t>Like</w:t>
            </w:r>
          </w:p>
          <w:p w14:paraId="0396B201" w14:textId="77777777" w:rsidR="008B2481" w:rsidRDefault="008B2481" w:rsidP="008B2481">
            <w:pPr>
              <w:pStyle w:val="ListParagraph"/>
              <w:numPr>
                <w:ilvl w:val="0"/>
                <w:numId w:val="10"/>
              </w:numPr>
              <w:spacing w:line="276" w:lineRule="auto"/>
              <w:ind w:left="209" w:hanging="209"/>
            </w:pPr>
            <w:r>
              <w:t>Equal</w:t>
            </w:r>
          </w:p>
        </w:tc>
      </w:tr>
      <w:tr w:rsidR="008B2481" w:rsidRPr="00DB66BA" w14:paraId="01B2D2A6" w14:textId="77777777" w:rsidTr="00294747">
        <w:trPr>
          <w:trHeight w:val="611"/>
        </w:trPr>
        <w:tc>
          <w:tcPr>
            <w:tcW w:w="2358" w:type="dxa"/>
          </w:tcPr>
          <w:p w14:paraId="37F4BED7" w14:textId="77777777" w:rsidR="008B2481" w:rsidRPr="00AC762B" w:rsidRDefault="008B2481" w:rsidP="00294747">
            <w:pPr>
              <w:pStyle w:val="ListParagraph"/>
              <w:ind w:left="0"/>
            </w:pPr>
            <w:r>
              <w:t xml:space="preserve">Dữ liệu tìm kiếm </w:t>
            </w:r>
          </w:p>
        </w:tc>
        <w:tc>
          <w:tcPr>
            <w:tcW w:w="1451" w:type="dxa"/>
          </w:tcPr>
          <w:p w14:paraId="434A000B" w14:textId="77777777" w:rsidR="008B2481" w:rsidRPr="00F36160" w:rsidRDefault="008B2481" w:rsidP="00294747">
            <w:pPr>
              <w:pStyle w:val="ListParagraph"/>
              <w:ind w:left="0"/>
              <w:jc w:val="center"/>
            </w:pPr>
            <w:r>
              <w:t>Y</w:t>
            </w:r>
          </w:p>
        </w:tc>
        <w:tc>
          <w:tcPr>
            <w:tcW w:w="1742" w:type="dxa"/>
          </w:tcPr>
          <w:p w14:paraId="08F079D8" w14:textId="77777777" w:rsidR="008B2481" w:rsidRPr="00AC762B" w:rsidRDefault="008B2481" w:rsidP="00294747">
            <w:pPr>
              <w:pStyle w:val="ListParagraph"/>
              <w:ind w:left="0"/>
            </w:pPr>
            <w:r>
              <w:t>Text</w:t>
            </w:r>
          </w:p>
        </w:tc>
        <w:tc>
          <w:tcPr>
            <w:tcW w:w="3917" w:type="dxa"/>
          </w:tcPr>
          <w:p w14:paraId="0C7F10C3" w14:textId="77777777" w:rsidR="008B2481" w:rsidRPr="00AC762B" w:rsidRDefault="008B2481" w:rsidP="00294747">
            <w:pPr>
              <w:pStyle w:val="ListParagraph"/>
              <w:ind w:left="0"/>
            </w:pPr>
            <w:r>
              <w:t>Người dùng nhập tay dữ liệu cần tìm kiếm tương ứng với tiêu chí đã chọn</w:t>
            </w:r>
          </w:p>
        </w:tc>
      </w:tr>
      <w:tr w:rsidR="008B2481" w:rsidRPr="00DB66BA" w14:paraId="1A5B104A" w14:textId="77777777" w:rsidTr="00294747">
        <w:trPr>
          <w:trHeight w:val="611"/>
        </w:trPr>
        <w:tc>
          <w:tcPr>
            <w:tcW w:w="2358" w:type="dxa"/>
          </w:tcPr>
          <w:p w14:paraId="4447DA8F" w14:textId="77777777" w:rsidR="008B2481" w:rsidRPr="00AC762B" w:rsidRDefault="008B2481" w:rsidP="00294747">
            <w:pPr>
              <w:pStyle w:val="ListParagraph"/>
              <w:ind w:left="0"/>
            </w:pPr>
            <w:r>
              <w:t>Kết hợp</w:t>
            </w:r>
          </w:p>
        </w:tc>
        <w:tc>
          <w:tcPr>
            <w:tcW w:w="1451" w:type="dxa"/>
          </w:tcPr>
          <w:p w14:paraId="139878E5" w14:textId="77777777" w:rsidR="008B2481" w:rsidRPr="00F36160" w:rsidRDefault="008B2481" w:rsidP="00294747">
            <w:pPr>
              <w:pStyle w:val="ListParagraph"/>
              <w:ind w:left="0"/>
              <w:jc w:val="center"/>
            </w:pPr>
            <w:r>
              <w:t>Y</w:t>
            </w:r>
          </w:p>
        </w:tc>
        <w:tc>
          <w:tcPr>
            <w:tcW w:w="1742" w:type="dxa"/>
          </w:tcPr>
          <w:p w14:paraId="5B62A49C" w14:textId="77777777" w:rsidR="008B2481" w:rsidRDefault="008B2481" w:rsidP="00294747">
            <w:r w:rsidRPr="00AC762B">
              <w:t>Drop down list</w:t>
            </w:r>
          </w:p>
        </w:tc>
        <w:tc>
          <w:tcPr>
            <w:tcW w:w="3917" w:type="dxa"/>
          </w:tcPr>
          <w:p w14:paraId="7251D015" w14:textId="77777777" w:rsidR="008B2481" w:rsidRDefault="008B2481" w:rsidP="00294747">
            <w:pPr>
              <w:pStyle w:val="ListParagraph"/>
              <w:ind w:left="0"/>
            </w:pPr>
            <w:r>
              <w:t>Toán tử kết hợp giữa 2 tiêu chí:</w:t>
            </w:r>
          </w:p>
          <w:p w14:paraId="47A8A68C" w14:textId="77777777" w:rsidR="008B2481" w:rsidRDefault="008B2481" w:rsidP="008B2481">
            <w:pPr>
              <w:pStyle w:val="ListParagraph"/>
              <w:numPr>
                <w:ilvl w:val="0"/>
                <w:numId w:val="10"/>
              </w:numPr>
              <w:spacing w:line="276" w:lineRule="auto"/>
              <w:ind w:left="209" w:hanging="209"/>
            </w:pPr>
            <w:r>
              <w:t>AND</w:t>
            </w:r>
          </w:p>
          <w:p w14:paraId="2C0A1882" w14:textId="77777777" w:rsidR="008B2481" w:rsidRPr="00E601E2" w:rsidRDefault="008B2481" w:rsidP="008B2481">
            <w:pPr>
              <w:pStyle w:val="ListParagraph"/>
              <w:numPr>
                <w:ilvl w:val="0"/>
                <w:numId w:val="10"/>
              </w:numPr>
              <w:spacing w:line="276" w:lineRule="auto"/>
              <w:ind w:left="209" w:hanging="209"/>
            </w:pPr>
            <w:r>
              <w:t>OR</w:t>
            </w:r>
          </w:p>
        </w:tc>
      </w:tr>
      <w:tr w:rsidR="00D94A29" w:rsidRPr="00DB66BA" w14:paraId="7CFAC6B7" w14:textId="77777777" w:rsidTr="00294747">
        <w:trPr>
          <w:trHeight w:val="611"/>
        </w:trPr>
        <w:tc>
          <w:tcPr>
            <w:tcW w:w="2358" w:type="dxa"/>
          </w:tcPr>
          <w:p w14:paraId="328CB14A" w14:textId="77777777" w:rsidR="00D94A29" w:rsidRDefault="00D94A29" w:rsidP="00294747">
            <w:pPr>
              <w:pStyle w:val="ListParagraph"/>
              <w:ind w:left="0"/>
            </w:pPr>
            <w:r>
              <w:t>Thêm tiêu chí</w:t>
            </w:r>
          </w:p>
        </w:tc>
        <w:tc>
          <w:tcPr>
            <w:tcW w:w="1451" w:type="dxa"/>
          </w:tcPr>
          <w:p w14:paraId="5A7A2585" w14:textId="6BF961C6" w:rsidR="00D94A29" w:rsidRPr="00AC762B" w:rsidRDefault="00D94A29" w:rsidP="00294747">
            <w:pPr>
              <w:pStyle w:val="ListParagraph"/>
              <w:ind w:left="0"/>
              <w:jc w:val="center"/>
            </w:pPr>
            <w:ins w:id="289" w:author="Nguyen Hong Nhung (Khoi CNTT)" w:date="2019-08-16T10:07:00Z">
              <w:r w:rsidRPr="008F0557">
                <w:t>N</w:t>
              </w:r>
            </w:ins>
            <w:del w:id="290" w:author="Nguyen Hong Nhung (Khoi CNTT)" w:date="2019-08-16T10:07:00Z">
              <w:r w:rsidRPr="00AC762B" w:rsidDel="00E63995">
                <w:delText>Y</w:delText>
              </w:r>
            </w:del>
          </w:p>
        </w:tc>
        <w:tc>
          <w:tcPr>
            <w:tcW w:w="1742" w:type="dxa"/>
          </w:tcPr>
          <w:p w14:paraId="1AFE3DA7" w14:textId="77777777" w:rsidR="00D94A29" w:rsidRPr="00AC762B" w:rsidRDefault="00D94A29" w:rsidP="00294747">
            <w:pPr>
              <w:pStyle w:val="ListParagraph"/>
              <w:ind w:left="0"/>
            </w:pPr>
            <w:r>
              <w:t>Button</w:t>
            </w:r>
          </w:p>
        </w:tc>
        <w:tc>
          <w:tcPr>
            <w:tcW w:w="3917" w:type="dxa"/>
          </w:tcPr>
          <w:p w14:paraId="268FFD72" w14:textId="77777777" w:rsidR="00D94A29" w:rsidRDefault="00D94A29" w:rsidP="00294747">
            <w:pPr>
              <w:pStyle w:val="ListParagraph"/>
              <w:ind w:left="0"/>
            </w:pPr>
            <w:r>
              <w:t>Nút chức năng thêm mới 1 tiêu chí tìm kiếm</w:t>
            </w:r>
          </w:p>
        </w:tc>
      </w:tr>
      <w:tr w:rsidR="00D94A29" w:rsidRPr="00DB66BA" w14:paraId="18207CD1" w14:textId="77777777" w:rsidTr="00294747">
        <w:trPr>
          <w:trHeight w:val="611"/>
        </w:trPr>
        <w:tc>
          <w:tcPr>
            <w:tcW w:w="2358" w:type="dxa"/>
          </w:tcPr>
          <w:p w14:paraId="3BA6658C" w14:textId="77777777" w:rsidR="00D94A29" w:rsidRDefault="00D94A29" w:rsidP="00294747">
            <w:pPr>
              <w:pStyle w:val="ListParagraph"/>
              <w:ind w:left="0"/>
            </w:pPr>
            <w:r>
              <w:t>Xóa tiêu chí</w:t>
            </w:r>
          </w:p>
        </w:tc>
        <w:tc>
          <w:tcPr>
            <w:tcW w:w="1451" w:type="dxa"/>
          </w:tcPr>
          <w:p w14:paraId="79928A7E" w14:textId="0E5153E2" w:rsidR="00D94A29" w:rsidRPr="00AC762B" w:rsidRDefault="00D94A29" w:rsidP="00294747">
            <w:pPr>
              <w:pStyle w:val="ListParagraph"/>
              <w:ind w:left="0"/>
              <w:jc w:val="center"/>
            </w:pPr>
            <w:ins w:id="291" w:author="Nguyen Hong Nhung (Khoi CNTT)" w:date="2019-08-16T10:07:00Z">
              <w:r w:rsidRPr="008F0557">
                <w:t>N</w:t>
              </w:r>
            </w:ins>
            <w:del w:id="292" w:author="Nguyen Hong Nhung (Khoi CNTT)" w:date="2019-08-16T10:07:00Z">
              <w:r w:rsidRPr="00AC762B" w:rsidDel="00E63995">
                <w:delText>Y</w:delText>
              </w:r>
            </w:del>
          </w:p>
        </w:tc>
        <w:tc>
          <w:tcPr>
            <w:tcW w:w="1742" w:type="dxa"/>
          </w:tcPr>
          <w:p w14:paraId="05D7ED6D" w14:textId="77777777" w:rsidR="00D94A29" w:rsidRPr="00AC762B" w:rsidRDefault="00D94A29" w:rsidP="00294747">
            <w:pPr>
              <w:pStyle w:val="ListParagraph"/>
              <w:ind w:left="0"/>
            </w:pPr>
            <w:r>
              <w:t>Button</w:t>
            </w:r>
          </w:p>
        </w:tc>
        <w:tc>
          <w:tcPr>
            <w:tcW w:w="3917" w:type="dxa"/>
          </w:tcPr>
          <w:p w14:paraId="47BC2692" w14:textId="77777777" w:rsidR="00D94A29" w:rsidRDefault="00D94A29" w:rsidP="00294747">
            <w:pPr>
              <w:pStyle w:val="ListParagraph"/>
              <w:ind w:left="0"/>
            </w:pPr>
            <w:r>
              <w:t>Nút chức năng xóa các tiêu chí được lựa chọn (Cho phép chọn 1 hoặc nhiều)</w:t>
            </w:r>
          </w:p>
        </w:tc>
      </w:tr>
      <w:tr w:rsidR="00D94A29" w:rsidRPr="00DB66BA" w14:paraId="26C96673" w14:textId="77777777" w:rsidTr="00294747">
        <w:trPr>
          <w:trHeight w:val="611"/>
        </w:trPr>
        <w:tc>
          <w:tcPr>
            <w:tcW w:w="2358" w:type="dxa"/>
          </w:tcPr>
          <w:p w14:paraId="3161263C" w14:textId="77777777" w:rsidR="00D94A29" w:rsidRDefault="00D94A29" w:rsidP="00294747">
            <w:pPr>
              <w:pStyle w:val="ListParagraph"/>
              <w:ind w:left="0"/>
            </w:pPr>
            <w:r>
              <w:t>Tìm kiếm</w:t>
            </w:r>
          </w:p>
        </w:tc>
        <w:tc>
          <w:tcPr>
            <w:tcW w:w="1451" w:type="dxa"/>
          </w:tcPr>
          <w:p w14:paraId="77048A22" w14:textId="1D2D0F7A" w:rsidR="00D94A29" w:rsidRPr="00AC762B" w:rsidRDefault="00D94A29" w:rsidP="00294747">
            <w:pPr>
              <w:pStyle w:val="ListParagraph"/>
              <w:ind w:left="0"/>
              <w:jc w:val="center"/>
            </w:pPr>
            <w:ins w:id="293" w:author="Nguyen Hong Nhung (Khoi CNTT)" w:date="2019-08-16T10:07:00Z">
              <w:r w:rsidRPr="008F0557">
                <w:t>N</w:t>
              </w:r>
            </w:ins>
            <w:del w:id="294" w:author="Nguyen Hong Nhung (Khoi CNTT)" w:date="2019-08-16T10:07:00Z">
              <w:r w:rsidRPr="00AC762B" w:rsidDel="00E63995">
                <w:delText>Y</w:delText>
              </w:r>
            </w:del>
          </w:p>
        </w:tc>
        <w:tc>
          <w:tcPr>
            <w:tcW w:w="1742" w:type="dxa"/>
          </w:tcPr>
          <w:p w14:paraId="04343F5A" w14:textId="77777777" w:rsidR="00D94A29" w:rsidRPr="00AC762B" w:rsidRDefault="00D94A29" w:rsidP="00294747">
            <w:pPr>
              <w:pStyle w:val="ListParagraph"/>
              <w:ind w:left="0"/>
            </w:pPr>
            <w:r>
              <w:t>Button</w:t>
            </w:r>
          </w:p>
        </w:tc>
        <w:tc>
          <w:tcPr>
            <w:tcW w:w="3917" w:type="dxa"/>
          </w:tcPr>
          <w:p w14:paraId="636F230E" w14:textId="77777777" w:rsidR="00D94A29" w:rsidRDefault="00D94A29" w:rsidP="00294747">
            <w:pPr>
              <w:pStyle w:val="ListParagraph"/>
              <w:ind w:left="0"/>
            </w:pPr>
            <w:r>
              <w:t>Nút chức năng hiển thị các bản ghi tìm kiếm thỏa mãn các tiêu chí đầu vào.</w:t>
            </w:r>
          </w:p>
          <w:p w14:paraId="39A0B53D" w14:textId="77777777" w:rsidR="00D94A29" w:rsidRDefault="00D94A29" w:rsidP="00294747">
            <w:pPr>
              <w:pStyle w:val="ListParagraph"/>
              <w:ind w:left="0"/>
            </w:pPr>
            <w:r>
              <w:t>Kết quả được hiển thị tại Grid “Bảng điều chỉnh dữ liệu”.</w:t>
            </w:r>
          </w:p>
          <w:p w14:paraId="6555C73D" w14:textId="77777777" w:rsidR="00D94A29" w:rsidRDefault="00D94A29" w:rsidP="00294747">
            <w:pPr>
              <w:pStyle w:val="ListParagraph"/>
              <w:ind w:left="0"/>
            </w:pPr>
            <w:r>
              <w:t>Nếu không có tiêu chí đầu vào, hệ thống hiển thị tất cả các giá trị hiện có trong bảng được chọn trên Grid “Bảng điều chỉnh dữ liệu”.</w:t>
            </w:r>
          </w:p>
        </w:tc>
      </w:tr>
      <w:tr w:rsidR="00D94A29" w:rsidRPr="00DB66BA" w14:paraId="112BE084" w14:textId="77777777" w:rsidTr="00294747">
        <w:trPr>
          <w:trHeight w:val="611"/>
        </w:trPr>
        <w:tc>
          <w:tcPr>
            <w:tcW w:w="2358" w:type="dxa"/>
          </w:tcPr>
          <w:p w14:paraId="176C03D9" w14:textId="77777777" w:rsidR="00D94A29" w:rsidRDefault="00D94A29" w:rsidP="00294747">
            <w:pPr>
              <w:pStyle w:val="ListParagraph"/>
              <w:ind w:left="0"/>
            </w:pPr>
            <w:r>
              <w:t>Bảng điều chỉnh dữ liệu</w:t>
            </w:r>
          </w:p>
        </w:tc>
        <w:tc>
          <w:tcPr>
            <w:tcW w:w="1451" w:type="dxa"/>
          </w:tcPr>
          <w:p w14:paraId="25DC6CE8" w14:textId="70B44525" w:rsidR="00D94A29" w:rsidRPr="00AC762B" w:rsidRDefault="00D94A29" w:rsidP="00294747">
            <w:pPr>
              <w:pStyle w:val="ListParagraph"/>
              <w:ind w:left="0"/>
              <w:jc w:val="center"/>
            </w:pPr>
            <w:ins w:id="295" w:author="Nguyen Hong Nhung (Khoi CNTT)" w:date="2019-08-16T10:07:00Z">
              <w:r w:rsidRPr="008F0557">
                <w:t>N</w:t>
              </w:r>
            </w:ins>
            <w:del w:id="296" w:author="Nguyen Hong Nhung (Khoi CNTT)" w:date="2019-08-16T10:07:00Z">
              <w:r w:rsidDel="00E63995">
                <w:delText>Y</w:delText>
              </w:r>
            </w:del>
          </w:p>
        </w:tc>
        <w:tc>
          <w:tcPr>
            <w:tcW w:w="1742" w:type="dxa"/>
          </w:tcPr>
          <w:p w14:paraId="144AC84A" w14:textId="77777777" w:rsidR="00D94A29" w:rsidRDefault="00D94A29" w:rsidP="00294747">
            <w:pPr>
              <w:pStyle w:val="ListParagraph"/>
              <w:ind w:left="0"/>
            </w:pPr>
            <w:r>
              <w:t>Grid</w:t>
            </w:r>
          </w:p>
        </w:tc>
        <w:tc>
          <w:tcPr>
            <w:tcW w:w="3917" w:type="dxa"/>
          </w:tcPr>
          <w:p w14:paraId="13F287B7" w14:textId="77777777" w:rsidR="00D94A29" w:rsidRDefault="00D94A29" w:rsidP="008B2481">
            <w:pPr>
              <w:pStyle w:val="ListParagraph"/>
              <w:numPr>
                <w:ilvl w:val="0"/>
                <w:numId w:val="11"/>
              </w:numPr>
              <w:ind w:left="209" w:hanging="209"/>
            </w:pPr>
            <w:r>
              <w:t>Hiển thị các dữ liệu được upload lên bảng được chọn theo Update time nhỏ dần</w:t>
            </w:r>
          </w:p>
          <w:p w14:paraId="5A4D403C" w14:textId="77777777" w:rsidR="00D94A29" w:rsidRDefault="00D94A29" w:rsidP="008B2481">
            <w:pPr>
              <w:pStyle w:val="ListParagraph"/>
              <w:numPr>
                <w:ilvl w:val="0"/>
                <w:numId w:val="11"/>
              </w:numPr>
              <w:ind w:left="209" w:hanging="209"/>
            </w:pPr>
            <w:r>
              <w:t>Nếu không có điều kiện lọc tìm kiếm, hệ thống mặc định hiển thị tất cả dữ liệu của bảng được chọn (Bao gồm cả bảng ngày t-1 + dữ liệu điều chỉnh trong ngày t)</w:t>
            </w:r>
          </w:p>
          <w:p w14:paraId="60A625F2" w14:textId="77777777" w:rsidR="00D94A29" w:rsidRDefault="00D94A29" w:rsidP="008B2481">
            <w:pPr>
              <w:pStyle w:val="ListParagraph"/>
              <w:numPr>
                <w:ilvl w:val="0"/>
                <w:numId w:val="11"/>
              </w:numPr>
              <w:ind w:left="209" w:hanging="209"/>
            </w:pPr>
            <w:r>
              <w:t>Hiển thị đầy đủ các trường dữ liệu của bản ghi.</w:t>
            </w:r>
          </w:p>
          <w:p w14:paraId="610AA12F" w14:textId="77777777" w:rsidR="00D94A29" w:rsidRDefault="00D94A29" w:rsidP="008B2481">
            <w:pPr>
              <w:pStyle w:val="ListParagraph"/>
              <w:numPr>
                <w:ilvl w:val="0"/>
                <w:numId w:val="11"/>
              </w:numPr>
              <w:ind w:left="209" w:hanging="209"/>
            </w:pPr>
            <w:r>
              <w:t>Có check box phía đầu mỗi bản ghi hỗ trợ người dùng chọn để sửa, xóa. Nếu xóa cho phép click chọn nhiều bản ghi cùng lúc.</w:t>
            </w:r>
          </w:p>
          <w:p w14:paraId="6FD673F8" w14:textId="77777777" w:rsidR="00D94A29" w:rsidRDefault="00D94A29" w:rsidP="008B2481">
            <w:pPr>
              <w:pStyle w:val="ListParagraph"/>
              <w:numPr>
                <w:ilvl w:val="0"/>
                <w:numId w:val="11"/>
              </w:numPr>
              <w:ind w:left="209" w:hanging="209"/>
            </w:pPr>
            <w:r>
              <w:t>Hệ thống cho phép hiển thị chi tiết 1 bản ghi khi click vào ID của bản ghi trong lưới dữ liệu.</w:t>
            </w:r>
          </w:p>
        </w:tc>
      </w:tr>
      <w:tr w:rsidR="008B2481" w:rsidRPr="00DB66BA" w14:paraId="030C74B2" w14:textId="77777777" w:rsidTr="00294747">
        <w:trPr>
          <w:trHeight w:val="611"/>
        </w:trPr>
        <w:tc>
          <w:tcPr>
            <w:tcW w:w="2358" w:type="dxa"/>
          </w:tcPr>
          <w:p w14:paraId="5B50DF53" w14:textId="77777777" w:rsidR="008B2481" w:rsidRDefault="008B2481" w:rsidP="00294747">
            <w:pPr>
              <w:pStyle w:val="ListParagraph"/>
              <w:ind w:left="0"/>
            </w:pPr>
            <w:r>
              <w:t>Download dữ liệu</w:t>
            </w:r>
          </w:p>
        </w:tc>
        <w:tc>
          <w:tcPr>
            <w:tcW w:w="1451" w:type="dxa"/>
          </w:tcPr>
          <w:p w14:paraId="489455E8" w14:textId="3CC9481C" w:rsidR="008B2481" w:rsidRDefault="00D94A29" w:rsidP="00294747">
            <w:pPr>
              <w:pStyle w:val="ListParagraph"/>
              <w:ind w:left="0"/>
              <w:jc w:val="center"/>
            </w:pPr>
            <w:ins w:id="297" w:author="Nguyen Hong Nhung (Khoi CNTT)" w:date="2019-08-16T10:07:00Z">
              <w:r>
                <w:t>N</w:t>
              </w:r>
            </w:ins>
            <w:del w:id="298" w:author="Nguyen Hong Nhung (Khoi CNTT)" w:date="2019-08-16T10:07:00Z">
              <w:r w:rsidR="008B2481" w:rsidDel="00D94A29">
                <w:delText>Y</w:delText>
              </w:r>
            </w:del>
          </w:p>
        </w:tc>
        <w:tc>
          <w:tcPr>
            <w:tcW w:w="1742" w:type="dxa"/>
          </w:tcPr>
          <w:p w14:paraId="7DB08E8D" w14:textId="77777777" w:rsidR="008B2481" w:rsidRDefault="008B2481" w:rsidP="00294747">
            <w:pPr>
              <w:pStyle w:val="ListParagraph"/>
              <w:ind w:left="0"/>
            </w:pPr>
            <w:r>
              <w:t>Button</w:t>
            </w:r>
          </w:p>
        </w:tc>
        <w:tc>
          <w:tcPr>
            <w:tcW w:w="3917" w:type="dxa"/>
          </w:tcPr>
          <w:p w14:paraId="7959BF4A" w14:textId="77777777" w:rsidR="008B2481" w:rsidRDefault="008B2481" w:rsidP="00294747">
            <w:r>
              <w:t xml:space="preserve">Nút chức năng cho phép người dùng Dowload dữ liệu hiển thị trong Grid </w:t>
            </w:r>
          </w:p>
        </w:tc>
      </w:tr>
    </w:tbl>
    <w:p w14:paraId="0FE5790E" w14:textId="77777777" w:rsidR="00E12AAB" w:rsidRDefault="00E12AAB" w:rsidP="008B2481">
      <w:pPr>
        <w:pStyle w:val="Heading4"/>
        <w:numPr>
          <w:ilvl w:val="2"/>
          <w:numId w:val="6"/>
        </w:numPr>
        <w:ind w:left="1440"/>
        <w:rPr>
          <w:rFonts w:eastAsia="MS Mincho"/>
          <w:lang w:eastAsia="ja-JP"/>
        </w:rPr>
      </w:pPr>
      <w:r>
        <w:rPr>
          <w:rFonts w:eastAsia="MS Mincho"/>
          <w:lang w:eastAsia="ja-JP"/>
        </w:rPr>
        <w:t>Thêm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0D5192" w:rsidRPr="001D105C" w14:paraId="29E50A98" w14:textId="77777777" w:rsidTr="00294747">
        <w:tc>
          <w:tcPr>
            <w:tcW w:w="1078" w:type="pct"/>
            <w:shd w:val="clear" w:color="auto" w:fill="4F81BD"/>
          </w:tcPr>
          <w:p w14:paraId="7161BDE4"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4DBEC053" w14:textId="77777777" w:rsidR="000D5192" w:rsidRPr="001D105C" w:rsidRDefault="000D5192" w:rsidP="00294747">
            <w:pPr>
              <w:spacing w:after="40" w:line="360" w:lineRule="auto"/>
              <w:rPr>
                <w:rFonts w:eastAsia="Times New Roman"/>
                <w:bCs/>
                <w:lang w:val="en-GB"/>
              </w:rPr>
            </w:pPr>
            <w:r>
              <w:rPr>
                <w:rFonts w:eastAsia="Times New Roman"/>
                <w:color w:val="000000"/>
                <w:lang w:val="en-GB"/>
              </w:rPr>
              <w:t>Thêm dữ liệu cho bảng tham số</w:t>
            </w:r>
          </w:p>
        </w:tc>
      </w:tr>
      <w:tr w:rsidR="000D5192" w:rsidRPr="001D105C" w14:paraId="56315F2F" w14:textId="77777777" w:rsidTr="00294747">
        <w:tc>
          <w:tcPr>
            <w:tcW w:w="1078" w:type="pct"/>
            <w:shd w:val="clear" w:color="auto" w:fill="4F81BD"/>
          </w:tcPr>
          <w:p w14:paraId="52D425E9"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2FBF3A6E" w14:textId="77777777" w:rsidR="000D5192" w:rsidRPr="001D105C" w:rsidRDefault="000D5192" w:rsidP="000D5192">
            <w:pPr>
              <w:spacing w:after="40" w:line="360" w:lineRule="auto"/>
              <w:rPr>
                <w:rFonts w:eastAsia="Times New Roman"/>
                <w:bCs/>
                <w:lang w:val="en-GB"/>
              </w:rPr>
            </w:pPr>
            <w:r>
              <w:rPr>
                <w:rFonts w:eastAsia="Times New Roman"/>
                <w:color w:val="000000"/>
                <w:lang w:val="en-GB"/>
              </w:rPr>
              <w:t>Thêm mới 1 bản ghi cho bảng tham số</w:t>
            </w:r>
          </w:p>
        </w:tc>
      </w:tr>
      <w:tr w:rsidR="000D5192" w:rsidRPr="001D105C" w14:paraId="4CEB6349" w14:textId="77777777" w:rsidTr="00294747">
        <w:tc>
          <w:tcPr>
            <w:tcW w:w="1078" w:type="pct"/>
            <w:shd w:val="clear" w:color="auto" w:fill="4F81BD"/>
          </w:tcPr>
          <w:p w14:paraId="3F1D6404"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6592D467" w14:textId="77777777" w:rsidR="000D5192" w:rsidRPr="001D105C" w:rsidRDefault="00731897" w:rsidP="00294747">
            <w:pPr>
              <w:spacing w:after="40" w:line="360" w:lineRule="auto"/>
              <w:rPr>
                <w:rFonts w:eastAsia="Times New Roman"/>
                <w:bCs/>
                <w:lang w:val="en-GB"/>
              </w:rPr>
            </w:pPr>
            <w:r>
              <w:rPr>
                <w:rFonts w:eastAsia="Times New Roman"/>
                <w:bCs/>
                <w:lang w:val="en-GB"/>
              </w:rPr>
              <w:t>User được phân quyền</w:t>
            </w:r>
          </w:p>
        </w:tc>
      </w:tr>
      <w:tr w:rsidR="000D5192" w:rsidRPr="001D105C" w14:paraId="3A2B6994" w14:textId="77777777" w:rsidTr="00294747">
        <w:tc>
          <w:tcPr>
            <w:tcW w:w="1078" w:type="pct"/>
            <w:shd w:val="clear" w:color="auto" w:fill="4F81BD"/>
          </w:tcPr>
          <w:p w14:paraId="7D4CC8A0"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05B98B8E" w14:textId="77777777" w:rsidR="000D5192" w:rsidRPr="001D105C" w:rsidRDefault="00731897" w:rsidP="00731897">
            <w:pPr>
              <w:spacing w:after="40" w:line="360" w:lineRule="auto"/>
              <w:rPr>
                <w:rFonts w:eastAsia="Times New Roman"/>
                <w:bCs/>
                <w:lang w:val="en-GB"/>
              </w:rPr>
            </w:pPr>
            <w:r>
              <w:rPr>
                <w:rFonts w:eastAsia="Times New Roman"/>
                <w:bCs/>
                <w:lang w:val="en-GB"/>
              </w:rPr>
              <w:t>Menu Điều chỉnh bảng tham số -&gt; Chọn bảng -&gt; Chọn nút “Thêm”</w:t>
            </w:r>
          </w:p>
        </w:tc>
      </w:tr>
      <w:tr w:rsidR="000D5192" w:rsidRPr="001D105C" w14:paraId="75FE314D" w14:textId="77777777" w:rsidTr="00294747">
        <w:tc>
          <w:tcPr>
            <w:tcW w:w="1078" w:type="pct"/>
            <w:shd w:val="clear" w:color="auto" w:fill="4F81BD"/>
          </w:tcPr>
          <w:p w14:paraId="2E7E25F0"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3882337E" w14:textId="77777777" w:rsidR="000D5192" w:rsidRPr="001D105C" w:rsidRDefault="00731897" w:rsidP="00294747">
            <w:pPr>
              <w:spacing w:after="40" w:line="360" w:lineRule="auto"/>
              <w:rPr>
                <w:rFonts w:eastAsia="Times New Roman"/>
                <w:bCs/>
                <w:lang w:val="en-GB"/>
              </w:rPr>
            </w:pPr>
            <w:r>
              <w:rPr>
                <w:rFonts w:eastAsia="MS Mincho"/>
                <w:bCs/>
                <w:iCs/>
                <w:color w:val="000000"/>
                <w:lang w:eastAsia="ja-JP"/>
              </w:rPr>
              <w:t>Điền thông tin các trường chi tiết cho bản ghi mới trong bảng đã chọn</w:t>
            </w:r>
          </w:p>
        </w:tc>
      </w:tr>
      <w:tr w:rsidR="000D5192" w:rsidRPr="001D105C" w14:paraId="11BCB1B4" w14:textId="77777777" w:rsidTr="00294747">
        <w:tc>
          <w:tcPr>
            <w:tcW w:w="1078" w:type="pct"/>
            <w:shd w:val="clear" w:color="auto" w:fill="4F81BD"/>
          </w:tcPr>
          <w:p w14:paraId="33B65095" w14:textId="77777777" w:rsidR="000D5192" w:rsidRPr="001D105C" w:rsidRDefault="000D5192"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743E3679" w14:textId="77777777" w:rsidR="000D5192" w:rsidRPr="00BC1E05" w:rsidRDefault="00731897" w:rsidP="00982C3E">
            <w:pPr>
              <w:spacing w:after="40" w:line="360" w:lineRule="auto"/>
              <w:rPr>
                <w:rFonts w:eastAsia="MS Mincho"/>
                <w:bCs/>
                <w:iCs/>
                <w:color w:val="000000"/>
                <w:lang w:eastAsia="ja-JP"/>
              </w:rPr>
            </w:pPr>
            <w:r w:rsidRPr="00D26622">
              <w:rPr>
                <w:rFonts w:eastAsia="MS Mincho"/>
                <w:bCs/>
                <w:iCs/>
                <w:color w:val="000000"/>
                <w:lang w:eastAsia="ja-JP"/>
              </w:rPr>
              <w:t>Bả</w:t>
            </w:r>
            <w:r>
              <w:rPr>
                <w:rFonts w:eastAsia="MS Mincho"/>
                <w:bCs/>
                <w:iCs/>
                <w:color w:val="000000"/>
                <w:lang w:eastAsia="ja-JP"/>
              </w:rPr>
              <w:t xml:space="preserve">n ghi được thêm và hiển thị trên lưới dữ liệu của Bảng </w:t>
            </w:r>
            <w:del w:id="299" w:author="Luyen Do Thi (Khoi Quan tri rui ro)" w:date="2019-08-12T11:29:00Z">
              <w:r w:rsidDel="00982C3E">
                <w:rPr>
                  <w:rFonts w:eastAsia="MS Mincho"/>
                  <w:bCs/>
                  <w:iCs/>
                  <w:color w:val="000000"/>
                  <w:lang w:eastAsia="ja-JP"/>
                </w:rPr>
                <w:delText xml:space="preserve">diều </w:delText>
              </w:r>
            </w:del>
            <w:ins w:id="300" w:author="Luyen Do Thi (Khoi Quan tri rui ro)" w:date="2019-08-12T11:29:00Z">
              <w:r w:rsidR="00982C3E">
                <w:rPr>
                  <w:rFonts w:eastAsia="MS Mincho"/>
                  <w:bCs/>
                  <w:iCs/>
                  <w:color w:val="000000"/>
                  <w:lang w:eastAsia="ja-JP"/>
                </w:rPr>
                <w:t xml:space="preserve">điều </w:t>
              </w:r>
            </w:ins>
            <w:r>
              <w:rPr>
                <w:rFonts w:eastAsia="MS Mincho"/>
                <w:bCs/>
                <w:iCs/>
                <w:color w:val="000000"/>
                <w:lang w:eastAsia="ja-JP"/>
              </w:rPr>
              <w:t>chỉnh dữ liệ</w:t>
            </w:r>
            <w:r w:rsidR="00BC1E05">
              <w:rPr>
                <w:rFonts w:eastAsia="MS Mincho"/>
                <w:bCs/>
                <w:iCs/>
                <w:color w:val="000000"/>
                <w:lang w:eastAsia="ja-JP"/>
              </w:rPr>
              <w:t xml:space="preserve">u. </w:t>
            </w:r>
          </w:p>
        </w:tc>
      </w:tr>
    </w:tbl>
    <w:p w14:paraId="0EF9EFAE" w14:textId="77777777" w:rsidR="00A448B2" w:rsidRDefault="00A448B2" w:rsidP="00A448B2">
      <w:pPr>
        <w:spacing w:before="240" w:after="240" w:line="360" w:lineRule="auto"/>
        <w:rPr>
          <w:b/>
          <w:i/>
          <w:u w:val="single"/>
        </w:rPr>
      </w:pPr>
      <w:r w:rsidRPr="001D105C">
        <w:rPr>
          <w:b/>
          <w:i/>
          <w:u w:val="single"/>
        </w:rPr>
        <w:t>Luồng hoạt động</w:t>
      </w:r>
    </w:p>
    <w:p w14:paraId="256C9CE9" w14:textId="77777777" w:rsidR="00E12AAB" w:rsidRDefault="00324015" w:rsidP="00324015">
      <w:pPr>
        <w:spacing w:before="240" w:after="240" w:line="360" w:lineRule="auto"/>
        <w:rPr>
          <w:b/>
          <w:i/>
          <w:u w:val="single"/>
        </w:rPr>
      </w:pPr>
      <w:r>
        <w:object w:dxaOrig="9535" w:dyaOrig="4868" w14:anchorId="6F719005">
          <v:shape id="_x0000_i1029" type="#_x0000_t75" style="width:467.7pt;height:238.7pt" o:ole="">
            <v:imagedata r:id="rId19" o:title=""/>
          </v:shape>
          <o:OLEObject Type="Embed" ProgID="Visio.Drawing.11" ShapeID="_x0000_i1029" DrawAspect="Content" ObjectID="_1627457850" r:id="rId20"/>
        </w:object>
      </w:r>
      <w:r w:rsidR="00A448B2"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A448B2" w:rsidRPr="00A448B2" w14:paraId="0AD7C441" w14:textId="77777777" w:rsidTr="00B575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14:paraId="52CC610C" w14:textId="77777777"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05B3F15D" w14:textId="77777777" w:rsidR="00A448B2" w:rsidRPr="00A448B2" w:rsidRDefault="00A448B2" w:rsidP="000D75F2">
            <w:pPr>
              <w:spacing w:line="276" w:lineRule="auto"/>
              <w:ind w:left="-142" w:right="-320"/>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14:paraId="633F34C1" w14:textId="77777777" w:rsidR="00A448B2" w:rsidRPr="00A448B2" w:rsidRDefault="00A448B2" w:rsidP="000D75F2">
            <w:pPr>
              <w:tabs>
                <w:tab w:val="left" w:pos="5850"/>
              </w:tabs>
              <w:spacing w:line="276" w:lineRule="auto"/>
              <w:ind w:left="-142" w:right="155"/>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Mô tả</w:t>
            </w:r>
          </w:p>
        </w:tc>
      </w:tr>
      <w:tr w:rsidR="00A448B2" w:rsidRPr="00A448B2" w14:paraId="7230575C" w14:textId="77777777" w:rsidTr="00A448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1290B9EC" w14:textId="77777777" w:rsidR="00A448B2" w:rsidRPr="00A448B2" w:rsidRDefault="00A448B2" w:rsidP="000D75F2">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55395113" w14:textId="77777777" w:rsidR="00A448B2" w:rsidRPr="00A448B2" w:rsidRDefault="00A448B2" w:rsidP="000D75F2">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12E8248A" w14:textId="77777777" w:rsidR="00A448B2" w:rsidRPr="00A448B2" w:rsidRDefault="00A448B2" w:rsidP="000D75F2">
            <w:p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Quy tắc hiển thị màn hình thêm bảng tương ứng</w:t>
            </w:r>
          </w:p>
          <w:p w14:paraId="6ECE856A" w14:textId="77777777"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Hiển thị trường dữ liệu tương ứng đúng theo bảng được chọn</w:t>
            </w:r>
          </w:p>
          <w:p w14:paraId="03E1380F" w14:textId="77777777"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Các trường bắt buộc có dấu *</w:t>
            </w:r>
          </w:p>
        </w:tc>
      </w:tr>
      <w:tr w:rsidR="00A448B2" w:rsidRPr="00A448B2" w14:paraId="28008308" w14:textId="77777777" w:rsidTr="00A448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394624D" w14:textId="77777777" w:rsidR="00A448B2" w:rsidRPr="00A448B2" w:rsidRDefault="00A448B2" w:rsidP="000D75F2">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(4)(4.1)(4.2)</w:t>
            </w:r>
          </w:p>
        </w:tc>
        <w:tc>
          <w:tcPr>
            <w:cnfStyle w:val="000010000000" w:firstRow="0" w:lastRow="0" w:firstColumn="0" w:lastColumn="0" w:oddVBand="1" w:evenVBand="0" w:oddHBand="0" w:evenHBand="0" w:firstRowFirstColumn="0" w:firstRowLastColumn="0" w:lastRowFirstColumn="0" w:lastRowLastColumn="0"/>
            <w:tcW w:w="1415" w:type="dxa"/>
            <w:tcBorders>
              <w:left w:val="none" w:sz="0" w:space="0" w:color="auto"/>
              <w:right w:val="none" w:sz="0" w:space="0" w:color="auto"/>
            </w:tcBorders>
          </w:tcPr>
          <w:p w14:paraId="2E8C03CF" w14:textId="77777777" w:rsidR="00A448B2" w:rsidRPr="00A448B2" w:rsidRDefault="00A448B2" w:rsidP="000D75F2">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.1.2</w:t>
            </w:r>
          </w:p>
        </w:tc>
        <w:tc>
          <w:tcPr>
            <w:cnfStyle w:val="000100000000" w:firstRow="0" w:lastRow="0" w:firstColumn="0" w:lastColumn="1" w:oddVBand="0" w:evenVBand="0" w:oddHBand="0" w:evenHBand="0" w:firstRowFirstColumn="0" w:firstRowLastColumn="0" w:lastRowFirstColumn="0" w:lastRowLastColumn="0"/>
            <w:tcW w:w="6415" w:type="dxa"/>
          </w:tcPr>
          <w:p w14:paraId="4C7ADBE3" w14:textId="77777777" w:rsidR="00A448B2" w:rsidRPr="00A448B2" w:rsidRDefault="00A448B2" w:rsidP="000D75F2">
            <w:p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Validating rules:</w:t>
            </w:r>
          </w:p>
          <w:p w14:paraId="20527C71" w14:textId="77777777"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Check bắt buộc</w:t>
            </w:r>
          </w:p>
          <w:p w14:paraId="177CC0E3" w14:textId="77777777" w:rsidR="00A448B2" w:rsidRPr="00A448B2" w:rsidRDefault="00A448B2" w:rsidP="000D75F2">
            <w:pPr>
              <w:pStyle w:val="ListParagraph"/>
              <w:numPr>
                <w:ilvl w:val="0"/>
                <w:numId w:val="5"/>
              </w:numPr>
              <w:tabs>
                <w:tab w:val="left" w:pos="5850"/>
              </w:tabs>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Check định dạng, điều kiện theo chi tiết</w:t>
            </w:r>
            <w:r w:rsidR="00BC1E05">
              <w:rPr>
                <w:rFonts w:ascii="Times New Roman" w:eastAsia="Times New Roman" w:hAnsi="Times New Roman" w:cs="Times New Roman"/>
                <w:sz w:val="24"/>
                <w:szCs w:val="24"/>
                <w:lang w:val="en-GB"/>
              </w:rPr>
              <w:t xml:space="preserve"> theo từng bảng được chọn</w:t>
            </w:r>
            <w:r w:rsidRPr="00A448B2">
              <w:rPr>
                <w:rFonts w:ascii="Times New Roman" w:eastAsia="Times New Roman" w:hAnsi="Times New Roman" w:cs="Times New Roman"/>
                <w:sz w:val="24"/>
                <w:szCs w:val="24"/>
                <w:lang w:val="en-GB"/>
              </w:rPr>
              <w:t xml:space="preserve"> tại Mô tả màn hình</w:t>
            </w:r>
          </w:p>
        </w:tc>
      </w:tr>
      <w:tr w:rsidR="00A448B2" w:rsidRPr="00A448B2" w14:paraId="3D8D5BCC" w14:textId="77777777" w:rsidTr="00A448B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36AF9715" w14:textId="77777777"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0943DDEB" w14:textId="77777777" w:rsidR="00A448B2" w:rsidRPr="00A448B2" w:rsidRDefault="00A448B2" w:rsidP="000D75F2">
            <w:pPr>
              <w:spacing w:line="276" w:lineRule="auto"/>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A448B2">
              <w:rPr>
                <w:rFonts w:ascii="Times New Roman" w:eastAsia="Times New Roman" w:hAnsi="Times New Roman" w:cs="Times New Roman"/>
                <w:sz w:val="24"/>
                <w:szCs w:val="24"/>
                <w:lang w:val="en-GB"/>
              </w:rPr>
              <w:t>.1.3</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0BA53952" w14:textId="77777777" w:rsidR="00A448B2" w:rsidRDefault="00A448B2" w:rsidP="000D75F2">
            <w:pPr>
              <w:tabs>
                <w:tab w:val="left" w:pos="5850"/>
              </w:tabs>
              <w:spacing w:line="276" w:lineRule="auto"/>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Quy tắc lưu bản ghi</w:t>
            </w:r>
          </w:p>
          <w:p w14:paraId="5C94B410" w14:textId="77777777" w:rsidR="00B57557" w:rsidRPr="00A448B2" w:rsidRDefault="00B57557"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Sau khi thêm mới bản ghi thành công hệ thống tự động quay lại màn hình tổng quan với dữ liệu thêm mới được hiển thị trên Grid</w:t>
            </w:r>
          </w:p>
          <w:p w14:paraId="4FCCA945" w14:textId="77777777" w:rsidR="00A448B2" w:rsidRDefault="00A448B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Hệ thống thêm mới bản ghi và lưu ở bảng ADJ tương ứng</w:t>
            </w:r>
            <w:r w:rsidR="00B57557">
              <w:rPr>
                <w:rFonts w:ascii="Times New Roman" w:eastAsia="Times New Roman" w:hAnsi="Times New Roman" w:cs="Times New Roman"/>
                <w:sz w:val="24"/>
                <w:szCs w:val="24"/>
                <w:lang w:val="en-GB"/>
              </w:rPr>
              <w:t xml:space="preserve"> tại BI</w:t>
            </w:r>
            <w:r w:rsidRPr="00A448B2">
              <w:rPr>
                <w:rFonts w:ascii="Times New Roman" w:eastAsia="Times New Roman" w:hAnsi="Times New Roman" w:cs="Times New Roman"/>
                <w:sz w:val="24"/>
                <w:szCs w:val="24"/>
                <w:lang w:val="en-GB"/>
              </w:rPr>
              <w:t xml:space="preserve"> để lưu vết.</w:t>
            </w:r>
          </w:p>
          <w:p w14:paraId="7986A5A3" w14:textId="77777777" w:rsidR="00A448B2" w:rsidRPr="00B57557" w:rsidRDefault="00A448B2" w:rsidP="000D75F2">
            <w:pPr>
              <w:pStyle w:val="ListParagraph"/>
              <w:numPr>
                <w:ilvl w:val="0"/>
                <w:numId w:val="5"/>
              </w:numPr>
              <w:tabs>
                <w:tab w:val="left" w:pos="5850"/>
              </w:tabs>
              <w:spacing w:line="276" w:lineRule="auto"/>
              <w:ind w:right="155"/>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Cuối ngày sau khi chạy JOB</w:t>
            </w:r>
            <w:r w:rsidR="00B57557">
              <w:rPr>
                <w:rFonts w:ascii="Times New Roman" w:eastAsia="Times New Roman" w:hAnsi="Times New Roman" w:cs="Times New Roman"/>
                <w:sz w:val="24"/>
                <w:szCs w:val="24"/>
                <w:lang w:val="en-GB"/>
              </w:rPr>
              <w:t xml:space="preserve"> xác định bản ghi hiệu lực update vào chính bảng bảng ADJ tham số.</w:t>
            </w:r>
          </w:p>
        </w:tc>
      </w:tr>
    </w:tbl>
    <w:p w14:paraId="73076511" w14:textId="77777777" w:rsidR="00BD0125" w:rsidRPr="002B2B6A" w:rsidRDefault="00BD0125" w:rsidP="00BD0125">
      <w:pPr>
        <w:spacing w:before="240" w:line="360" w:lineRule="auto"/>
        <w:ind w:right="0"/>
        <w:rPr>
          <w:rFonts w:eastAsia="MS Mincho"/>
          <w:bCs/>
          <w:iCs/>
          <w:color w:val="000000"/>
          <w:lang w:eastAsia="ja-JP"/>
        </w:rPr>
      </w:pPr>
      <w:r w:rsidRPr="002B2B6A">
        <w:rPr>
          <w:rFonts w:eastAsia="MS Mincho"/>
          <w:bCs/>
          <w:iCs/>
          <w:color w:val="000000"/>
          <w:lang w:eastAsia="ja-JP"/>
        </w:rPr>
        <w:t>Danh sách các bảng tham số</w:t>
      </w:r>
    </w:p>
    <w:tbl>
      <w:tblPr>
        <w:tblW w:w="9295" w:type="dxa"/>
        <w:tblInd w:w="93" w:type="dxa"/>
        <w:tblLook w:val="04A0" w:firstRow="1" w:lastRow="0" w:firstColumn="1" w:lastColumn="0" w:noHBand="0" w:noVBand="1"/>
        <w:tblPrChange w:id="301" w:author="Nguyen Hong Nhung (Khoi CNTT)" w:date="2019-08-15T11:09:00Z">
          <w:tblPr>
            <w:tblW w:w="9295" w:type="dxa"/>
            <w:tblInd w:w="93" w:type="dxa"/>
            <w:tblLook w:val="04A0" w:firstRow="1" w:lastRow="0" w:firstColumn="1" w:lastColumn="0" w:noHBand="0" w:noVBand="1"/>
          </w:tblPr>
        </w:tblPrChange>
      </w:tblPr>
      <w:tblGrid>
        <w:gridCol w:w="919"/>
        <w:gridCol w:w="1450"/>
        <w:gridCol w:w="3597"/>
        <w:gridCol w:w="3512"/>
        <w:tblGridChange w:id="302">
          <w:tblGrid>
            <w:gridCol w:w="919"/>
            <w:gridCol w:w="1450"/>
            <w:gridCol w:w="3597"/>
            <w:gridCol w:w="3512"/>
          </w:tblGrid>
        </w:tblGridChange>
      </w:tblGrid>
      <w:tr w:rsidR="00BD0125" w:rsidRPr="00D37CB6" w14:paraId="7DF7F595" w14:textId="77777777" w:rsidTr="00F021F1">
        <w:trPr>
          <w:trHeight w:val="300"/>
          <w:tblHeader/>
          <w:trPrChange w:id="303" w:author="Nguyen Hong Nhung (Khoi CNTT)" w:date="2019-08-15T11:09:00Z">
            <w:trPr>
              <w:trHeight w:val="300"/>
              <w:tblHeader/>
            </w:trPr>
          </w:trPrChange>
        </w:trPr>
        <w:tc>
          <w:tcPr>
            <w:tcW w:w="960"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Change w:id="304" w:author="Nguyen Hong Nhung (Khoi CNTT)" w:date="2019-08-15T11:09:00Z">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tcPrChange>
          </w:tcPr>
          <w:p w14:paraId="7DBD33B5" w14:textId="77777777"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STT</w:t>
            </w:r>
          </w:p>
        </w:tc>
        <w:tc>
          <w:tcPr>
            <w:tcW w:w="152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Change w:id="305" w:author="Nguyen Hong Nhung (Khoi CNTT)" w:date="2019-08-15T11:09:00Z">
              <w:tcPr>
                <w:tcW w:w="1520" w:type="dxa"/>
                <w:tcBorders>
                  <w:top w:val="single" w:sz="4" w:space="0" w:color="auto"/>
                  <w:left w:val="nil"/>
                  <w:bottom w:val="single" w:sz="4" w:space="0" w:color="auto"/>
                  <w:right w:val="single" w:sz="4" w:space="0" w:color="auto"/>
                </w:tcBorders>
                <w:shd w:val="clear" w:color="000000" w:fill="538DD5"/>
                <w:noWrap/>
                <w:vAlign w:val="bottom"/>
                <w:hideMark/>
              </w:tcPr>
            </w:tcPrChange>
          </w:tcPr>
          <w:p w14:paraId="5E75B4BE" w14:textId="77777777"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Nhóm bảng</w:t>
            </w:r>
          </w:p>
        </w:tc>
        <w:tc>
          <w:tcPr>
            <w:tcW w:w="3115"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Change w:id="306" w:author="Nguyen Hong Nhung (Khoi CNTT)" w:date="2019-08-15T11:09:00Z">
              <w:tcPr>
                <w:tcW w:w="3115" w:type="dxa"/>
                <w:tcBorders>
                  <w:top w:val="single" w:sz="4" w:space="0" w:color="auto"/>
                  <w:left w:val="nil"/>
                  <w:bottom w:val="single" w:sz="4" w:space="0" w:color="auto"/>
                  <w:right w:val="single" w:sz="4" w:space="0" w:color="auto"/>
                </w:tcBorders>
                <w:shd w:val="clear" w:color="000000" w:fill="538DD5"/>
                <w:noWrap/>
                <w:vAlign w:val="bottom"/>
                <w:hideMark/>
              </w:tcPr>
            </w:tcPrChange>
          </w:tcPr>
          <w:p w14:paraId="64A3BEF4" w14:textId="77777777"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Tên bảng_BI</w:t>
            </w:r>
          </w:p>
        </w:tc>
        <w:tc>
          <w:tcPr>
            <w:tcW w:w="370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Change w:id="307" w:author="Nguyen Hong Nhung (Khoi CNTT)" w:date="2019-08-15T11:09:00Z">
              <w:tcPr>
                <w:tcW w:w="3700" w:type="dxa"/>
                <w:tcBorders>
                  <w:top w:val="single" w:sz="4" w:space="0" w:color="auto"/>
                  <w:left w:val="nil"/>
                  <w:bottom w:val="single" w:sz="4" w:space="0" w:color="auto"/>
                  <w:right w:val="single" w:sz="4" w:space="0" w:color="auto"/>
                </w:tcBorders>
                <w:shd w:val="clear" w:color="000000" w:fill="538DD5"/>
                <w:noWrap/>
                <w:vAlign w:val="bottom"/>
                <w:hideMark/>
              </w:tcPr>
            </w:tcPrChange>
          </w:tcPr>
          <w:p w14:paraId="78E17FFD" w14:textId="77777777" w:rsidR="00BD0125" w:rsidRPr="00D37CB6" w:rsidRDefault="00BD0125" w:rsidP="00294747">
            <w:pPr>
              <w:spacing w:line="240" w:lineRule="auto"/>
              <w:ind w:right="0"/>
              <w:jc w:val="center"/>
              <w:rPr>
                <w:rFonts w:eastAsia="Times New Roman"/>
                <w:b/>
                <w:bCs/>
                <w:color w:val="000000"/>
              </w:rPr>
            </w:pPr>
            <w:r w:rsidRPr="00D37CB6">
              <w:rPr>
                <w:rFonts w:eastAsia="Times New Roman"/>
                <w:b/>
                <w:bCs/>
                <w:color w:val="000000"/>
              </w:rPr>
              <w:t>Tên bảng_VN</w:t>
            </w:r>
          </w:p>
        </w:tc>
      </w:tr>
      <w:tr w:rsidR="00BD0125" w:rsidRPr="00D37CB6" w14:paraId="28D67BCE"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954BE4"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w:t>
            </w:r>
          </w:p>
        </w:tc>
        <w:tc>
          <w:tcPr>
            <w:tcW w:w="1520" w:type="dxa"/>
            <w:tcBorders>
              <w:top w:val="nil"/>
              <w:left w:val="nil"/>
              <w:bottom w:val="single" w:sz="4" w:space="0" w:color="auto"/>
              <w:right w:val="single" w:sz="4" w:space="0" w:color="auto"/>
            </w:tcBorders>
            <w:shd w:val="clear" w:color="auto" w:fill="auto"/>
            <w:noWrap/>
            <w:vAlign w:val="bottom"/>
            <w:hideMark/>
          </w:tcPr>
          <w:p w14:paraId="768D3FEB"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23DA0F43"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CAPITAL_EXCEMTION</w:t>
            </w:r>
          </w:p>
        </w:tc>
        <w:tc>
          <w:tcPr>
            <w:tcW w:w="3700" w:type="dxa"/>
            <w:tcBorders>
              <w:top w:val="nil"/>
              <w:left w:val="nil"/>
              <w:bottom w:val="single" w:sz="4" w:space="0" w:color="auto"/>
              <w:right w:val="single" w:sz="4" w:space="0" w:color="auto"/>
            </w:tcBorders>
            <w:shd w:val="clear" w:color="auto" w:fill="auto"/>
            <w:noWrap/>
            <w:vAlign w:val="bottom"/>
            <w:hideMark/>
          </w:tcPr>
          <w:p w14:paraId="7F883E9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Các khoản loại trừ khi tính vốn</w:t>
            </w:r>
          </w:p>
        </w:tc>
      </w:tr>
      <w:tr w:rsidR="00BD0125" w:rsidRPr="00D37CB6" w14:paraId="348A67D1"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584A01"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2</w:t>
            </w:r>
          </w:p>
        </w:tc>
        <w:tc>
          <w:tcPr>
            <w:tcW w:w="1520" w:type="dxa"/>
            <w:tcBorders>
              <w:top w:val="nil"/>
              <w:left w:val="nil"/>
              <w:bottom w:val="single" w:sz="4" w:space="0" w:color="auto"/>
              <w:right w:val="single" w:sz="4" w:space="0" w:color="auto"/>
            </w:tcBorders>
            <w:shd w:val="clear" w:color="auto" w:fill="auto"/>
            <w:noWrap/>
            <w:vAlign w:val="bottom"/>
            <w:hideMark/>
          </w:tcPr>
          <w:p w14:paraId="211BDCBC"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44EFE001"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CCF</w:t>
            </w:r>
          </w:p>
        </w:tc>
        <w:tc>
          <w:tcPr>
            <w:tcW w:w="3700" w:type="dxa"/>
            <w:tcBorders>
              <w:top w:val="nil"/>
              <w:left w:val="nil"/>
              <w:bottom w:val="single" w:sz="4" w:space="0" w:color="auto"/>
              <w:right w:val="single" w:sz="4" w:space="0" w:color="auto"/>
            </w:tcBorders>
            <w:shd w:val="clear" w:color="auto" w:fill="auto"/>
            <w:noWrap/>
            <w:vAlign w:val="bottom"/>
            <w:hideMark/>
          </w:tcPr>
          <w:p w14:paraId="417159AF"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hệ số chuyển đổi</w:t>
            </w:r>
          </w:p>
        </w:tc>
      </w:tr>
      <w:tr w:rsidR="00BD0125" w:rsidRPr="00D37CB6" w14:paraId="45065FF6"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BD7D37"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3</w:t>
            </w:r>
          </w:p>
        </w:tc>
        <w:tc>
          <w:tcPr>
            <w:tcW w:w="1520" w:type="dxa"/>
            <w:tcBorders>
              <w:top w:val="nil"/>
              <w:left w:val="nil"/>
              <w:bottom w:val="single" w:sz="4" w:space="0" w:color="auto"/>
              <w:right w:val="single" w:sz="4" w:space="0" w:color="auto"/>
            </w:tcBorders>
            <w:shd w:val="clear" w:color="auto" w:fill="auto"/>
            <w:noWrap/>
            <w:vAlign w:val="bottom"/>
            <w:hideMark/>
          </w:tcPr>
          <w:p w14:paraId="4C797AFA"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6B6F940C"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NPL</w:t>
            </w:r>
          </w:p>
        </w:tc>
        <w:tc>
          <w:tcPr>
            <w:tcW w:w="3700" w:type="dxa"/>
            <w:tcBorders>
              <w:top w:val="nil"/>
              <w:left w:val="nil"/>
              <w:bottom w:val="single" w:sz="4" w:space="0" w:color="auto"/>
              <w:right w:val="single" w:sz="4" w:space="0" w:color="auto"/>
            </w:tcBorders>
            <w:shd w:val="clear" w:color="auto" w:fill="auto"/>
            <w:noWrap/>
            <w:vAlign w:val="bottom"/>
            <w:hideMark/>
          </w:tcPr>
          <w:p w14:paraId="328F784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Phân loại nợ</w:t>
            </w:r>
          </w:p>
        </w:tc>
      </w:tr>
      <w:tr w:rsidR="00BD0125" w:rsidRPr="00D37CB6" w14:paraId="1E40372C"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9C393C"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4</w:t>
            </w:r>
          </w:p>
        </w:tc>
        <w:tc>
          <w:tcPr>
            <w:tcW w:w="1520" w:type="dxa"/>
            <w:tcBorders>
              <w:top w:val="nil"/>
              <w:left w:val="nil"/>
              <w:bottom w:val="single" w:sz="4" w:space="0" w:color="auto"/>
              <w:right w:val="single" w:sz="4" w:space="0" w:color="auto"/>
            </w:tcBorders>
            <w:shd w:val="clear" w:color="auto" w:fill="auto"/>
            <w:noWrap/>
            <w:vAlign w:val="bottom"/>
            <w:hideMark/>
          </w:tcPr>
          <w:p w14:paraId="244C769C"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246F00E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CPTY_TYPE</w:t>
            </w:r>
          </w:p>
        </w:tc>
        <w:tc>
          <w:tcPr>
            <w:tcW w:w="3700" w:type="dxa"/>
            <w:tcBorders>
              <w:top w:val="nil"/>
              <w:left w:val="nil"/>
              <w:bottom w:val="single" w:sz="4" w:space="0" w:color="auto"/>
              <w:right w:val="single" w:sz="4" w:space="0" w:color="auto"/>
            </w:tcBorders>
            <w:shd w:val="clear" w:color="auto" w:fill="auto"/>
            <w:noWrap/>
            <w:vAlign w:val="bottom"/>
            <w:hideMark/>
          </w:tcPr>
          <w:p w14:paraId="5182B400"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Phân loại khách hàng</w:t>
            </w:r>
          </w:p>
        </w:tc>
      </w:tr>
      <w:tr w:rsidR="00BD0125" w:rsidRPr="00D37CB6" w14:paraId="7FD3D65F"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915E4A"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5</w:t>
            </w:r>
          </w:p>
        </w:tc>
        <w:tc>
          <w:tcPr>
            <w:tcW w:w="1520" w:type="dxa"/>
            <w:tcBorders>
              <w:top w:val="nil"/>
              <w:left w:val="nil"/>
              <w:bottom w:val="single" w:sz="4" w:space="0" w:color="auto"/>
              <w:right w:val="single" w:sz="4" w:space="0" w:color="auto"/>
            </w:tcBorders>
            <w:shd w:val="clear" w:color="auto" w:fill="auto"/>
            <w:noWrap/>
            <w:vAlign w:val="bottom"/>
            <w:hideMark/>
          </w:tcPr>
          <w:p w14:paraId="03DB056B"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046B86C2"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PAR_CS_BUCKET</w:t>
            </w:r>
          </w:p>
        </w:tc>
        <w:tc>
          <w:tcPr>
            <w:tcW w:w="3700" w:type="dxa"/>
            <w:tcBorders>
              <w:top w:val="nil"/>
              <w:left w:val="nil"/>
              <w:bottom w:val="single" w:sz="4" w:space="0" w:color="auto"/>
              <w:right w:val="single" w:sz="4" w:space="0" w:color="auto"/>
            </w:tcBorders>
            <w:shd w:val="clear" w:color="auto" w:fill="auto"/>
            <w:noWrap/>
            <w:vAlign w:val="bottom"/>
            <w:hideMark/>
          </w:tcPr>
          <w:p w14:paraId="2C1D6C63"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điều kiện phân nhóm</w:t>
            </w:r>
          </w:p>
        </w:tc>
      </w:tr>
      <w:tr w:rsidR="00BD0125" w:rsidRPr="00D37CB6" w14:paraId="75C4355C"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D3F47E"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6</w:t>
            </w:r>
          </w:p>
        </w:tc>
        <w:tc>
          <w:tcPr>
            <w:tcW w:w="1520" w:type="dxa"/>
            <w:tcBorders>
              <w:top w:val="nil"/>
              <w:left w:val="nil"/>
              <w:bottom w:val="single" w:sz="4" w:space="0" w:color="auto"/>
              <w:right w:val="single" w:sz="4" w:space="0" w:color="auto"/>
            </w:tcBorders>
            <w:shd w:val="clear" w:color="auto" w:fill="auto"/>
            <w:noWrap/>
            <w:vAlign w:val="bottom"/>
            <w:hideMark/>
          </w:tcPr>
          <w:p w14:paraId="6A577AE2"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39122CB5"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PAR_RATING</w:t>
            </w:r>
          </w:p>
        </w:tc>
        <w:tc>
          <w:tcPr>
            <w:tcW w:w="3700" w:type="dxa"/>
            <w:tcBorders>
              <w:top w:val="nil"/>
              <w:left w:val="nil"/>
              <w:bottom w:val="single" w:sz="4" w:space="0" w:color="auto"/>
              <w:right w:val="single" w:sz="4" w:space="0" w:color="auto"/>
            </w:tcBorders>
            <w:shd w:val="clear" w:color="auto" w:fill="auto"/>
            <w:noWrap/>
            <w:vAlign w:val="bottom"/>
            <w:hideMark/>
          </w:tcPr>
          <w:p w14:paraId="0949F838"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xếp hạng</w:t>
            </w:r>
          </w:p>
        </w:tc>
      </w:tr>
      <w:tr w:rsidR="00BD0125" w:rsidRPr="00D37CB6" w14:paraId="3AD841CB"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401365"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7</w:t>
            </w:r>
          </w:p>
        </w:tc>
        <w:tc>
          <w:tcPr>
            <w:tcW w:w="1520" w:type="dxa"/>
            <w:tcBorders>
              <w:top w:val="nil"/>
              <w:left w:val="nil"/>
              <w:bottom w:val="single" w:sz="4" w:space="0" w:color="auto"/>
              <w:right w:val="single" w:sz="4" w:space="0" w:color="auto"/>
            </w:tcBorders>
            <w:shd w:val="clear" w:color="auto" w:fill="auto"/>
            <w:noWrap/>
            <w:vAlign w:val="bottom"/>
            <w:hideMark/>
          </w:tcPr>
          <w:p w14:paraId="4C34BEAA"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1E8369B6"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TCQT</w:t>
            </w:r>
          </w:p>
        </w:tc>
        <w:tc>
          <w:tcPr>
            <w:tcW w:w="3700" w:type="dxa"/>
            <w:tcBorders>
              <w:top w:val="nil"/>
              <w:left w:val="nil"/>
              <w:bottom w:val="single" w:sz="4" w:space="0" w:color="auto"/>
              <w:right w:val="single" w:sz="4" w:space="0" w:color="auto"/>
            </w:tcBorders>
            <w:shd w:val="clear" w:color="auto" w:fill="auto"/>
            <w:noWrap/>
            <w:vAlign w:val="bottom"/>
            <w:hideMark/>
          </w:tcPr>
          <w:p w14:paraId="327B2F74"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Tài chính quốc tế</w:t>
            </w:r>
          </w:p>
        </w:tc>
      </w:tr>
      <w:tr w:rsidR="00BD0125" w:rsidRPr="00D37CB6" w14:paraId="54E967D7"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0DB9F"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8</w:t>
            </w:r>
          </w:p>
        </w:tc>
        <w:tc>
          <w:tcPr>
            <w:tcW w:w="1520" w:type="dxa"/>
            <w:tcBorders>
              <w:top w:val="nil"/>
              <w:left w:val="nil"/>
              <w:bottom w:val="single" w:sz="4" w:space="0" w:color="auto"/>
              <w:right w:val="single" w:sz="4" w:space="0" w:color="auto"/>
            </w:tcBorders>
            <w:shd w:val="clear" w:color="auto" w:fill="auto"/>
            <w:noWrap/>
            <w:vAlign w:val="bottom"/>
            <w:hideMark/>
          </w:tcPr>
          <w:p w14:paraId="3FD61231"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1284BAD2"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GENERAL PARAMTER</w:t>
            </w:r>
          </w:p>
        </w:tc>
        <w:tc>
          <w:tcPr>
            <w:tcW w:w="3700" w:type="dxa"/>
            <w:tcBorders>
              <w:top w:val="nil"/>
              <w:left w:val="nil"/>
              <w:bottom w:val="single" w:sz="4" w:space="0" w:color="auto"/>
              <w:right w:val="single" w:sz="4" w:space="0" w:color="auto"/>
            </w:tcBorders>
            <w:shd w:val="clear" w:color="auto" w:fill="auto"/>
            <w:noWrap/>
            <w:vAlign w:val="bottom"/>
            <w:hideMark/>
          </w:tcPr>
          <w:p w14:paraId="08FFB5AD"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 chung</w:t>
            </w:r>
          </w:p>
        </w:tc>
      </w:tr>
      <w:tr w:rsidR="00BD0125" w:rsidRPr="00D37CB6" w14:paraId="310EBFB5"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19393"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9</w:t>
            </w:r>
          </w:p>
        </w:tc>
        <w:tc>
          <w:tcPr>
            <w:tcW w:w="1520" w:type="dxa"/>
            <w:tcBorders>
              <w:top w:val="nil"/>
              <w:left w:val="nil"/>
              <w:bottom w:val="single" w:sz="4" w:space="0" w:color="auto"/>
              <w:right w:val="single" w:sz="4" w:space="0" w:color="auto"/>
            </w:tcBorders>
            <w:shd w:val="clear" w:color="auto" w:fill="auto"/>
            <w:noWrap/>
            <w:vAlign w:val="bottom"/>
            <w:hideMark/>
          </w:tcPr>
          <w:p w14:paraId="03C73A8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0D1D3BDE"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PAR_CL_HC</w:t>
            </w:r>
          </w:p>
        </w:tc>
        <w:tc>
          <w:tcPr>
            <w:tcW w:w="3700" w:type="dxa"/>
            <w:tcBorders>
              <w:top w:val="nil"/>
              <w:left w:val="nil"/>
              <w:bottom w:val="single" w:sz="4" w:space="0" w:color="auto"/>
              <w:right w:val="single" w:sz="4" w:space="0" w:color="auto"/>
            </w:tcBorders>
            <w:shd w:val="clear" w:color="auto" w:fill="auto"/>
            <w:noWrap/>
            <w:vAlign w:val="bottom"/>
            <w:hideMark/>
          </w:tcPr>
          <w:p w14:paraId="358E5990"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hệ số hiệu chỉnh TSBĐ</w:t>
            </w:r>
          </w:p>
        </w:tc>
      </w:tr>
      <w:tr w:rsidR="00BD0125" w:rsidRPr="00D37CB6" w14:paraId="28793E6A"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DD46CB"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10</w:t>
            </w:r>
          </w:p>
        </w:tc>
        <w:tc>
          <w:tcPr>
            <w:tcW w:w="1520" w:type="dxa"/>
            <w:tcBorders>
              <w:top w:val="nil"/>
              <w:left w:val="nil"/>
              <w:bottom w:val="single" w:sz="4" w:space="0" w:color="auto"/>
              <w:right w:val="single" w:sz="4" w:space="0" w:color="auto"/>
            </w:tcBorders>
            <w:shd w:val="clear" w:color="auto" w:fill="auto"/>
            <w:noWrap/>
            <w:vAlign w:val="bottom"/>
            <w:hideMark/>
          </w:tcPr>
          <w:p w14:paraId="4CF18A86"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695C1A08"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RW_ID</w:t>
            </w:r>
          </w:p>
        </w:tc>
        <w:tc>
          <w:tcPr>
            <w:tcW w:w="3700" w:type="dxa"/>
            <w:tcBorders>
              <w:top w:val="nil"/>
              <w:left w:val="nil"/>
              <w:bottom w:val="single" w:sz="4" w:space="0" w:color="auto"/>
              <w:right w:val="single" w:sz="4" w:space="0" w:color="auto"/>
            </w:tcBorders>
            <w:shd w:val="clear" w:color="auto" w:fill="auto"/>
            <w:noWrap/>
            <w:vAlign w:val="bottom"/>
            <w:hideMark/>
          </w:tcPr>
          <w:p w14:paraId="0D5F9F91"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hệ số rủi ro tín dụng</w:t>
            </w:r>
          </w:p>
        </w:tc>
      </w:tr>
      <w:tr w:rsidR="00BD0125" w:rsidRPr="00D37CB6" w14:paraId="33DD5C8D"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5C3FF3"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11</w:t>
            </w:r>
          </w:p>
        </w:tc>
        <w:tc>
          <w:tcPr>
            <w:tcW w:w="1520" w:type="dxa"/>
            <w:tcBorders>
              <w:top w:val="nil"/>
              <w:left w:val="nil"/>
              <w:bottom w:val="single" w:sz="4" w:space="0" w:color="auto"/>
              <w:right w:val="single" w:sz="4" w:space="0" w:color="auto"/>
            </w:tcBorders>
            <w:shd w:val="clear" w:color="auto" w:fill="auto"/>
            <w:noWrap/>
            <w:vAlign w:val="bottom"/>
            <w:hideMark/>
          </w:tcPr>
          <w:p w14:paraId="440E2624"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6DDA1D40"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PAR_PURPOSE</w:t>
            </w:r>
          </w:p>
        </w:tc>
        <w:tc>
          <w:tcPr>
            <w:tcW w:w="3700" w:type="dxa"/>
            <w:tcBorders>
              <w:top w:val="nil"/>
              <w:left w:val="nil"/>
              <w:bottom w:val="single" w:sz="4" w:space="0" w:color="auto"/>
              <w:right w:val="single" w:sz="4" w:space="0" w:color="auto"/>
            </w:tcBorders>
            <w:shd w:val="clear" w:color="auto" w:fill="auto"/>
            <w:noWrap/>
            <w:vAlign w:val="bottom"/>
            <w:hideMark/>
          </w:tcPr>
          <w:p w14:paraId="63A108D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mã mục đích vay</w:t>
            </w:r>
          </w:p>
        </w:tc>
      </w:tr>
      <w:tr w:rsidR="00BD0125" w:rsidRPr="00D37CB6" w14:paraId="2AA902EC" w14:textId="77777777" w:rsidTr="00294747">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346064"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12</w:t>
            </w:r>
          </w:p>
        </w:tc>
        <w:tc>
          <w:tcPr>
            <w:tcW w:w="1520" w:type="dxa"/>
            <w:tcBorders>
              <w:top w:val="nil"/>
              <w:left w:val="nil"/>
              <w:bottom w:val="single" w:sz="4" w:space="0" w:color="auto"/>
              <w:right w:val="single" w:sz="4" w:space="0" w:color="auto"/>
            </w:tcBorders>
            <w:shd w:val="clear" w:color="auto" w:fill="auto"/>
            <w:noWrap/>
            <w:vAlign w:val="bottom"/>
            <w:hideMark/>
          </w:tcPr>
          <w:p w14:paraId="4A62CDFE"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single" w:sz="4" w:space="0" w:color="auto"/>
              <w:right w:val="single" w:sz="4" w:space="0" w:color="auto"/>
            </w:tcBorders>
            <w:shd w:val="clear" w:color="auto" w:fill="auto"/>
            <w:noWrap/>
            <w:vAlign w:val="bottom"/>
            <w:hideMark/>
          </w:tcPr>
          <w:p w14:paraId="4B85782B"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PAR_CL_TYPE_MAP</w:t>
            </w:r>
          </w:p>
        </w:tc>
        <w:tc>
          <w:tcPr>
            <w:tcW w:w="3700" w:type="dxa"/>
            <w:tcBorders>
              <w:top w:val="nil"/>
              <w:left w:val="nil"/>
              <w:bottom w:val="single" w:sz="4" w:space="0" w:color="auto"/>
              <w:right w:val="single" w:sz="4" w:space="0" w:color="auto"/>
            </w:tcBorders>
            <w:shd w:val="clear" w:color="auto" w:fill="auto"/>
            <w:noWrap/>
            <w:vAlign w:val="bottom"/>
            <w:hideMark/>
          </w:tcPr>
          <w:p w14:paraId="5A5FDCDD"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tham số cho TSĐB</w:t>
            </w:r>
          </w:p>
        </w:tc>
      </w:tr>
      <w:tr w:rsidR="00BD0125" w:rsidRPr="00D37CB6" w14:paraId="4D2C1153" w14:textId="77777777" w:rsidTr="00294747">
        <w:trPr>
          <w:trHeight w:val="600"/>
        </w:trPr>
        <w:tc>
          <w:tcPr>
            <w:tcW w:w="960" w:type="dxa"/>
            <w:tcBorders>
              <w:top w:val="nil"/>
              <w:left w:val="single" w:sz="4" w:space="0" w:color="auto"/>
              <w:bottom w:val="nil"/>
              <w:right w:val="single" w:sz="4" w:space="0" w:color="auto"/>
            </w:tcBorders>
            <w:shd w:val="clear" w:color="auto" w:fill="auto"/>
            <w:noWrap/>
            <w:vAlign w:val="bottom"/>
            <w:hideMark/>
          </w:tcPr>
          <w:p w14:paraId="30E1DC25"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13</w:t>
            </w:r>
          </w:p>
        </w:tc>
        <w:tc>
          <w:tcPr>
            <w:tcW w:w="1520" w:type="dxa"/>
            <w:tcBorders>
              <w:top w:val="nil"/>
              <w:left w:val="nil"/>
              <w:bottom w:val="nil"/>
              <w:right w:val="single" w:sz="4" w:space="0" w:color="auto"/>
            </w:tcBorders>
            <w:shd w:val="clear" w:color="auto" w:fill="auto"/>
            <w:noWrap/>
            <w:vAlign w:val="bottom"/>
            <w:hideMark/>
          </w:tcPr>
          <w:p w14:paraId="63C74B0F"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Tham số</w:t>
            </w:r>
          </w:p>
        </w:tc>
        <w:tc>
          <w:tcPr>
            <w:tcW w:w="3115" w:type="dxa"/>
            <w:tcBorders>
              <w:top w:val="nil"/>
              <w:left w:val="nil"/>
              <w:bottom w:val="nil"/>
              <w:right w:val="single" w:sz="4" w:space="0" w:color="auto"/>
            </w:tcBorders>
            <w:shd w:val="clear" w:color="auto" w:fill="auto"/>
            <w:noWrap/>
            <w:vAlign w:val="bottom"/>
            <w:hideMark/>
          </w:tcPr>
          <w:p w14:paraId="6F97738F"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PAR_TR_MORTGAGE</w:t>
            </w:r>
          </w:p>
        </w:tc>
        <w:tc>
          <w:tcPr>
            <w:tcW w:w="3700" w:type="dxa"/>
            <w:tcBorders>
              <w:top w:val="nil"/>
              <w:left w:val="nil"/>
              <w:bottom w:val="nil"/>
              <w:right w:val="single" w:sz="4" w:space="0" w:color="auto"/>
            </w:tcBorders>
            <w:shd w:val="clear" w:color="auto" w:fill="auto"/>
            <w:vAlign w:val="bottom"/>
            <w:hideMark/>
          </w:tcPr>
          <w:p w14:paraId="2039317B"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xác định khoản cho vay thế chấp nhà ở và cho vay bảo đảm bằng BĐS</w:t>
            </w:r>
          </w:p>
        </w:tc>
      </w:tr>
      <w:tr w:rsidR="00BD0125" w:rsidRPr="00D37CB6" w14:paraId="7FAFA74C" w14:textId="77777777" w:rsidTr="00294747">
        <w:trPr>
          <w:trHeight w:val="300"/>
        </w:trPr>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A18E98"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14</w:t>
            </w:r>
          </w:p>
        </w:tc>
        <w:tc>
          <w:tcPr>
            <w:tcW w:w="1520" w:type="dxa"/>
            <w:tcBorders>
              <w:top w:val="single" w:sz="4" w:space="0" w:color="000000"/>
              <w:left w:val="nil"/>
              <w:bottom w:val="single" w:sz="4" w:space="0" w:color="000000"/>
              <w:right w:val="single" w:sz="4" w:space="0" w:color="000000"/>
            </w:tcBorders>
            <w:shd w:val="clear" w:color="auto" w:fill="auto"/>
            <w:noWrap/>
            <w:vAlign w:val="bottom"/>
            <w:hideMark/>
          </w:tcPr>
          <w:p w14:paraId="06E83736"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single" w:sz="4" w:space="0" w:color="000000"/>
              <w:left w:val="nil"/>
              <w:bottom w:val="single" w:sz="4" w:space="0" w:color="000000"/>
              <w:right w:val="single" w:sz="4" w:space="0" w:color="000000"/>
            </w:tcBorders>
            <w:shd w:val="clear" w:color="auto" w:fill="auto"/>
            <w:noWrap/>
            <w:vAlign w:val="bottom"/>
            <w:hideMark/>
          </w:tcPr>
          <w:p w14:paraId="159ACBDE" w14:textId="77777777"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CPTY_RATING</w:t>
            </w:r>
          </w:p>
        </w:tc>
        <w:tc>
          <w:tcPr>
            <w:tcW w:w="3700" w:type="dxa"/>
            <w:tcBorders>
              <w:top w:val="single" w:sz="4" w:space="0" w:color="000000"/>
              <w:left w:val="nil"/>
              <w:bottom w:val="single" w:sz="4" w:space="0" w:color="000000"/>
              <w:right w:val="single" w:sz="4" w:space="0" w:color="000000"/>
            </w:tcBorders>
            <w:shd w:val="clear" w:color="auto" w:fill="auto"/>
            <w:noWrap/>
            <w:vAlign w:val="bottom"/>
            <w:hideMark/>
          </w:tcPr>
          <w:p w14:paraId="6E8BAE6E"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xếp hạng</w:t>
            </w:r>
          </w:p>
        </w:tc>
      </w:tr>
      <w:tr w:rsidR="00BD0125" w:rsidRPr="00D37CB6" w14:paraId="6B08D764" w14:textId="77777777"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14:paraId="10B1F9D6"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15</w:t>
            </w:r>
          </w:p>
        </w:tc>
        <w:tc>
          <w:tcPr>
            <w:tcW w:w="1520" w:type="dxa"/>
            <w:tcBorders>
              <w:top w:val="nil"/>
              <w:left w:val="nil"/>
              <w:bottom w:val="single" w:sz="4" w:space="0" w:color="000000"/>
              <w:right w:val="single" w:sz="4" w:space="0" w:color="000000"/>
            </w:tcBorders>
            <w:shd w:val="clear" w:color="auto" w:fill="auto"/>
            <w:noWrap/>
            <w:vAlign w:val="bottom"/>
            <w:hideMark/>
          </w:tcPr>
          <w:p w14:paraId="16CA3786"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14:paraId="66C0CCAB" w14:textId="77777777"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CPTY_FINANCIAL_STATEMENT</w:t>
            </w:r>
          </w:p>
        </w:tc>
        <w:tc>
          <w:tcPr>
            <w:tcW w:w="3700" w:type="dxa"/>
            <w:tcBorders>
              <w:top w:val="nil"/>
              <w:left w:val="nil"/>
              <w:bottom w:val="single" w:sz="4" w:space="0" w:color="000000"/>
              <w:right w:val="single" w:sz="4" w:space="0" w:color="000000"/>
            </w:tcBorders>
            <w:shd w:val="clear" w:color="auto" w:fill="auto"/>
            <w:noWrap/>
            <w:vAlign w:val="bottom"/>
            <w:hideMark/>
          </w:tcPr>
          <w:p w14:paraId="0D78B6C8"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BCTC</w:t>
            </w:r>
          </w:p>
        </w:tc>
      </w:tr>
      <w:tr w:rsidR="00BD0125" w:rsidRPr="00D37CB6" w14:paraId="000CA121" w14:textId="77777777"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14:paraId="4D3C1522"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16</w:t>
            </w:r>
          </w:p>
        </w:tc>
        <w:tc>
          <w:tcPr>
            <w:tcW w:w="1520" w:type="dxa"/>
            <w:tcBorders>
              <w:top w:val="nil"/>
              <w:left w:val="nil"/>
              <w:bottom w:val="single" w:sz="4" w:space="0" w:color="000000"/>
              <w:right w:val="single" w:sz="4" w:space="0" w:color="000000"/>
            </w:tcBorders>
            <w:shd w:val="clear" w:color="auto" w:fill="auto"/>
            <w:noWrap/>
            <w:vAlign w:val="bottom"/>
            <w:hideMark/>
          </w:tcPr>
          <w:p w14:paraId="1503924B"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14:paraId="45101206" w14:textId="77777777"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COL_ADD_INFO</w:t>
            </w:r>
          </w:p>
        </w:tc>
        <w:tc>
          <w:tcPr>
            <w:tcW w:w="3700" w:type="dxa"/>
            <w:tcBorders>
              <w:top w:val="nil"/>
              <w:left w:val="nil"/>
              <w:bottom w:val="single" w:sz="4" w:space="0" w:color="000000"/>
              <w:right w:val="single" w:sz="4" w:space="0" w:color="000000"/>
            </w:tcBorders>
            <w:shd w:val="clear" w:color="auto" w:fill="auto"/>
            <w:noWrap/>
            <w:vAlign w:val="bottom"/>
            <w:hideMark/>
          </w:tcPr>
          <w:p w14:paraId="149054A9"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TSBD</w:t>
            </w:r>
          </w:p>
        </w:tc>
      </w:tr>
      <w:tr w:rsidR="00BD0125" w:rsidRPr="00D37CB6" w14:paraId="62C6048C" w14:textId="77777777" w:rsidTr="00294747">
        <w:trPr>
          <w:trHeight w:val="300"/>
        </w:trPr>
        <w:tc>
          <w:tcPr>
            <w:tcW w:w="960" w:type="dxa"/>
            <w:tcBorders>
              <w:top w:val="nil"/>
              <w:left w:val="single" w:sz="4" w:space="0" w:color="000000"/>
              <w:bottom w:val="single" w:sz="4" w:space="0" w:color="000000"/>
              <w:right w:val="single" w:sz="4" w:space="0" w:color="000000"/>
            </w:tcBorders>
            <w:shd w:val="clear" w:color="auto" w:fill="auto"/>
            <w:noWrap/>
            <w:vAlign w:val="bottom"/>
            <w:hideMark/>
          </w:tcPr>
          <w:p w14:paraId="7F8E1845" w14:textId="77777777" w:rsidR="00BD0125" w:rsidRPr="00D37CB6" w:rsidRDefault="00BD0125" w:rsidP="00294747">
            <w:pPr>
              <w:spacing w:line="240" w:lineRule="auto"/>
              <w:ind w:right="0"/>
              <w:jc w:val="center"/>
              <w:rPr>
                <w:rFonts w:eastAsia="Times New Roman"/>
                <w:color w:val="000000"/>
              </w:rPr>
            </w:pPr>
            <w:r w:rsidRPr="00D37CB6">
              <w:rPr>
                <w:rFonts w:eastAsia="Times New Roman"/>
                <w:color w:val="000000"/>
              </w:rPr>
              <w:t>17</w:t>
            </w:r>
          </w:p>
        </w:tc>
        <w:tc>
          <w:tcPr>
            <w:tcW w:w="1520" w:type="dxa"/>
            <w:tcBorders>
              <w:top w:val="nil"/>
              <w:left w:val="nil"/>
              <w:bottom w:val="single" w:sz="4" w:space="0" w:color="000000"/>
              <w:right w:val="single" w:sz="4" w:space="0" w:color="000000"/>
            </w:tcBorders>
            <w:shd w:val="clear" w:color="auto" w:fill="auto"/>
            <w:noWrap/>
            <w:vAlign w:val="bottom"/>
            <w:hideMark/>
          </w:tcPr>
          <w:p w14:paraId="0946127F"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Bảng bổ sung</w:t>
            </w:r>
          </w:p>
        </w:tc>
        <w:tc>
          <w:tcPr>
            <w:tcW w:w="3115" w:type="dxa"/>
            <w:tcBorders>
              <w:top w:val="nil"/>
              <w:left w:val="nil"/>
              <w:bottom w:val="single" w:sz="4" w:space="0" w:color="000000"/>
              <w:right w:val="single" w:sz="4" w:space="0" w:color="000000"/>
            </w:tcBorders>
            <w:shd w:val="clear" w:color="auto" w:fill="auto"/>
            <w:noWrap/>
            <w:vAlign w:val="bottom"/>
            <w:hideMark/>
          </w:tcPr>
          <w:p w14:paraId="604043F6" w14:textId="77777777" w:rsidR="00BD0125" w:rsidRPr="00D37CB6" w:rsidRDefault="00BD0125" w:rsidP="00294747">
            <w:pPr>
              <w:spacing w:line="240" w:lineRule="auto"/>
              <w:ind w:right="0"/>
              <w:jc w:val="left"/>
              <w:rPr>
                <w:rFonts w:eastAsia="Times New Roman"/>
                <w:color w:val="000000"/>
              </w:rPr>
            </w:pPr>
            <w:r w:rsidRPr="00D311F8">
              <w:rPr>
                <w:rFonts w:eastAsia="Times New Roman"/>
                <w:color w:val="000000"/>
              </w:rPr>
              <w:t>COL_HNX30_VN30</w:t>
            </w:r>
          </w:p>
        </w:tc>
        <w:tc>
          <w:tcPr>
            <w:tcW w:w="3700" w:type="dxa"/>
            <w:tcBorders>
              <w:top w:val="nil"/>
              <w:left w:val="nil"/>
              <w:bottom w:val="single" w:sz="4" w:space="0" w:color="000000"/>
              <w:right w:val="single" w:sz="4" w:space="0" w:color="000000"/>
            </w:tcBorders>
            <w:shd w:val="clear" w:color="auto" w:fill="auto"/>
            <w:noWrap/>
            <w:vAlign w:val="bottom"/>
            <w:hideMark/>
          </w:tcPr>
          <w:p w14:paraId="1C7C2C8E" w14:textId="77777777" w:rsidR="00BD0125" w:rsidRPr="00D37CB6" w:rsidRDefault="00BD0125" w:rsidP="00294747">
            <w:pPr>
              <w:spacing w:line="240" w:lineRule="auto"/>
              <w:ind w:right="0"/>
              <w:jc w:val="left"/>
              <w:rPr>
                <w:rFonts w:eastAsia="Times New Roman"/>
                <w:color w:val="000000"/>
              </w:rPr>
            </w:pPr>
            <w:r w:rsidRPr="00D37CB6">
              <w:rPr>
                <w:rFonts w:eastAsia="Times New Roman"/>
                <w:color w:val="000000"/>
              </w:rPr>
              <w:t>Thu thập thông tin ro CK</w:t>
            </w:r>
          </w:p>
        </w:tc>
      </w:tr>
    </w:tbl>
    <w:p w14:paraId="61A95B34" w14:textId="77777777" w:rsidR="005163F7" w:rsidRPr="006613EE" w:rsidRDefault="005163F7" w:rsidP="005163F7">
      <w:pPr>
        <w:spacing w:before="240" w:after="240" w:line="360" w:lineRule="auto"/>
        <w:rPr>
          <w:b/>
          <w:i/>
          <w:u w:val="single"/>
        </w:rPr>
      </w:pPr>
      <w:r>
        <w:rPr>
          <w:b/>
          <w:i/>
          <w:u w:val="single"/>
        </w:rPr>
        <w:t>Yêu cầu m</w:t>
      </w:r>
      <w:r w:rsidRPr="006613EE">
        <w:rPr>
          <w:b/>
          <w:i/>
          <w:u w:val="single"/>
        </w:rPr>
        <w:t>àn hình</w:t>
      </w:r>
    </w:p>
    <w:p w14:paraId="391CCCC2" w14:textId="77777777"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Màn hình Các khoản loại trừ khi tính vốn</w:t>
      </w:r>
    </w:p>
    <w:p w14:paraId="20E7F36A" w14:textId="77777777" w:rsidR="009F13DD" w:rsidRDefault="009F13DD" w:rsidP="009F13DD">
      <w:pPr>
        <w:spacing w:line="360" w:lineRule="auto"/>
        <w:ind w:right="0"/>
        <w:rPr>
          <w:noProof/>
        </w:rPr>
      </w:pPr>
      <w:r>
        <w:rPr>
          <w:noProof/>
        </w:rPr>
        <w:drawing>
          <wp:inline distT="0" distB="0" distL="0" distR="0" wp14:anchorId="72AEFC29" wp14:editId="3E0CA3E9">
            <wp:extent cx="5942330" cy="2588977"/>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2330" cy="2588977"/>
                    </a:xfrm>
                    <a:prstGeom prst="rect">
                      <a:avLst/>
                    </a:prstGeom>
                  </pic:spPr>
                </pic:pic>
              </a:graphicData>
            </a:graphic>
          </wp:inline>
        </w:drawing>
      </w:r>
    </w:p>
    <w:p w14:paraId="7D71E12D" w14:textId="77777777" w:rsidR="009F13DD" w:rsidRPr="003B04B1" w:rsidRDefault="009F13DD" w:rsidP="009F13DD">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2A4DDD78" w14:textId="77777777" w:rsidTr="00294747">
        <w:trPr>
          <w:tblHeader/>
        </w:trPr>
        <w:tc>
          <w:tcPr>
            <w:tcW w:w="2358" w:type="dxa"/>
            <w:shd w:val="clear" w:color="auto" w:fill="8DB3E2" w:themeFill="text2" w:themeFillTint="66"/>
          </w:tcPr>
          <w:p w14:paraId="14D879FB"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4FCC44C2"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6A76B79E"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676F0CE0" w14:textId="77777777" w:rsidR="009F13DD" w:rsidRPr="00AC762B" w:rsidRDefault="009F13DD" w:rsidP="00294747">
            <w:pPr>
              <w:pStyle w:val="ListParagraph"/>
              <w:ind w:left="0"/>
              <w:jc w:val="center"/>
              <w:rPr>
                <w:b/>
              </w:rPr>
            </w:pPr>
            <w:r w:rsidRPr="00AC762B">
              <w:rPr>
                <w:b/>
              </w:rPr>
              <w:t>Ý nghĩa</w:t>
            </w:r>
          </w:p>
        </w:tc>
      </w:tr>
      <w:tr w:rsidR="009F13DD" w:rsidRPr="00DB66BA" w14:paraId="02AF6624" w14:textId="77777777" w:rsidTr="00294747">
        <w:trPr>
          <w:trHeight w:val="611"/>
        </w:trPr>
        <w:tc>
          <w:tcPr>
            <w:tcW w:w="2358" w:type="dxa"/>
            <w:vAlign w:val="center"/>
          </w:tcPr>
          <w:p w14:paraId="0836143F"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1DB36B96" w14:textId="77777777" w:rsidR="009F13DD" w:rsidRPr="00AC762B" w:rsidRDefault="009F13DD" w:rsidP="00294747">
            <w:pPr>
              <w:pStyle w:val="ListParagraph"/>
              <w:ind w:left="0"/>
              <w:jc w:val="center"/>
            </w:pPr>
            <w:r>
              <w:t>Y</w:t>
            </w:r>
          </w:p>
        </w:tc>
        <w:tc>
          <w:tcPr>
            <w:tcW w:w="1742" w:type="dxa"/>
            <w:vAlign w:val="center"/>
          </w:tcPr>
          <w:p w14:paraId="073323E6" w14:textId="77777777" w:rsidR="009F13DD" w:rsidRPr="00AC762B" w:rsidRDefault="009F13DD" w:rsidP="00294747">
            <w:pPr>
              <w:pStyle w:val="ListParagraph"/>
              <w:ind w:left="0"/>
              <w:jc w:val="center"/>
            </w:pPr>
            <w:r>
              <w:t>Text</w:t>
            </w:r>
          </w:p>
        </w:tc>
        <w:tc>
          <w:tcPr>
            <w:tcW w:w="3917" w:type="dxa"/>
          </w:tcPr>
          <w:p w14:paraId="4FF4F031"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57F126F9" w14:textId="77777777" w:rsidTr="00294747">
        <w:trPr>
          <w:trHeight w:val="611"/>
        </w:trPr>
        <w:tc>
          <w:tcPr>
            <w:tcW w:w="5551" w:type="dxa"/>
            <w:gridSpan w:val="3"/>
            <w:vAlign w:val="center"/>
          </w:tcPr>
          <w:p w14:paraId="1DEE1A7E" w14:textId="77777777" w:rsidR="009F13DD" w:rsidRPr="00307B77" w:rsidRDefault="009F13DD" w:rsidP="00294747">
            <w:pPr>
              <w:pStyle w:val="ListParagraph"/>
              <w:ind w:left="0"/>
              <w:jc w:val="left"/>
              <w:rPr>
                <w:i/>
              </w:rPr>
            </w:pPr>
            <w:r w:rsidRPr="00307B77">
              <w:rPr>
                <w:i/>
              </w:rPr>
              <w:t>Thông tin chính</w:t>
            </w:r>
          </w:p>
        </w:tc>
        <w:tc>
          <w:tcPr>
            <w:tcW w:w="3917" w:type="dxa"/>
          </w:tcPr>
          <w:p w14:paraId="527B1C15"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6F25A4B6" w14:textId="77777777" w:rsidTr="00D47235">
        <w:trPr>
          <w:trHeight w:val="611"/>
        </w:trPr>
        <w:tc>
          <w:tcPr>
            <w:tcW w:w="2358" w:type="dxa"/>
            <w:vAlign w:val="center"/>
          </w:tcPr>
          <w:p w14:paraId="5970F406"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5D4E74A7" w14:textId="77777777" w:rsidR="009F13DD" w:rsidRDefault="009F13DD" w:rsidP="00294747">
            <w:pPr>
              <w:pStyle w:val="ListParagraph"/>
              <w:ind w:left="0"/>
              <w:jc w:val="center"/>
            </w:pPr>
            <w:r>
              <w:t>Y</w:t>
            </w:r>
          </w:p>
        </w:tc>
        <w:tc>
          <w:tcPr>
            <w:tcW w:w="1742" w:type="dxa"/>
            <w:vAlign w:val="center"/>
          </w:tcPr>
          <w:p w14:paraId="25DE08C8" w14:textId="77777777" w:rsidR="009F13DD" w:rsidRPr="00AC762B" w:rsidRDefault="009F13DD" w:rsidP="00294747">
            <w:pPr>
              <w:pStyle w:val="ListParagraph"/>
              <w:ind w:left="0"/>
              <w:jc w:val="center"/>
            </w:pPr>
            <w:r>
              <w:t>Text</w:t>
            </w:r>
          </w:p>
        </w:tc>
        <w:tc>
          <w:tcPr>
            <w:tcW w:w="3917" w:type="dxa"/>
          </w:tcPr>
          <w:p w14:paraId="52039987"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45547AE4" w14:textId="77777777" w:rsidTr="00D47235">
        <w:trPr>
          <w:trHeight w:val="611"/>
        </w:trPr>
        <w:tc>
          <w:tcPr>
            <w:tcW w:w="2358" w:type="dxa"/>
            <w:vAlign w:val="center"/>
          </w:tcPr>
          <w:p w14:paraId="122CBDB3" w14:textId="77777777" w:rsidR="009F13DD" w:rsidRPr="00307B77" w:rsidRDefault="009F13DD" w:rsidP="00294747">
            <w:pPr>
              <w:rPr>
                <w:rFonts w:eastAsia="Times New Roman"/>
                <w:bCs/>
                <w:lang w:eastAsia="x-none"/>
              </w:rPr>
            </w:pPr>
            <w:r w:rsidRPr="00146E9F">
              <w:rPr>
                <w:rFonts w:eastAsia="Times New Roman"/>
                <w:bCs/>
                <w:lang w:eastAsia="x-none"/>
              </w:rPr>
              <w:t>ACCOUNT</w:t>
            </w:r>
          </w:p>
        </w:tc>
        <w:tc>
          <w:tcPr>
            <w:tcW w:w="1451" w:type="dxa"/>
            <w:vAlign w:val="center"/>
          </w:tcPr>
          <w:p w14:paraId="59763EF0" w14:textId="77777777" w:rsidR="009F13DD" w:rsidRDefault="009F13DD" w:rsidP="00294747">
            <w:pPr>
              <w:pStyle w:val="ListParagraph"/>
              <w:ind w:left="0"/>
              <w:jc w:val="center"/>
            </w:pPr>
            <w:r>
              <w:t>Y</w:t>
            </w:r>
          </w:p>
        </w:tc>
        <w:tc>
          <w:tcPr>
            <w:tcW w:w="1742" w:type="dxa"/>
            <w:vAlign w:val="center"/>
          </w:tcPr>
          <w:p w14:paraId="28595EE5" w14:textId="77777777" w:rsidR="009F13DD" w:rsidRPr="00AC762B" w:rsidRDefault="009F13DD" w:rsidP="00294747">
            <w:pPr>
              <w:pStyle w:val="ListParagraph"/>
              <w:ind w:left="0"/>
              <w:jc w:val="center"/>
            </w:pPr>
            <w:r>
              <w:t>Text</w:t>
            </w:r>
          </w:p>
        </w:tc>
        <w:tc>
          <w:tcPr>
            <w:tcW w:w="3917" w:type="dxa"/>
          </w:tcPr>
          <w:p w14:paraId="079A4BA4" w14:textId="77777777" w:rsidR="009F13DD" w:rsidRPr="00783B92" w:rsidRDefault="009F13DD" w:rsidP="00294747">
            <w:pPr>
              <w:rPr>
                <w:rFonts w:eastAsia="Times New Roman"/>
                <w:bCs/>
                <w:lang w:eastAsia="x-none"/>
              </w:rPr>
            </w:pPr>
            <w:r>
              <w:rPr>
                <w:rFonts w:eastAsia="Times New Roman"/>
                <w:bCs/>
                <w:lang w:eastAsia="x-none"/>
              </w:rPr>
              <w:t>Tên tài khoản</w:t>
            </w:r>
          </w:p>
        </w:tc>
      </w:tr>
      <w:tr w:rsidR="009F13DD" w:rsidRPr="00DB66BA" w14:paraId="270D670F" w14:textId="77777777" w:rsidTr="00D47235">
        <w:trPr>
          <w:trHeight w:val="611"/>
        </w:trPr>
        <w:tc>
          <w:tcPr>
            <w:tcW w:w="2358" w:type="dxa"/>
            <w:vAlign w:val="center"/>
          </w:tcPr>
          <w:p w14:paraId="54FB4C07" w14:textId="77777777" w:rsidR="009F13DD" w:rsidRDefault="009F13DD" w:rsidP="00294747">
            <w:pPr>
              <w:rPr>
                <w:rFonts w:eastAsia="Times New Roman"/>
                <w:bCs/>
                <w:lang w:eastAsia="x-none"/>
              </w:rPr>
            </w:pPr>
            <w:r w:rsidRPr="00146E9F">
              <w:rPr>
                <w:rFonts w:eastAsia="Times New Roman"/>
                <w:bCs/>
                <w:lang w:eastAsia="x-none"/>
              </w:rPr>
              <w:t>SOURCE</w:t>
            </w:r>
          </w:p>
        </w:tc>
        <w:tc>
          <w:tcPr>
            <w:tcW w:w="1451" w:type="dxa"/>
            <w:vAlign w:val="center"/>
          </w:tcPr>
          <w:p w14:paraId="47A08228" w14:textId="77777777" w:rsidR="009F13DD" w:rsidRDefault="009F13DD" w:rsidP="00294747">
            <w:pPr>
              <w:pStyle w:val="ListParagraph"/>
              <w:ind w:left="0"/>
              <w:jc w:val="center"/>
            </w:pPr>
            <w:r>
              <w:t>Y</w:t>
            </w:r>
          </w:p>
        </w:tc>
        <w:tc>
          <w:tcPr>
            <w:tcW w:w="1742" w:type="dxa"/>
            <w:vAlign w:val="center"/>
          </w:tcPr>
          <w:p w14:paraId="73AE1BA9" w14:textId="77777777" w:rsidR="009F13DD" w:rsidRPr="00AC762B" w:rsidRDefault="009F13DD" w:rsidP="00294747">
            <w:pPr>
              <w:pStyle w:val="ListParagraph"/>
              <w:ind w:left="0"/>
              <w:jc w:val="center"/>
            </w:pPr>
            <w:r>
              <w:t>Text</w:t>
            </w:r>
          </w:p>
        </w:tc>
        <w:tc>
          <w:tcPr>
            <w:tcW w:w="3917" w:type="dxa"/>
          </w:tcPr>
          <w:p w14:paraId="79680825" w14:textId="77777777" w:rsidR="009F13DD" w:rsidRDefault="009F13DD" w:rsidP="00294747">
            <w:pPr>
              <w:rPr>
                <w:rFonts w:eastAsia="Times New Roman"/>
                <w:bCs/>
                <w:lang w:eastAsia="x-none"/>
              </w:rPr>
            </w:pPr>
            <w:r>
              <w:rPr>
                <w:rFonts w:eastAsia="Times New Roman"/>
                <w:bCs/>
                <w:lang w:eastAsia="x-none"/>
              </w:rPr>
              <w:t>Nguồn lấy thông tin</w:t>
            </w:r>
          </w:p>
        </w:tc>
      </w:tr>
      <w:tr w:rsidR="009F13DD" w:rsidRPr="00DB66BA" w14:paraId="68681FD8" w14:textId="77777777" w:rsidTr="00D47235">
        <w:trPr>
          <w:trHeight w:val="611"/>
        </w:trPr>
        <w:tc>
          <w:tcPr>
            <w:tcW w:w="2358" w:type="dxa"/>
            <w:vAlign w:val="center"/>
          </w:tcPr>
          <w:p w14:paraId="4837686A" w14:textId="77777777" w:rsidR="009F13DD" w:rsidRDefault="009F13DD" w:rsidP="00294747">
            <w:pPr>
              <w:rPr>
                <w:rFonts w:eastAsia="Times New Roman"/>
                <w:bCs/>
                <w:lang w:eastAsia="x-none"/>
              </w:rPr>
            </w:pPr>
            <w:r w:rsidRPr="00E03C7D">
              <w:rPr>
                <w:rFonts w:eastAsia="Times New Roman"/>
                <w:bCs/>
                <w:lang w:eastAsia="x-none"/>
              </w:rPr>
              <w:t>AMT</w:t>
            </w:r>
          </w:p>
        </w:tc>
        <w:tc>
          <w:tcPr>
            <w:tcW w:w="1451" w:type="dxa"/>
            <w:vAlign w:val="center"/>
          </w:tcPr>
          <w:p w14:paraId="10AD8CAB" w14:textId="77777777" w:rsidR="009F13DD" w:rsidRDefault="009F13DD" w:rsidP="00294747">
            <w:pPr>
              <w:pStyle w:val="ListParagraph"/>
              <w:ind w:left="0"/>
              <w:jc w:val="center"/>
            </w:pPr>
            <w:r>
              <w:t>Y</w:t>
            </w:r>
          </w:p>
        </w:tc>
        <w:tc>
          <w:tcPr>
            <w:tcW w:w="1742" w:type="dxa"/>
            <w:vAlign w:val="center"/>
          </w:tcPr>
          <w:p w14:paraId="6CFA2DA5" w14:textId="77777777" w:rsidR="009F13DD" w:rsidRDefault="009F13DD" w:rsidP="00294747">
            <w:pPr>
              <w:pStyle w:val="ListParagraph"/>
              <w:ind w:left="0"/>
              <w:jc w:val="center"/>
            </w:pPr>
            <w:r w:rsidRPr="00E03C7D">
              <w:t>Number</w:t>
            </w:r>
          </w:p>
        </w:tc>
        <w:tc>
          <w:tcPr>
            <w:tcW w:w="3917" w:type="dxa"/>
          </w:tcPr>
          <w:p w14:paraId="54B6159E" w14:textId="77777777" w:rsidR="009F13DD" w:rsidRDefault="009F13DD" w:rsidP="00294747">
            <w:pPr>
              <w:rPr>
                <w:rFonts w:eastAsia="Times New Roman"/>
                <w:bCs/>
                <w:lang w:eastAsia="x-none"/>
              </w:rPr>
            </w:pPr>
            <w:r>
              <w:rPr>
                <w:rFonts w:eastAsia="Times New Roman"/>
                <w:bCs/>
                <w:lang w:eastAsia="x-none"/>
              </w:rPr>
              <w:t>Số tiền. Có dấu phân cách hàng nghìn.</w:t>
            </w:r>
          </w:p>
        </w:tc>
      </w:tr>
      <w:tr w:rsidR="009F13DD" w:rsidRPr="00DB66BA" w14:paraId="1B5525D9" w14:textId="77777777" w:rsidTr="00D47235">
        <w:trPr>
          <w:trHeight w:val="611"/>
        </w:trPr>
        <w:tc>
          <w:tcPr>
            <w:tcW w:w="2358" w:type="dxa"/>
            <w:vAlign w:val="center"/>
          </w:tcPr>
          <w:p w14:paraId="7D9A8C50" w14:textId="77777777" w:rsidR="009F13DD" w:rsidRPr="00DF22BA" w:rsidRDefault="009F13DD" w:rsidP="00294747">
            <w:pPr>
              <w:rPr>
                <w:rFonts w:eastAsia="Times New Roman"/>
                <w:bCs/>
                <w:lang w:val="vi-VN" w:eastAsia="x-none"/>
              </w:rPr>
            </w:pPr>
            <w:r w:rsidRPr="00156913">
              <w:rPr>
                <w:rFonts w:eastAsia="Times New Roman"/>
                <w:bCs/>
                <w:lang w:val="vi-VN" w:eastAsia="x-none"/>
              </w:rPr>
              <w:t>CAPITAL ITEM</w:t>
            </w:r>
          </w:p>
        </w:tc>
        <w:tc>
          <w:tcPr>
            <w:tcW w:w="1451" w:type="dxa"/>
            <w:vAlign w:val="center"/>
          </w:tcPr>
          <w:p w14:paraId="2D05DA04" w14:textId="77777777" w:rsidR="009F13DD" w:rsidRDefault="009F13DD" w:rsidP="00294747">
            <w:pPr>
              <w:pStyle w:val="ListParagraph"/>
              <w:ind w:left="0"/>
              <w:jc w:val="center"/>
            </w:pPr>
            <w:r>
              <w:t>Y</w:t>
            </w:r>
          </w:p>
        </w:tc>
        <w:tc>
          <w:tcPr>
            <w:tcW w:w="1742" w:type="dxa"/>
            <w:vAlign w:val="center"/>
          </w:tcPr>
          <w:p w14:paraId="54899628" w14:textId="77777777" w:rsidR="009F13DD" w:rsidRPr="00AC762B" w:rsidRDefault="009F13DD" w:rsidP="00294747">
            <w:pPr>
              <w:pStyle w:val="ListParagraph"/>
              <w:ind w:left="0"/>
              <w:jc w:val="center"/>
            </w:pPr>
            <w:r>
              <w:t>Text</w:t>
            </w:r>
          </w:p>
        </w:tc>
        <w:tc>
          <w:tcPr>
            <w:tcW w:w="3917" w:type="dxa"/>
          </w:tcPr>
          <w:p w14:paraId="3D525A0B" w14:textId="77777777" w:rsidR="009F13DD" w:rsidRPr="00500DA2" w:rsidRDefault="009F13DD" w:rsidP="00294747">
            <w:pPr>
              <w:rPr>
                <w:rFonts w:eastAsia="Times New Roman"/>
                <w:bCs/>
                <w:lang w:eastAsia="x-none"/>
              </w:rPr>
            </w:pPr>
            <w:r>
              <w:rPr>
                <w:rFonts w:eastAsia="Times New Roman"/>
                <w:bCs/>
                <w:lang w:eastAsia="x-none"/>
              </w:rPr>
              <w:t>Loại vốn</w:t>
            </w:r>
          </w:p>
        </w:tc>
      </w:tr>
      <w:tr w:rsidR="009F13DD" w:rsidRPr="00DB66BA" w14:paraId="17C8A428" w14:textId="77777777" w:rsidTr="00D47235">
        <w:trPr>
          <w:trHeight w:val="611"/>
        </w:trPr>
        <w:tc>
          <w:tcPr>
            <w:tcW w:w="2358" w:type="dxa"/>
            <w:vAlign w:val="center"/>
          </w:tcPr>
          <w:p w14:paraId="2C99C51C" w14:textId="113E3BAA" w:rsidR="009F13DD" w:rsidRPr="00E528B7" w:rsidRDefault="00D47235" w:rsidP="00294747">
            <w:pPr>
              <w:rPr>
                <w:rFonts w:eastAsia="Times New Roman"/>
                <w:bCs/>
                <w:lang w:eastAsia="x-none"/>
              </w:rPr>
            </w:pPr>
            <w:del w:id="308" w:author="Nguyen Hong Nhung (Khoi CNTT)" w:date="2019-08-16T10:10:00Z">
              <w:r w:rsidDel="00D22D8C">
                <w:rPr>
                  <w:rFonts w:eastAsia="Times New Roman"/>
                  <w:bCs/>
                  <w:lang w:eastAsia="x-none"/>
                </w:rPr>
                <w:delText>Start</w:delText>
              </w:r>
            </w:del>
            <w:ins w:id="309" w:author="Nguyen Hong Nhung (Khoi CNTT)" w:date="2019-08-16T10:10:00Z">
              <w:r w:rsidR="00D22D8C">
                <w:rPr>
                  <w:rFonts w:eastAsia="Times New Roman"/>
                  <w:bCs/>
                  <w:lang w:eastAsia="x-none"/>
                </w:rPr>
                <w:t>Begin</w:t>
              </w:r>
            </w:ins>
          </w:p>
        </w:tc>
        <w:tc>
          <w:tcPr>
            <w:tcW w:w="1451" w:type="dxa"/>
            <w:vAlign w:val="center"/>
          </w:tcPr>
          <w:p w14:paraId="222B7D65" w14:textId="77777777" w:rsidR="009F13DD" w:rsidRDefault="009F13DD" w:rsidP="00294747">
            <w:pPr>
              <w:pStyle w:val="ListParagraph"/>
              <w:ind w:left="0"/>
              <w:jc w:val="center"/>
            </w:pPr>
            <w:r>
              <w:t>Y</w:t>
            </w:r>
          </w:p>
        </w:tc>
        <w:tc>
          <w:tcPr>
            <w:tcW w:w="1742" w:type="dxa"/>
            <w:vAlign w:val="center"/>
          </w:tcPr>
          <w:p w14:paraId="79764456" w14:textId="77777777" w:rsidR="009F13DD" w:rsidRDefault="009F13DD" w:rsidP="00294747">
            <w:pPr>
              <w:pStyle w:val="ListParagraph"/>
              <w:ind w:left="0"/>
              <w:jc w:val="center"/>
            </w:pPr>
            <w:r>
              <w:t>Date</w:t>
            </w:r>
          </w:p>
          <w:p w14:paraId="49287D5F" w14:textId="77777777" w:rsidR="009F13DD" w:rsidRDefault="009F13DD" w:rsidP="00294747">
            <w:pPr>
              <w:pStyle w:val="ListParagraph"/>
              <w:ind w:left="0"/>
              <w:jc w:val="center"/>
            </w:pPr>
          </w:p>
        </w:tc>
        <w:tc>
          <w:tcPr>
            <w:tcW w:w="3917" w:type="dxa"/>
          </w:tcPr>
          <w:p w14:paraId="315E6F2B" w14:textId="77777777" w:rsidR="009F13DD" w:rsidRDefault="009F13DD" w:rsidP="00294747">
            <w:pPr>
              <w:rPr>
                <w:rFonts w:eastAsia="Times New Roman"/>
                <w:bCs/>
                <w:lang w:eastAsia="x-none"/>
              </w:rPr>
            </w:pPr>
            <w:r>
              <w:rPr>
                <w:rFonts w:eastAsia="Times New Roman"/>
                <w:bCs/>
                <w:lang w:eastAsia="x-none"/>
              </w:rPr>
              <w:t>Định dạng DD/MM/YYYY</w:t>
            </w:r>
          </w:p>
          <w:p w14:paraId="0EDB8D4E" w14:textId="77777777" w:rsidR="009F13DD" w:rsidRDefault="009F13DD" w:rsidP="00294747">
            <w:pPr>
              <w:rPr>
                <w:rFonts w:eastAsia="Times New Roman"/>
                <w:bCs/>
                <w:lang w:eastAsia="x-none"/>
              </w:rPr>
            </w:pPr>
          </w:p>
        </w:tc>
      </w:tr>
      <w:tr w:rsidR="009F13DD" w:rsidRPr="00DB66BA" w14:paraId="2F64DB6D" w14:textId="77777777" w:rsidTr="00D47235">
        <w:trPr>
          <w:trHeight w:val="611"/>
        </w:trPr>
        <w:tc>
          <w:tcPr>
            <w:tcW w:w="2358" w:type="dxa"/>
            <w:vAlign w:val="center"/>
          </w:tcPr>
          <w:p w14:paraId="074E5C90"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6441C578" w14:textId="77777777" w:rsidR="009F13DD" w:rsidRDefault="009F13DD" w:rsidP="00294747">
            <w:pPr>
              <w:pStyle w:val="ListParagraph"/>
              <w:ind w:left="0"/>
              <w:jc w:val="center"/>
            </w:pPr>
            <w:r>
              <w:t>N</w:t>
            </w:r>
          </w:p>
        </w:tc>
        <w:tc>
          <w:tcPr>
            <w:tcW w:w="1742" w:type="dxa"/>
            <w:vAlign w:val="center"/>
          </w:tcPr>
          <w:p w14:paraId="4A417F89" w14:textId="77777777" w:rsidR="009F13DD" w:rsidRDefault="009F13DD" w:rsidP="00294747">
            <w:pPr>
              <w:pStyle w:val="ListParagraph"/>
              <w:ind w:left="0"/>
              <w:jc w:val="center"/>
            </w:pPr>
            <w:r>
              <w:t>Date</w:t>
            </w:r>
          </w:p>
        </w:tc>
        <w:tc>
          <w:tcPr>
            <w:tcW w:w="3917" w:type="dxa"/>
          </w:tcPr>
          <w:p w14:paraId="4DC676AC" w14:textId="77777777" w:rsidR="009F13DD" w:rsidRDefault="009F13DD" w:rsidP="00294747">
            <w:pPr>
              <w:rPr>
                <w:rFonts w:eastAsia="Times New Roman"/>
                <w:bCs/>
                <w:lang w:eastAsia="x-none"/>
              </w:rPr>
            </w:pPr>
            <w:r>
              <w:rPr>
                <w:rFonts w:eastAsia="Times New Roman"/>
                <w:bCs/>
                <w:lang w:eastAsia="x-none"/>
              </w:rPr>
              <w:t>Định dạng DD/MM/YYYY</w:t>
            </w:r>
          </w:p>
          <w:p w14:paraId="51C37E66" w14:textId="26073933" w:rsidR="009F13DD" w:rsidRPr="003C7798" w:rsidRDefault="009F13DD" w:rsidP="00294747">
            <w:pPr>
              <w:rPr>
                <w:rFonts w:eastAsia="Times New Roman"/>
                <w:bCs/>
                <w:lang w:eastAsia="x-none"/>
              </w:rPr>
            </w:pPr>
            <w:r>
              <w:rPr>
                <w:rFonts w:eastAsia="Times New Roman"/>
                <w:bCs/>
                <w:lang w:eastAsia="x-none"/>
              </w:rPr>
              <w:t xml:space="preserve">- Nếu nhập ngày </w:t>
            </w:r>
            <w:del w:id="310" w:author="Nguyen Hong Nhung (Khoi CNTT)" w:date="2019-08-16T10:10:00Z">
              <w:r w:rsidR="00D47235" w:rsidDel="00D22D8C">
                <w:rPr>
                  <w:rFonts w:eastAsia="Times New Roman"/>
                  <w:bCs/>
                  <w:lang w:eastAsia="x-none"/>
                </w:rPr>
                <w:delText>Start</w:delText>
              </w:r>
            </w:del>
            <w:ins w:id="311"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12" w:author="Nguyen Hong Nhung (Khoi CNTT)" w:date="2019-08-16T10:10:00Z">
              <w:r w:rsidR="00D47235" w:rsidDel="00D22D8C">
                <w:rPr>
                  <w:rFonts w:eastAsia="Times New Roman"/>
                  <w:bCs/>
                  <w:lang w:eastAsia="x-none"/>
                </w:rPr>
                <w:delText>Start</w:delText>
              </w:r>
            </w:del>
            <w:ins w:id="313"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53D4E7B2" w14:textId="7E2A2101"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14" w:author="Nguyen Hong Nhung (Khoi CNTT)" w:date="2019-08-16T10:10:00Z">
              <w:r w:rsidR="00D47235" w:rsidDel="00D22D8C">
                <w:rPr>
                  <w:rFonts w:eastAsia="Times New Roman"/>
                  <w:bCs/>
                  <w:lang w:eastAsia="x-none"/>
                </w:rPr>
                <w:delText>Start</w:delText>
              </w:r>
            </w:del>
            <w:ins w:id="315"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29C96CEF" w14:textId="31412E82" w:rsidR="009F13DD" w:rsidRDefault="009F13DD" w:rsidP="00294747">
            <w:pPr>
              <w:rPr>
                <w:rFonts w:eastAsia="Times New Roman"/>
                <w:bCs/>
                <w:lang w:eastAsia="x-none"/>
              </w:rPr>
            </w:pPr>
            <w:r>
              <w:rPr>
                <w:rFonts w:eastAsia="Times New Roman"/>
                <w:bCs/>
                <w:lang w:eastAsia="x-none"/>
              </w:rPr>
              <w:t xml:space="preserve">- Ngày End &gt;= Ngày </w:t>
            </w:r>
            <w:del w:id="316" w:author="Nguyen Hong Nhung (Khoi CNTT)" w:date="2019-08-16T10:10:00Z">
              <w:r w:rsidR="00D47235" w:rsidDel="00D22D8C">
                <w:rPr>
                  <w:rFonts w:eastAsia="Times New Roman"/>
                  <w:bCs/>
                  <w:lang w:eastAsia="x-none"/>
                </w:rPr>
                <w:delText>Start</w:delText>
              </w:r>
            </w:del>
            <w:ins w:id="317" w:author="Nguyen Hong Nhung (Khoi CNTT)" w:date="2019-08-16T10:10:00Z">
              <w:r w:rsidR="00D22D8C">
                <w:rPr>
                  <w:rFonts w:eastAsia="Times New Roman"/>
                  <w:bCs/>
                  <w:lang w:eastAsia="x-none"/>
                </w:rPr>
                <w:t>Begin</w:t>
              </w:r>
            </w:ins>
          </w:p>
        </w:tc>
      </w:tr>
      <w:tr w:rsidR="009F13DD" w:rsidRPr="00DB66BA" w14:paraId="3EC18E82" w14:textId="77777777" w:rsidTr="00294747">
        <w:trPr>
          <w:trHeight w:val="611"/>
        </w:trPr>
        <w:tc>
          <w:tcPr>
            <w:tcW w:w="5551" w:type="dxa"/>
            <w:gridSpan w:val="3"/>
            <w:vAlign w:val="center"/>
          </w:tcPr>
          <w:p w14:paraId="4B42ACD4" w14:textId="77777777" w:rsidR="009F13DD" w:rsidRPr="00A40440" w:rsidRDefault="009F13DD" w:rsidP="00294747">
            <w:pPr>
              <w:pStyle w:val="ListParagraph"/>
              <w:ind w:left="0"/>
              <w:jc w:val="left"/>
              <w:rPr>
                <w:i/>
              </w:rPr>
            </w:pPr>
            <w:r w:rsidRPr="00A40440">
              <w:rPr>
                <w:i/>
              </w:rPr>
              <w:t>Thông tin Audit</w:t>
            </w:r>
          </w:p>
        </w:tc>
        <w:tc>
          <w:tcPr>
            <w:tcW w:w="3917" w:type="dxa"/>
          </w:tcPr>
          <w:p w14:paraId="57ED1EC0"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036B02BE" w14:textId="77777777" w:rsidTr="00294747">
        <w:trPr>
          <w:trHeight w:val="611"/>
        </w:trPr>
        <w:tc>
          <w:tcPr>
            <w:tcW w:w="2358" w:type="dxa"/>
            <w:vAlign w:val="center"/>
          </w:tcPr>
          <w:p w14:paraId="2284D424"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5CCB246B" w14:textId="77777777" w:rsidR="009F13DD" w:rsidRPr="00AC762B" w:rsidRDefault="009F13DD" w:rsidP="00294747">
            <w:pPr>
              <w:pStyle w:val="ListParagraph"/>
              <w:ind w:left="0"/>
              <w:jc w:val="center"/>
            </w:pPr>
            <w:r>
              <w:t>N</w:t>
            </w:r>
          </w:p>
        </w:tc>
        <w:tc>
          <w:tcPr>
            <w:tcW w:w="1742" w:type="dxa"/>
            <w:vAlign w:val="center"/>
          </w:tcPr>
          <w:p w14:paraId="784117AD" w14:textId="77777777" w:rsidR="009F13DD" w:rsidRDefault="009F13DD" w:rsidP="00294747">
            <w:pPr>
              <w:pStyle w:val="ListParagraph"/>
              <w:ind w:left="0"/>
              <w:jc w:val="center"/>
            </w:pPr>
            <w:r w:rsidRPr="00AC762B">
              <w:t>Drop down list</w:t>
            </w:r>
          </w:p>
        </w:tc>
        <w:tc>
          <w:tcPr>
            <w:tcW w:w="3917" w:type="dxa"/>
          </w:tcPr>
          <w:p w14:paraId="74363CE2"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5FCA9FD0"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7B61D62F"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7362D14B"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31040CC7"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2BB66872" w14:textId="77777777" w:rsidTr="00294747">
        <w:trPr>
          <w:trHeight w:val="611"/>
        </w:trPr>
        <w:tc>
          <w:tcPr>
            <w:tcW w:w="2358" w:type="dxa"/>
            <w:vAlign w:val="center"/>
          </w:tcPr>
          <w:p w14:paraId="3B54DB56"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416F4171" w14:textId="77777777" w:rsidR="009F13DD" w:rsidRPr="00AC762B" w:rsidRDefault="009F13DD" w:rsidP="00294747">
            <w:pPr>
              <w:pStyle w:val="ListParagraph"/>
              <w:ind w:left="0"/>
              <w:jc w:val="center"/>
            </w:pPr>
            <w:r>
              <w:t>N</w:t>
            </w:r>
          </w:p>
        </w:tc>
        <w:tc>
          <w:tcPr>
            <w:tcW w:w="1742" w:type="dxa"/>
            <w:vAlign w:val="center"/>
          </w:tcPr>
          <w:p w14:paraId="642E65AA" w14:textId="77777777" w:rsidR="009F13DD" w:rsidRDefault="009F13DD" w:rsidP="00294747">
            <w:pPr>
              <w:pStyle w:val="ListParagraph"/>
              <w:ind w:left="0"/>
              <w:jc w:val="center"/>
            </w:pPr>
            <w:r>
              <w:t>Text</w:t>
            </w:r>
          </w:p>
        </w:tc>
        <w:tc>
          <w:tcPr>
            <w:tcW w:w="3917" w:type="dxa"/>
          </w:tcPr>
          <w:p w14:paraId="62FF0DE3"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6DC4A337"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002ABC87" w14:textId="77777777" w:rsidTr="00294747">
        <w:tc>
          <w:tcPr>
            <w:tcW w:w="2358" w:type="dxa"/>
            <w:vAlign w:val="center"/>
          </w:tcPr>
          <w:p w14:paraId="0FD1B3CF"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7AEBD03B" w14:textId="77777777" w:rsidR="009F13DD" w:rsidRPr="00AC762B" w:rsidRDefault="009F13DD" w:rsidP="00294747">
            <w:pPr>
              <w:pStyle w:val="ListParagraph"/>
              <w:ind w:left="0"/>
              <w:jc w:val="center"/>
            </w:pPr>
            <w:r w:rsidRPr="00AC762B">
              <w:t>Y</w:t>
            </w:r>
          </w:p>
        </w:tc>
        <w:tc>
          <w:tcPr>
            <w:tcW w:w="1742" w:type="dxa"/>
            <w:vAlign w:val="center"/>
          </w:tcPr>
          <w:p w14:paraId="43A064F0" w14:textId="77777777" w:rsidR="009F13DD" w:rsidRPr="00AC762B" w:rsidRDefault="009F13DD" w:rsidP="00294747">
            <w:pPr>
              <w:pStyle w:val="ListParagraph"/>
              <w:ind w:left="0"/>
              <w:jc w:val="center"/>
            </w:pPr>
            <w:r>
              <w:t>Text</w:t>
            </w:r>
          </w:p>
        </w:tc>
        <w:tc>
          <w:tcPr>
            <w:tcW w:w="3917" w:type="dxa"/>
          </w:tcPr>
          <w:p w14:paraId="7B4D2E9D"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5B023EA9"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5264C764" w14:textId="77777777" w:rsidTr="00294747">
        <w:tc>
          <w:tcPr>
            <w:tcW w:w="2358" w:type="dxa"/>
            <w:vAlign w:val="center"/>
          </w:tcPr>
          <w:p w14:paraId="028F4670"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4D8DDD6D" w14:textId="77777777" w:rsidR="009F13DD" w:rsidRPr="00AC762B" w:rsidRDefault="009F13DD" w:rsidP="00294747">
            <w:pPr>
              <w:pStyle w:val="ListParagraph"/>
              <w:ind w:left="0"/>
              <w:jc w:val="center"/>
            </w:pPr>
            <w:r w:rsidRPr="00AC762B">
              <w:t>Y</w:t>
            </w:r>
          </w:p>
        </w:tc>
        <w:tc>
          <w:tcPr>
            <w:tcW w:w="1742" w:type="dxa"/>
            <w:vAlign w:val="center"/>
          </w:tcPr>
          <w:p w14:paraId="5674834A" w14:textId="77777777" w:rsidR="009F13DD" w:rsidRPr="00AC762B" w:rsidRDefault="009F13DD" w:rsidP="00294747">
            <w:pPr>
              <w:pStyle w:val="ListParagraph"/>
              <w:ind w:left="0"/>
              <w:jc w:val="center"/>
            </w:pPr>
            <w:r>
              <w:t>Date Time</w:t>
            </w:r>
          </w:p>
        </w:tc>
        <w:tc>
          <w:tcPr>
            <w:tcW w:w="3917" w:type="dxa"/>
          </w:tcPr>
          <w:p w14:paraId="4EDD8C97"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24676D7A"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2EDF9506"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7F423AB7" w14:textId="77777777"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Bảng hệ số chuyển đổi</w:t>
      </w:r>
    </w:p>
    <w:p w14:paraId="2AD37432" w14:textId="0BDF6EB1" w:rsidR="009F13DD" w:rsidRDefault="009F13DD" w:rsidP="009F13DD">
      <w:pPr>
        <w:spacing w:line="360" w:lineRule="auto"/>
        <w:ind w:right="0"/>
        <w:rPr>
          <w:rFonts w:eastAsia="MS Mincho"/>
          <w:bCs/>
          <w:iCs/>
          <w:color w:val="000000"/>
          <w:lang w:eastAsia="ja-JP"/>
        </w:rPr>
      </w:pPr>
      <w:del w:id="318" w:author="Nguyen Hong Nhung (Khoi CNTT)" w:date="2019-08-12T15:14:00Z">
        <w:r w:rsidDel="00B742B1">
          <w:rPr>
            <w:noProof/>
          </w:rPr>
          <w:drawing>
            <wp:inline distT="0" distB="0" distL="0" distR="0" wp14:anchorId="05F8F498" wp14:editId="3F7738F7">
              <wp:extent cx="5942330" cy="294005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2330" cy="2940057"/>
                      </a:xfrm>
                      <a:prstGeom prst="rect">
                        <a:avLst/>
                      </a:prstGeom>
                    </pic:spPr>
                  </pic:pic>
                </a:graphicData>
              </a:graphic>
            </wp:inline>
          </w:drawing>
        </w:r>
      </w:del>
      <w:ins w:id="319" w:author="Nguyen Hong Nhung (Khoi CNTT)" w:date="2019-08-12T15:14:00Z">
        <w:r w:rsidR="00B742B1" w:rsidRPr="00B742B1">
          <w:rPr>
            <w:noProof/>
          </w:rPr>
          <w:t xml:space="preserve"> </w:t>
        </w:r>
        <w:r w:rsidR="00B742B1">
          <w:rPr>
            <w:noProof/>
          </w:rPr>
          <w:drawing>
            <wp:inline distT="0" distB="0" distL="0" distR="0" wp14:anchorId="3E8CF4B2" wp14:editId="2C94F108">
              <wp:extent cx="5940425" cy="282741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827414"/>
                      </a:xfrm>
                      <a:prstGeom prst="rect">
                        <a:avLst/>
                      </a:prstGeom>
                    </pic:spPr>
                  </pic:pic>
                </a:graphicData>
              </a:graphic>
            </wp:inline>
          </w:drawing>
        </w:r>
      </w:ins>
    </w:p>
    <w:p w14:paraId="0D1D636E" w14:textId="77777777" w:rsidR="009F13DD" w:rsidRPr="00EA2DA3" w:rsidRDefault="009F13DD" w:rsidP="009F13DD">
      <w:pPr>
        <w:spacing w:line="360" w:lineRule="auto"/>
        <w:ind w:right="0"/>
        <w:rPr>
          <w:rFonts w:eastAsia="MS Mincho"/>
          <w:bCs/>
          <w:iCs/>
          <w:color w:val="000000"/>
          <w:lang w:eastAsia="ja-JP"/>
        </w:rPr>
      </w:pPr>
      <w:r w:rsidRPr="00EA2DA3">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6F60C49E" w14:textId="77777777" w:rsidTr="00294747">
        <w:trPr>
          <w:tblHeader/>
        </w:trPr>
        <w:tc>
          <w:tcPr>
            <w:tcW w:w="2358" w:type="dxa"/>
            <w:shd w:val="clear" w:color="auto" w:fill="8DB3E2" w:themeFill="text2" w:themeFillTint="66"/>
          </w:tcPr>
          <w:p w14:paraId="3B7C2E74"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260EFA86"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27ADAD1D"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4CD7017C" w14:textId="77777777" w:rsidR="009F13DD" w:rsidRPr="00AC762B" w:rsidRDefault="009F13DD" w:rsidP="00294747">
            <w:pPr>
              <w:pStyle w:val="ListParagraph"/>
              <w:ind w:left="0"/>
              <w:jc w:val="center"/>
              <w:rPr>
                <w:b/>
              </w:rPr>
            </w:pPr>
            <w:r w:rsidRPr="00AC762B">
              <w:rPr>
                <w:b/>
              </w:rPr>
              <w:t>Ý nghĩa</w:t>
            </w:r>
          </w:p>
        </w:tc>
      </w:tr>
      <w:tr w:rsidR="009F13DD" w:rsidRPr="00DB66BA" w14:paraId="49D0CA53" w14:textId="77777777" w:rsidTr="00294747">
        <w:trPr>
          <w:trHeight w:val="611"/>
        </w:trPr>
        <w:tc>
          <w:tcPr>
            <w:tcW w:w="2358" w:type="dxa"/>
            <w:vAlign w:val="center"/>
          </w:tcPr>
          <w:p w14:paraId="6E63C1AE"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040A19CA" w14:textId="77777777" w:rsidR="009F13DD" w:rsidRPr="00AC762B" w:rsidRDefault="009F13DD" w:rsidP="00294747">
            <w:pPr>
              <w:pStyle w:val="ListParagraph"/>
              <w:ind w:left="0"/>
              <w:jc w:val="center"/>
            </w:pPr>
            <w:r>
              <w:t>Y</w:t>
            </w:r>
          </w:p>
        </w:tc>
        <w:tc>
          <w:tcPr>
            <w:tcW w:w="1742" w:type="dxa"/>
            <w:vAlign w:val="center"/>
          </w:tcPr>
          <w:p w14:paraId="128C0B50" w14:textId="77777777" w:rsidR="009F13DD" w:rsidRPr="00AC762B" w:rsidRDefault="009F13DD" w:rsidP="00294747">
            <w:pPr>
              <w:pStyle w:val="ListParagraph"/>
              <w:ind w:left="0"/>
              <w:jc w:val="center"/>
            </w:pPr>
            <w:r>
              <w:t>Text</w:t>
            </w:r>
          </w:p>
        </w:tc>
        <w:tc>
          <w:tcPr>
            <w:tcW w:w="3917" w:type="dxa"/>
          </w:tcPr>
          <w:p w14:paraId="219AC6FE"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0D2576DC" w14:textId="77777777" w:rsidTr="00294747">
        <w:trPr>
          <w:trHeight w:val="611"/>
        </w:trPr>
        <w:tc>
          <w:tcPr>
            <w:tcW w:w="5551" w:type="dxa"/>
            <w:gridSpan w:val="3"/>
            <w:vAlign w:val="center"/>
          </w:tcPr>
          <w:p w14:paraId="69EEBA00" w14:textId="77777777" w:rsidR="009F13DD" w:rsidRPr="00307B77" w:rsidRDefault="009F13DD" w:rsidP="00294747">
            <w:pPr>
              <w:pStyle w:val="ListParagraph"/>
              <w:ind w:left="0"/>
              <w:jc w:val="left"/>
              <w:rPr>
                <w:i/>
              </w:rPr>
            </w:pPr>
            <w:r w:rsidRPr="00307B77">
              <w:rPr>
                <w:i/>
              </w:rPr>
              <w:t>Thông tin chính</w:t>
            </w:r>
          </w:p>
        </w:tc>
        <w:tc>
          <w:tcPr>
            <w:tcW w:w="3917" w:type="dxa"/>
          </w:tcPr>
          <w:p w14:paraId="066288C4"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0F97CFCC" w14:textId="77777777" w:rsidTr="00294747">
        <w:trPr>
          <w:trHeight w:val="611"/>
        </w:trPr>
        <w:tc>
          <w:tcPr>
            <w:tcW w:w="2358" w:type="dxa"/>
            <w:vAlign w:val="center"/>
          </w:tcPr>
          <w:p w14:paraId="714D9D7A"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499F3D11" w14:textId="77777777" w:rsidR="009F13DD" w:rsidRDefault="009F13DD" w:rsidP="00294747">
            <w:pPr>
              <w:pStyle w:val="ListParagraph"/>
              <w:ind w:left="0"/>
              <w:jc w:val="center"/>
            </w:pPr>
            <w:r>
              <w:t>Y</w:t>
            </w:r>
          </w:p>
        </w:tc>
        <w:tc>
          <w:tcPr>
            <w:tcW w:w="1742" w:type="dxa"/>
            <w:vAlign w:val="center"/>
          </w:tcPr>
          <w:p w14:paraId="7CF696CE" w14:textId="77777777" w:rsidR="009F13DD" w:rsidRPr="00AC762B" w:rsidRDefault="009F13DD" w:rsidP="00294747">
            <w:pPr>
              <w:pStyle w:val="ListParagraph"/>
              <w:ind w:left="0"/>
              <w:jc w:val="center"/>
            </w:pPr>
            <w:r>
              <w:t>Text</w:t>
            </w:r>
          </w:p>
        </w:tc>
        <w:tc>
          <w:tcPr>
            <w:tcW w:w="3917" w:type="dxa"/>
          </w:tcPr>
          <w:p w14:paraId="1B0450AD"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0B7AB3B7" w14:textId="77777777" w:rsidTr="00294747">
        <w:trPr>
          <w:trHeight w:val="611"/>
        </w:trPr>
        <w:tc>
          <w:tcPr>
            <w:tcW w:w="2358" w:type="dxa"/>
            <w:vAlign w:val="center"/>
          </w:tcPr>
          <w:p w14:paraId="4E0B7B82" w14:textId="77777777" w:rsidR="009F13DD" w:rsidRPr="00307B77" w:rsidRDefault="009F13DD" w:rsidP="00294747">
            <w:pPr>
              <w:rPr>
                <w:rFonts w:eastAsia="Times New Roman"/>
                <w:bCs/>
                <w:lang w:eastAsia="x-none"/>
              </w:rPr>
            </w:pPr>
            <w:r w:rsidRPr="00EA2DA3">
              <w:rPr>
                <w:rFonts w:eastAsia="Times New Roman"/>
                <w:bCs/>
                <w:lang w:eastAsia="x-none"/>
              </w:rPr>
              <w:t>CATEGORY</w:t>
            </w:r>
          </w:p>
        </w:tc>
        <w:tc>
          <w:tcPr>
            <w:tcW w:w="1451" w:type="dxa"/>
            <w:vAlign w:val="center"/>
          </w:tcPr>
          <w:p w14:paraId="298DFF1F" w14:textId="77777777" w:rsidR="009F13DD" w:rsidRDefault="009F13DD" w:rsidP="00294747">
            <w:pPr>
              <w:pStyle w:val="ListParagraph"/>
              <w:ind w:left="0"/>
              <w:jc w:val="center"/>
            </w:pPr>
            <w:r>
              <w:t>Y</w:t>
            </w:r>
          </w:p>
        </w:tc>
        <w:tc>
          <w:tcPr>
            <w:tcW w:w="1742" w:type="dxa"/>
            <w:vAlign w:val="center"/>
          </w:tcPr>
          <w:p w14:paraId="47811A62" w14:textId="77777777" w:rsidR="009F13DD" w:rsidRPr="00AC762B" w:rsidRDefault="009F13DD" w:rsidP="00294747">
            <w:pPr>
              <w:pStyle w:val="ListParagraph"/>
              <w:ind w:left="0"/>
              <w:jc w:val="center"/>
            </w:pPr>
            <w:r w:rsidRPr="00AC762B">
              <w:t>Drop down list</w:t>
            </w:r>
          </w:p>
        </w:tc>
        <w:tc>
          <w:tcPr>
            <w:tcW w:w="3917" w:type="dxa"/>
          </w:tcPr>
          <w:p w14:paraId="3EDDFE70" w14:textId="77777777" w:rsidR="009F13DD" w:rsidRDefault="009F13DD" w:rsidP="00294747">
            <w:pPr>
              <w:rPr>
                <w:rFonts w:eastAsia="Times New Roman"/>
                <w:bCs/>
                <w:lang w:eastAsia="x-none"/>
              </w:rPr>
            </w:pPr>
            <w:r>
              <w:rPr>
                <w:rFonts w:eastAsia="Times New Roman"/>
                <w:bCs/>
                <w:lang w:eastAsia="x-none"/>
              </w:rPr>
              <w:t>Nhận các giá trị:</w:t>
            </w:r>
          </w:p>
          <w:p w14:paraId="6576EA8C" w14:textId="77777777"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CATEGORY</w:t>
            </w:r>
          </w:p>
          <w:p w14:paraId="1E10F13A" w14:textId="77777777"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FLD</w:t>
            </w:r>
          </w:p>
          <w:p w14:paraId="0B02F4EC" w14:textId="77777777" w:rsidR="009F13DD" w:rsidRPr="00EA2DA3" w:rsidRDefault="009F13DD" w:rsidP="009F13DD">
            <w:pPr>
              <w:pStyle w:val="ListParagraph"/>
              <w:numPr>
                <w:ilvl w:val="0"/>
                <w:numId w:val="29"/>
              </w:numPr>
              <w:ind w:left="209" w:hanging="209"/>
              <w:rPr>
                <w:rFonts w:eastAsia="Times New Roman"/>
                <w:bCs/>
                <w:lang w:eastAsia="x-none"/>
              </w:rPr>
            </w:pPr>
            <w:r w:rsidRPr="00EA2DA3">
              <w:rPr>
                <w:rFonts w:eastAsia="Times New Roman"/>
                <w:bCs/>
                <w:lang w:eastAsia="x-none"/>
              </w:rPr>
              <w:t>PRODUCT_GROUP</w:t>
            </w:r>
          </w:p>
        </w:tc>
      </w:tr>
      <w:tr w:rsidR="009F13DD" w:rsidRPr="00DB66BA" w14:paraId="42068FC2" w14:textId="77777777" w:rsidTr="00294747">
        <w:trPr>
          <w:trHeight w:val="611"/>
        </w:trPr>
        <w:tc>
          <w:tcPr>
            <w:tcW w:w="2358" w:type="dxa"/>
            <w:vAlign w:val="center"/>
          </w:tcPr>
          <w:p w14:paraId="7D4D2CDF" w14:textId="77777777" w:rsidR="009F13DD" w:rsidRDefault="009F13DD" w:rsidP="00294747">
            <w:pPr>
              <w:rPr>
                <w:rFonts w:eastAsia="Times New Roman"/>
                <w:bCs/>
                <w:lang w:eastAsia="x-none"/>
              </w:rPr>
            </w:pPr>
            <w:r w:rsidRPr="00DF2107">
              <w:rPr>
                <w:rFonts w:eastAsia="Times New Roman"/>
                <w:bCs/>
                <w:lang w:eastAsia="x-none"/>
              </w:rPr>
              <w:t>CODE1</w:t>
            </w:r>
          </w:p>
        </w:tc>
        <w:tc>
          <w:tcPr>
            <w:tcW w:w="1451" w:type="dxa"/>
            <w:vAlign w:val="center"/>
          </w:tcPr>
          <w:p w14:paraId="14BF6C76" w14:textId="77777777" w:rsidR="009F13DD" w:rsidRDefault="009F13DD" w:rsidP="00294747">
            <w:pPr>
              <w:pStyle w:val="ListParagraph"/>
              <w:ind w:left="0"/>
              <w:jc w:val="center"/>
            </w:pPr>
            <w:r>
              <w:t>N</w:t>
            </w:r>
          </w:p>
        </w:tc>
        <w:tc>
          <w:tcPr>
            <w:tcW w:w="1742" w:type="dxa"/>
            <w:vAlign w:val="center"/>
          </w:tcPr>
          <w:p w14:paraId="0EB0B1AE" w14:textId="77777777" w:rsidR="009F13DD" w:rsidRPr="00AC762B" w:rsidRDefault="009F13DD" w:rsidP="00294747">
            <w:pPr>
              <w:pStyle w:val="ListParagraph"/>
              <w:ind w:left="0"/>
              <w:jc w:val="center"/>
            </w:pPr>
            <w:r>
              <w:t>Text</w:t>
            </w:r>
          </w:p>
        </w:tc>
        <w:tc>
          <w:tcPr>
            <w:tcW w:w="3917" w:type="dxa"/>
          </w:tcPr>
          <w:p w14:paraId="2B9D0647" w14:textId="77777777" w:rsidR="009F13DD" w:rsidRDefault="009F13DD" w:rsidP="00294747">
            <w:pPr>
              <w:rPr>
                <w:rFonts w:eastAsia="Times New Roman"/>
                <w:bCs/>
                <w:lang w:eastAsia="x-none"/>
              </w:rPr>
            </w:pPr>
            <w:r>
              <w:rPr>
                <w:rFonts w:eastAsia="Times New Roman"/>
                <w:bCs/>
                <w:lang w:eastAsia="x-none"/>
              </w:rPr>
              <w:t>Mã tham chiếu cho từng loại Categ</w:t>
            </w:r>
            <w:ins w:id="320" w:author="Luyen Do Thi (Khoi Quan tri rui ro)" w:date="2019-08-12T13:15:00Z">
              <w:r w:rsidR="00E97E7F">
                <w:rPr>
                  <w:rFonts w:eastAsia="Times New Roman"/>
                  <w:bCs/>
                  <w:lang w:eastAsia="x-none"/>
                </w:rPr>
                <w:t>or</w:t>
              </w:r>
            </w:ins>
            <w:del w:id="321" w:author="Luyen Do Thi (Khoi Quan tri rui ro)" w:date="2019-08-12T13:15:00Z">
              <w:r w:rsidDel="00E97E7F">
                <w:rPr>
                  <w:rFonts w:eastAsia="Times New Roman"/>
                  <w:bCs/>
                  <w:lang w:eastAsia="x-none"/>
                </w:rPr>
                <w:delText>ỏ</w:delText>
              </w:r>
            </w:del>
            <w:r>
              <w:rPr>
                <w:rFonts w:eastAsia="Times New Roman"/>
                <w:bCs/>
                <w:lang w:eastAsia="x-none"/>
              </w:rPr>
              <w:t>y</w:t>
            </w:r>
          </w:p>
        </w:tc>
      </w:tr>
      <w:tr w:rsidR="009F13DD" w:rsidRPr="00DB66BA" w14:paraId="791698C8" w14:textId="77777777" w:rsidTr="00294747">
        <w:trPr>
          <w:trHeight w:val="611"/>
        </w:trPr>
        <w:tc>
          <w:tcPr>
            <w:tcW w:w="2358" w:type="dxa"/>
            <w:vAlign w:val="center"/>
          </w:tcPr>
          <w:p w14:paraId="10C5E7A3" w14:textId="77777777" w:rsidR="009F13DD" w:rsidRDefault="009F13DD" w:rsidP="00294747">
            <w:pPr>
              <w:rPr>
                <w:rFonts w:eastAsia="Times New Roman"/>
                <w:bCs/>
                <w:lang w:eastAsia="x-none"/>
              </w:rPr>
            </w:pPr>
            <w:r>
              <w:rPr>
                <w:rFonts w:eastAsia="Times New Roman"/>
                <w:bCs/>
                <w:lang w:eastAsia="x-none"/>
              </w:rPr>
              <w:t>CODE2</w:t>
            </w:r>
          </w:p>
        </w:tc>
        <w:tc>
          <w:tcPr>
            <w:tcW w:w="1451" w:type="dxa"/>
            <w:vAlign w:val="center"/>
          </w:tcPr>
          <w:p w14:paraId="135409BF" w14:textId="77777777" w:rsidR="009F13DD" w:rsidRDefault="009F13DD" w:rsidP="00294747">
            <w:pPr>
              <w:pStyle w:val="ListParagraph"/>
              <w:ind w:left="0"/>
              <w:jc w:val="center"/>
            </w:pPr>
            <w:r>
              <w:t>N</w:t>
            </w:r>
          </w:p>
        </w:tc>
        <w:tc>
          <w:tcPr>
            <w:tcW w:w="1742" w:type="dxa"/>
            <w:vAlign w:val="center"/>
          </w:tcPr>
          <w:p w14:paraId="1A069A56" w14:textId="77777777" w:rsidR="009F13DD" w:rsidRDefault="009F13DD" w:rsidP="00294747">
            <w:pPr>
              <w:pStyle w:val="ListParagraph"/>
              <w:ind w:left="0"/>
              <w:jc w:val="center"/>
            </w:pPr>
            <w:r>
              <w:t>Text</w:t>
            </w:r>
          </w:p>
        </w:tc>
        <w:tc>
          <w:tcPr>
            <w:tcW w:w="3917" w:type="dxa"/>
          </w:tcPr>
          <w:p w14:paraId="0A5BA6B1" w14:textId="77777777" w:rsidR="009F13DD" w:rsidRDefault="009F13DD" w:rsidP="00294747">
            <w:r w:rsidRPr="00191409">
              <w:rPr>
                <w:rFonts w:eastAsia="Times New Roman"/>
                <w:bCs/>
                <w:lang w:eastAsia="x-none"/>
              </w:rPr>
              <w:t>Mã tham chiếu cho từng loại Categ</w:t>
            </w:r>
            <w:ins w:id="322" w:author="Luyen Do Thi (Khoi Quan tri rui ro)" w:date="2019-08-12T13:15:00Z">
              <w:r w:rsidR="00E97E7F">
                <w:rPr>
                  <w:rFonts w:eastAsia="Times New Roman"/>
                  <w:bCs/>
                  <w:lang w:eastAsia="x-none"/>
                </w:rPr>
                <w:t>or</w:t>
              </w:r>
            </w:ins>
            <w:del w:id="323" w:author="Luyen Do Thi (Khoi Quan tri rui ro)" w:date="2019-08-12T13:15:00Z">
              <w:r w:rsidRPr="00191409" w:rsidDel="00E97E7F">
                <w:rPr>
                  <w:rFonts w:eastAsia="Times New Roman"/>
                  <w:bCs/>
                  <w:lang w:eastAsia="x-none"/>
                </w:rPr>
                <w:delText>ỏ</w:delText>
              </w:r>
            </w:del>
            <w:r w:rsidRPr="00191409">
              <w:rPr>
                <w:rFonts w:eastAsia="Times New Roman"/>
                <w:bCs/>
                <w:lang w:eastAsia="x-none"/>
              </w:rPr>
              <w:t>y</w:t>
            </w:r>
          </w:p>
        </w:tc>
      </w:tr>
      <w:tr w:rsidR="009F13DD" w:rsidRPr="00DB66BA" w14:paraId="776FDA16" w14:textId="77777777" w:rsidTr="00294747">
        <w:trPr>
          <w:trHeight w:val="611"/>
        </w:trPr>
        <w:tc>
          <w:tcPr>
            <w:tcW w:w="2358" w:type="dxa"/>
            <w:vAlign w:val="center"/>
          </w:tcPr>
          <w:p w14:paraId="72F0319B" w14:textId="77777777" w:rsidR="009F13DD" w:rsidRPr="00DF22BA" w:rsidRDefault="009F13DD" w:rsidP="00294747">
            <w:pPr>
              <w:rPr>
                <w:rFonts w:eastAsia="Times New Roman"/>
                <w:bCs/>
                <w:lang w:val="vi-VN" w:eastAsia="x-none"/>
              </w:rPr>
            </w:pPr>
            <w:r>
              <w:rPr>
                <w:rFonts w:eastAsia="Times New Roman"/>
                <w:bCs/>
                <w:lang w:eastAsia="x-none"/>
              </w:rPr>
              <w:t>CODE3</w:t>
            </w:r>
          </w:p>
        </w:tc>
        <w:tc>
          <w:tcPr>
            <w:tcW w:w="1451" w:type="dxa"/>
            <w:vAlign w:val="center"/>
          </w:tcPr>
          <w:p w14:paraId="03ABF861" w14:textId="77777777" w:rsidR="009F13DD" w:rsidRDefault="009F13DD" w:rsidP="00294747">
            <w:pPr>
              <w:pStyle w:val="ListParagraph"/>
              <w:ind w:left="0"/>
              <w:jc w:val="center"/>
            </w:pPr>
            <w:r>
              <w:t>N</w:t>
            </w:r>
          </w:p>
        </w:tc>
        <w:tc>
          <w:tcPr>
            <w:tcW w:w="1742" w:type="dxa"/>
            <w:vAlign w:val="center"/>
          </w:tcPr>
          <w:p w14:paraId="77645875" w14:textId="77777777" w:rsidR="009F13DD" w:rsidRPr="00AC762B" w:rsidRDefault="009F13DD" w:rsidP="00294747">
            <w:pPr>
              <w:pStyle w:val="ListParagraph"/>
              <w:ind w:left="0"/>
              <w:jc w:val="center"/>
            </w:pPr>
            <w:r>
              <w:t>Text</w:t>
            </w:r>
          </w:p>
        </w:tc>
        <w:tc>
          <w:tcPr>
            <w:tcW w:w="3917" w:type="dxa"/>
          </w:tcPr>
          <w:p w14:paraId="5FA27BAF" w14:textId="77777777" w:rsidR="009F13DD" w:rsidRDefault="009F13DD" w:rsidP="00294747">
            <w:r w:rsidRPr="00191409">
              <w:rPr>
                <w:rFonts w:eastAsia="Times New Roman"/>
                <w:bCs/>
                <w:lang w:eastAsia="x-none"/>
              </w:rPr>
              <w:t>Mã tham chiếu cho từng loại Categ</w:t>
            </w:r>
            <w:ins w:id="324" w:author="Luyen Do Thi (Khoi Quan tri rui ro)" w:date="2019-08-12T13:15:00Z">
              <w:r w:rsidR="00E97E7F">
                <w:rPr>
                  <w:rFonts w:eastAsia="Times New Roman"/>
                  <w:bCs/>
                  <w:lang w:eastAsia="x-none"/>
                </w:rPr>
                <w:t>or</w:t>
              </w:r>
            </w:ins>
            <w:del w:id="325" w:author="Luyen Do Thi (Khoi Quan tri rui ro)" w:date="2019-08-12T13:15:00Z">
              <w:r w:rsidRPr="00191409" w:rsidDel="00E97E7F">
                <w:rPr>
                  <w:rFonts w:eastAsia="Times New Roman"/>
                  <w:bCs/>
                  <w:lang w:eastAsia="x-none"/>
                </w:rPr>
                <w:delText>ỏ</w:delText>
              </w:r>
            </w:del>
            <w:r w:rsidRPr="00191409">
              <w:rPr>
                <w:rFonts w:eastAsia="Times New Roman"/>
                <w:bCs/>
                <w:lang w:eastAsia="x-none"/>
              </w:rPr>
              <w:t>y</w:t>
            </w:r>
          </w:p>
        </w:tc>
      </w:tr>
      <w:tr w:rsidR="009F13DD" w:rsidRPr="00DB66BA" w14:paraId="7577FFFA" w14:textId="77777777" w:rsidTr="00294747">
        <w:trPr>
          <w:trHeight w:val="611"/>
        </w:trPr>
        <w:tc>
          <w:tcPr>
            <w:tcW w:w="2358" w:type="dxa"/>
            <w:vAlign w:val="center"/>
          </w:tcPr>
          <w:p w14:paraId="190E8551" w14:textId="77777777" w:rsidR="009F13DD" w:rsidRDefault="009F13DD" w:rsidP="00294747">
            <w:pPr>
              <w:rPr>
                <w:rFonts w:eastAsia="Times New Roman"/>
                <w:bCs/>
                <w:lang w:eastAsia="x-none"/>
              </w:rPr>
            </w:pPr>
            <w:r>
              <w:rPr>
                <w:rFonts w:eastAsia="Times New Roman"/>
                <w:bCs/>
                <w:lang w:eastAsia="x-none"/>
              </w:rPr>
              <w:t>CODE4</w:t>
            </w:r>
          </w:p>
        </w:tc>
        <w:tc>
          <w:tcPr>
            <w:tcW w:w="1451" w:type="dxa"/>
            <w:vAlign w:val="center"/>
          </w:tcPr>
          <w:p w14:paraId="5D1D29B3" w14:textId="77777777" w:rsidR="009F13DD" w:rsidRDefault="009F13DD" w:rsidP="00294747">
            <w:pPr>
              <w:pStyle w:val="ListParagraph"/>
              <w:ind w:left="0"/>
              <w:jc w:val="center"/>
            </w:pPr>
            <w:r>
              <w:t>N</w:t>
            </w:r>
          </w:p>
        </w:tc>
        <w:tc>
          <w:tcPr>
            <w:tcW w:w="1742" w:type="dxa"/>
            <w:vAlign w:val="center"/>
          </w:tcPr>
          <w:p w14:paraId="42D5977C" w14:textId="77777777" w:rsidR="009F13DD" w:rsidRPr="00AC762B" w:rsidRDefault="009F13DD" w:rsidP="00294747">
            <w:pPr>
              <w:pStyle w:val="ListParagraph"/>
              <w:ind w:left="0"/>
              <w:jc w:val="center"/>
            </w:pPr>
            <w:r>
              <w:t>Text</w:t>
            </w:r>
          </w:p>
        </w:tc>
        <w:tc>
          <w:tcPr>
            <w:tcW w:w="3917" w:type="dxa"/>
          </w:tcPr>
          <w:p w14:paraId="172159A0" w14:textId="77777777" w:rsidR="009F13DD" w:rsidRDefault="009F13DD" w:rsidP="00294747">
            <w:pPr>
              <w:rPr>
                <w:rFonts w:eastAsia="Times New Roman"/>
                <w:bCs/>
                <w:lang w:eastAsia="x-none"/>
              </w:rPr>
            </w:pPr>
            <w:r>
              <w:rPr>
                <w:rFonts w:eastAsia="Times New Roman"/>
                <w:bCs/>
                <w:lang w:eastAsia="x-none"/>
              </w:rPr>
              <w:t>Mã tham chiếu cho từng loại Categ</w:t>
            </w:r>
            <w:ins w:id="326" w:author="Luyen Do Thi (Khoi Quan tri rui ro)" w:date="2019-08-12T13:15:00Z">
              <w:r w:rsidR="00E97E7F">
                <w:rPr>
                  <w:rFonts w:eastAsia="Times New Roman"/>
                  <w:bCs/>
                  <w:lang w:eastAsia="x-none"/>
                </w:rPr>
                <w:t>or</w:t>
              </w:r>
            </w:ins>
            <w:del w:id="327" w:author="Luyen Do Thi (Khoi Quan tri rui ro)" w:date="2019-08-12T13:15:00Z">
              <w:r w:rsidDel="00E97E7F">
                <w:rPr>
                  <w:rFonts w:eastAsia="Times New Roman"/>
                  <w:bCs/>
                  <w:lang w:eastAsia="x-none"/>
                </w:rPr>
                <w:delText>ỏ</w:delText>
              </w:r>
            </w:del>
            <w:r>
              <w:rPr>
                <w:rFonts w:eastAsia="Times New Roman"/>
                <w:bCs/>
                <w:lang w:eastAsia="x-none"/>
              </w:rPr>
              <w:t>y</w:t>
            </w:r>
          </w:p>
        </w:tc>
      </w:tr>
      <w:tr w:rsidR="009F13DD" w:rsidRPr="00DB66BA" w14:paraId="3B5CA00E" w14:textId="77777777" w:rsidTr="00294747">
        <w:trPr>
          <w:trHeight w:val="611"/>
        </w:trPr>
        <w:tc>
          <w:tcPr>
            <w:tcW w:w="2358" w:type="dxa"/>
            <w:vAlign w:val="center"/>
          </w:tcPr>
          <w:p w14:paraId="17A40425" w14:textId="77777777" w:rsidR="009F13DD" w:rsidRDefault="009F13DD" w:rsidP="00294747">
            <w:pPr>
              <w:rPr>
                <w:rFonts w:eastAsia="Times New Roman"/>
                <w:bCs/>
                <w:lang w:eastAsia="x-none"/>
              </w:rPr>
            </w:pPr>
            <w:r>
              <w:rPr>
                <w:rFonts w:eastAsia="Times New Roman"/>
                <w:bCs/>
                <w:lang w:eastAsia="x-none"/>
              </w:rPr>
              <w:t>CODE5</w:t>
            </w:r>
          </w:p>
        </w:tc>
        <w:tc>
          <w:tcPr>
            <w:tcW w:w="1451" w:type="dxa"/>
            <w:vAlign w:val="center"/>
          </w:tcPr>
          <w:p w14:paraId="0A3FCFB1" w14:textId="77777777" w:rsidR="009F13DD" w:rsidRDefault="009F13DD" w:rsidP="00294747">
            <w:pPr>
              <w:pStyle w:val="ListParagraph"/>
              <w:ind w:left="0"/>
              <w:jc w:val="center"/>
            </w:pPr>
            <w:r>
              <w:t>N</w:t>
            </w:r>
          </w:p>
        </w:tc>
        <w:tc>
          <w:tcPr>
            <w:tcW w:w="1742" w:type="dxa"/>
            <w:vAlign w:val="center"/>
          </w:tcPr>
          <w:p w14:paraId="4D0F8162" w14:textId="77777777" w:rsidR="009F13DD" w:rsidRPr="00AC762B" w:rsidRDefault="009F13DD" w:rsidP="00294747">
            <w:pPr>
              <w:pStyle w:val="ListParagraph"/>
              <w:ind w:left="0"/>
              <w:jc w:val="center"/>
            </w:pPr>
            <w:r>
              <w:t>Text</w:t>
            </w:r>
          </w:p>
        </w:tc>
        <w:tc>
          <w:tcPr>
            <w:tcW w:w="3917" w:type="dxa"/>
          </w:tcPr>
          <w:p w14:paraId="66E35C66" w14:textId="77777777" w:rsidR="009F13DD" w:rsidRDefault="009F13DD" w:rsidP="00294747">
            <w:pPr>
              <w:rPr>
                <w:rFonts w:eastAsia="Times New Roman"/>
                <w:bCs/>
                <w:lang w:eastAsia="x-none"/>
              </w:rPr>
            </w:pPr>
            <w:r>
              <w:rPr>
                <w:rFonts w:eastAsia="Times New Roman"/>
                <w:bCs/>
                <w:lang w:eastAsia="x-none"/>
              </w:rPr>
              <w:t>Mã tham chiếu cho từng loại Categ</w:t>
            </w:r>
            <w:ins w:id="328" w:author="Luyen Do Thi (Khoi Quan tri rui ro)" w:date="2019-08-12T13:15:00Z">
              <w:r w:rsidR="00E97E7F">
                <w:rPr>
                  <w:rFonts w:eastAsia="Times New Roman"/>
                  <w:bCs/>
                  <w:lang w:eastAsia="x-none"/>
                </w:rPr>
                <w:t>or</w:t>
              </w:r>
            </w:ins>
            <w:del w:id="329" w:author="Luyen Do Thi (Khoi Quan tri rui ro)" w:date="2019-08-12T13:15:00Z">
              <w:r w:rsidDel="00E97E7F">
                <w:rPr>
                  <w:rFonts w:eastAsia="Times New Roman"/>
                  <w:bCs/>
                  <w:lang w:eastAsia="x-none"/>
                </w:rPr>
                <w:delText>ỏ</w:delText>
              </w:r>
            </w:del>
            <w:r>
              <w:rPr>
                <w:rFonts w:eastAsia="Times New Roman"/>
                <w:bCs/>
                <w:lang w:eastAsia="x-none"/>
              </w:rPr>
              <w:t>y</w:t>
            </w:r>
          </w:p>
        </w:tc>
      </w:tr>
      <w:tr w:rsidR="009F13DD" w:rsidRPr="00DB66BA" w14:paraId="2FA92F5E" w14:textId="77777777" w:rsidTr="00294747">
        <w:trPr>
          <w:trHeight w:val="611"/>
        </w:trPr>
        <w:tc>
          <w:tcPr>
            <w:tcW w:w="2358" w:type="dxa"/>
            <w:vAlign w:val="center"/>
          </w:tcPr>
          <w:p w14:paraId="6B74FB3F" w14:textId="77777777" w:rsidR="009F13DD" w:rsidRDefault="009F13DD" w:rsidP="00294747">
            <w:pPr>
              <w:rPr>
                <w:rFonts w:eastAsia="Times New Roman"/>
                <w:bCs/>
                <w:lang w:eastAsia="x-none"/>
              </w:rPr>
            </w:pPr>
            <w:r w:rsidRPr="001241EE">
              <w:rPr>
                <w:rFonts w:eastAsia="Times New Roman"/>
                <w:bCs/>
                <w:lang w:eastAsia="x-none"/>
              </w:rPr>
              <w:t>CCF</w:t>
            </w:r>
          </w:p>
        </w:tc>
        <w:tc>
          <w:tcPr>
            <w:tcW w:w="1451" w:type="dxa"/>
            <w:vAlign w:val="center"/>
          </w:tcPr>
          <w:p w14:paraId="01D788A4" w14:textId="77777777" w:rsidR="009F13DD" w:rsidRDefault="009F13DD" w:rsidP="00294747">
            <w:pPr>
              <w:pStyle w:val="ListParagraph"/>
              <w:ind w:left="0"/>
              <w:jc w:val="center"/>
            </w:pPr>
            <w:r>
              <w:t>N</w:t>
            </w:r>
          </w:p>
        </w:tc>
        <w:tc>
          <w:tcPr>
            <w:tcW w:w="1742" w:type="dxa"/>
            <w:vAlign w:val="center"/>
          </w:tcPr>
          <w:p w14:paraId="44A1ACA8" w14:textId="77777777" w:rsidR="009F13DD" w:rsidRDefault="009F13DD" w:rsidP="00294747">
            <w:pPr>
              <w:pStyle w:val="ListParagraph"/>
              <w:ind w:left="0"/>
              <w:jc w:val="center"/>
            </w:pPr>
            <w:r>
              <w:t>Number (%)</w:t>
            </w:r>
          </w:p>
        </w:tc>
        <w:tc>
          <w:tcPr>
            <w:tcW w:w="3917" w:type="dxa"/>
          </w:tcPr>
          <w:p w14:paraId="096981E7" w14:textId="77777777" w:rsidR="009F13DD" w:rsidRDefault="009F13DD" w:rsidP="00294747">
            <w:pPr>
              <w:rPr>
                <w:rFonts w:eastAsia="Times New Roman"/>
                <w:bCs/>
                <w:lang w:eastAsia="x-none"/>
              </w:rPr>
            </w:pPr>
            <w:r>
              <w:rPr>
                <w:rFonts w:eastAsia="Times New Roman"/>
                <w:bCs/>
                <w:lang w:eastAsia="x-none"/>
              </w:rPr>
              <w:t>Hệ số chuyển đổi</w:t>
            </w:r>
          </w:p>
        </w:tc>
      </w:tr>
      <w:tr w:rsidR="009F13DD" w:rsidRPr="00DB66BA" w14:paraId="15E57A4C" w14:textId="77777777" w:rsidTr="00294747">
        <w:trPr>
          <w:trHeight w:val="611"/>
        </w:trPr>
        <w:tc>
          <w:tcPr>
            <w:tcW w:w="2358" w:type="dxa"/>
            <w:vAlign w:val="center"/>
          </w:tcPr>
          <w:p w14:paraId="088B08B0" w14:textId="4816A2A6" w:rsidR="009F13DD" w:rsidRDefault="009F13DD" w:rsidP="00C828FB">
            <w:pPr>
              <w:rPr>
                <w:rFonts w:eastAsia="Times New Roman"/>
                <w:bCs/>
                <w:lang w:eastAsia="x-none"/>
              </w:rPr>
            </w:pPr>
            <w:del w:id="330" w:author="Nguyen Hong Nhung (Khoi CNTT)" w:date="2019-08-12T15:11:00Z">
              <w:r w:rsidRPr="00024210" w:rsidDel="00B742B1">
                <w:rPr>
                  <w:rFonts w:eastAsia="Times New Roman"/>
                  <w:bCs/>
                  <w:lang w:eastAsia="x-none"/>
                </w:rPr>
                <w:delText>LOẠI BL</w:delText>
              </w:r>
            </w:del>
            <w:ins w:id="331" w:author="Luyen Do Thi (Khoi Quan tri rui ro)" w:date="2019-08-12T13:25:00Z">
              <w:del w:id="332" w:author="Nguyen Hong Nhung (Khoi CNTT)" w:date="2019-08-12T15:11:00Z">
                <w:r w:rsidR="00C828FB" w:rsidDel="00B742B1">
                  <w:rPr>
                    <w:rFonts w:eastAsia="Times New Roman"/>
                    <w:bCs/>
                    <w:lang w:eastAsia="x-none"/>
                  </w:rPr>
                  <w:delText>tai san ngoai bang</w:delText>
                </w:r>
              </w:del>
            </w:ins>
            <w:ins w:id="333" w:author="Nguyen Hong Nhung (Khoi CNTT)" w:date="2019-08-12T15:11:00Z">
              <w:r w:rsidR="00B742B1">
                <w:rPr>
                  <w:rFonts w:eastAsia="Times New Roman"/>
                  <w:bCs/>
                  <w:lang w:eastAsia="x-none"/>
                </w:rPr>
                <w:t>LOAI TS NGOAI BANG</w:t>
              </w:r>
            </w:ins>
          </w:p>
        </w:tc>
        <w:tc>
          <w:tcPr>
            <w:tcW w:w="1451" w:type="dxa"/>
            <w:vAlign w:val="center"/>
          </w:tcPr>
          <w:p w14:paraId="58D8EBC1" w14:textId="77777777" w:rsidR="009F13DD" w:rsidRDefault="009F13DD" w:rsidP="00294747">
            <w:pPr>
              <w:pStyle w:val="ListParagraph"/>
              <w:ind w:left="0"/>
              <w:jc w:val="center"/>
            </w:pPr>
            <w:r>
              <w:t>Y</w:t>
            </w:r>
          </w:p>
        </w:tc>
        <w:tc>
          <w:tcPr>
            <w:tcW w:w="1742" w:type="dxa"/>
            <w:vAlign w:val="center"/>
          </w:tcPr>
          <w:p w14:paraId="14D91E36" w14:textId="77777777" w:rsidR="009F13DD" w:rsidRDefault="009F13DD" w:rsidP="00294747">
            <w:pPr>
              <w:pStyle w:val="ListParagraph"/>
              <w:ind w:left="0"/>
              <w:jc w:val="center"/>
            </w:pPr>
            <w:r>
              <w:t>Text</w:t>
            </w:r>
          </w:p>
        </w:tc>
        <w:tc>
          <w:tcPr>
            <w:tcW w:w="3917" w:type="dxa"/>
          </w:tcPr>
          <w:p w14:paraId="6868C1F3" w14:textId="77777777" w:rsidR="009F13DD" w:rsidRDefault="009F13DD" w:rsidP="00294747">
            <w:pPr>
              <w:rPr>
                <w:rFonts w:eastAsia="Times New Roman"/>
                <w:bCs/>
                <w:lang w:eastAsia="x-none"/>
              </w:rPr>
            </w:pPr>
            <w:r>
              <w:rPr>
                <w:rFonts w:eastAsia="Times New Roman"/>
                <w:bCs/>
                <w:lang w:eastAsia="x-none"/>
              </w:rPr>
              <w:t xml:space="preserve">Diễn giải </w:t>
            </w:r>
          </w:p>
        </w:tc>
      </w:tr>
      <w:tr w:rsidR="009F13DD" w:rsidRPr="00DB66BA" w14:paraId="504C687E" w14:textId="77777777" w:rsidTr="00294747">
        <w:trPr>
          <w:trHeight w:val="611"/>
        </w:trPr>
        <w:tc>
          <w:tcPr>
            <w:tcW w:w="2358" w:type="dxa"/>
            <w:vAlign w:val="center"/>
          </w:tcPr>
          <w:p w14:paraId="1F91621E" w14:textId="2CA1F08B" w:rsidR="009F13DD" w:rsidRPr="00E528B7" w:rsidRDefault="00D47235" w:rsidP="00294747">
            <w:pPr>
              <w:rPr>
                <w:rFonts w:eastAsia="Times New Roman"/>
                <w:bCs/>
                <w:lang w:eastAsia="x-none"/>
              </w:rPr>
            </w:pPr>
            <w:del w:id="334" w:author="Nguyen Hong Nhung (Khoi CNTT)" w:date="2019-08-16T10:10:00Z">
              <w:r w:rsidDel="00D22D8C">
                <w:rPr>
                  <w:rFonts w:eastAsia="Times New Roman"/>
                  <w:bCs/>
                  <w:lang w:eastAsia="x-none"/>
                </w:rPr>
                <w:delText>Start</w:delText>
              </w:r>
            </w:del>
            <w:ins w:id="335" w:author="Nguyen Hong Nhung (Khoi CNTT)" w:date="2019-08-16T10:10:00Z">
              <w:r w:rsidR="00D22D8C">
                <w:rPr>
                  <w:rFonts w:eastAsia="Times New Roman"/>
                  <w:bCs/>
                  <w:lang w:eastAsia="x-none"/>
                </w:rPr>
                <w:t>Begin</w:t>
              </w:r>
            </w:ins>
          </w:p>
        </w:tc>
        <w:tc>
          <w:tcPr>
            <w:tcW w:w="1451" w:type="dxa"/>
            <w:vAlign w:val="center"/>
          </w:tcPr>
          <w:p w14:paraId="276DEEB1" w14:textId="77777777" w:rsidR="009F13DD" w:rsidRDefault="009F13DD" w:rsidP="00294747">
            <w:pPr>
              <w:pStyle w:val="ListParagraph"/>
              <w:ind w:left="0"/>
              <w:jc w:val="center"/>
            </w:pPr>
            <w:r>
              <w:t>Y</w:t>
            </w:r>
          </w:p>
        </w:tc>
        <w:tc>
          <w:tcPr>
            <w:tcW w:w="1742" w:type="dxa"/>
            <w:vAlign w:val="center"/>
          </w:tcPr>
          <w:p w14:paraId="3F6AD551" w14:textId="77777777" w:rsidR="009F13DD" w:rsidRDefault="009F13DD" w:rsidP="00294747">
            <w:pPr>
              <w:pStyle w:val="ListParagraph"/>
              <w:ind w:left="0"/>
              <w:jc w:val="center"/>
            </w:pPr>
            <w:r>
              <w:t>Date</w:t>
            </w:r>
          </w:p>
          <w:p w14:paraId="0086562D" w14:textId="77777777" w:rsidR="009F13DD" w:rsidRDefault="009F13DD" w:rsidP="00294747">
            <w:pPr>
              <w:pStyle w:val="ListParagraph"/>
              <w:ind w:left="0"/>
              <w:jc w:val="center"/>
            </w:pPr>
          </w:p>
        </w:tc>
        <w:tc>
          <w:tcPr>
            <w:tcW w:w="3917" w:type="dxa"/>
          </w:tcPr>
          <w:p w14:paraId="3CA4B658" w14:textId="77777777" w:rsidR="009F13DD" w:rsidRDefault="009F13DD" w:rsidP="00294747">
            <w:pPr>
              <w:rPr>
                <w:rFonts w:eastAsia="Times New Roman"/>
                <w:bCs/>
                <w:lang w:eastAsia="x-none"/>
              </w:rPr>
            </w:pPr>
            <w:r>
              <w:rPr>
                <w:rFonts w:eastAsia="Times New Roman"/>
                <w:bCs/>
                <w:lang w:eastAsia="x-none"/>
              </w:rPr>
              <w:t>Định dạng DD/MM/YYYY</w:t>
            </w:r>
          </w:p>
          <w:p w14:paraId="15F41814" w14:textId="77777777" w:rsidR="009F13DD" w:rsidRDefault="009F13DD" w:rsidP="00294747">
            <w:pPr>
              <w:rPr>
                <w:rFonts w:eastAsia="Times New Roman"/>
                <w:bCs/>
                <w:lang w:eastAsia="x-none"/>
              </w:rPr>
            </w:pPr>
          </w:p>
        </w:tc>
      </w:tr>
      <w:tr w:rsidR="009F13DD" w:rsidRPr="00DB66BA" w14:paraId="2B5547FC" w14:textId="77777777" w:rsidTr="00294747">
        <w:trPr>
          <w:trHeight w:val="611"/>
        </w:trPr>
        <w:tc>
          <w:tcPr>
            <w:tcW w:w="2358" w:type="dxa"/>
            <w:vAlign w:val="center"/>
          </w:tcPr>
          <w:p w14:paraId="1E519094"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3A243956" w14:textId="77777777" w:rsidR="009F13DD" w:rsidRDefault="009F13DD" w:rsidP="00294747">
            <w:pPr>
              <w:pStyle w:val="ListParagraph"/>
              <w:ind w:left="0"/>
              <w:jc w:val="center"/>
            </w:pPr>
            <w:r>
              <w:t>N</w:t>
            </w:r>
          </w:p>
        </w:tc>
        <w:tc>
          <w:tcPr>
            <w:tcW w:w="1742" w:type="dxa"/>
            <w:vAlign w:val="center"/>
          </w:tcPr>
          <w:p w14:paraId="1AB85B3B" w14:textId="77777777" w:rsidR="009F13DD" w:rsidRDefault="009F13DD" w:rsidP="00294747">
            <w:pPr>
              <w:pStyle w:val="ListParagraph"/>
              <w:ind w:left="0"/>
              <w:jc w:val="center"/>
            </w:pPr>
            <w:r>
              <w:t>Date</w:t>
            </w:r>
          </w:p>
        </w:tc>
        <w:tc>
          <w:tcPr>
            <w:tcW w:w="3917" w:type="dxa"/>
          </w:tcPr>
          <w:p w14:paraId="2D90A8BF" w14:textId="77777777" w:rsidR="009F13DD" w:rsidRDefault="009F13DD" w:rsidP="00294747">
            <w:pPr>
              <w:rPr>
                <w:rFonts w:eastAsia="Times New Roman"/>
                <w:bCs/>
                <w:lang w:eastAsia="x-none"/>
              </w:rPr>
            </w:pPr>
            <w:r>
              <w:rPr>
                <w:rFonts w:eastAsia="Times New Roman"/>
                <w:bCs/>
                <w:lang w:eastAsia="x-none"/>
              </w:rPr>
              <w:t>Định dạng DD/MM/YYYY</w:t>
            </w:r>
          </w:p>
          <w:p w14:paraId="21A677B6" w14:textId="1C8B5CEE" w:rsidR="009F13DD" w:rsidRPr="003C7798" w:rsidRDefault="009F13DD" w:rsidP="00294747">
            <w:pPr>
              <w:rPr>
                <w:rFonts w:eastAsia="Times New Roman"/>
                <w:bCs/>
                <w:lang w:eastAsia="x-none"/>
              </w:rPr>
            </w:pPr>
            <w:r>
              <w:rPr>
                <w:rFonts w:eastAsia="Times New Roman"/>
                <w:bCs/>
                <w:lang w:eastAsia="x-none"/>
              </w:rPr>
              <w:t xml:space="preserve">- Nếu nhập ngày </w:t>
            </w:r>
            <w:del w:id="336" w:author="Nguyen Hong Nhung (Khoi CNTT)" w:date="2019-08-16T10:10:00Z">
              <w:r w:rsidR="00D47235" w:rsidDel="00D22D8C">
                <w:rPr>
                  <w:rFonts w:eastAsia="Times New Roman"/>
                  <w:bCs/>
                  <w:lang w:eastAsia="x-none"/>
                </w:rPr>
                <w:delText>Start</w:delText>
              </w:r>
            </w:del>
            <w:ins w:id="337"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38" w:author="Nguyen Hong Nhung (Khoi CNTT)" w:date="2019-08-16T10:10:00Z">
              <w:r w:rsidR="00D47235" w:rsidDel="00D22D8C">
                <w:rPr>
                  <w:rFonts w:eastAsia="Times New Roman"/>
                  <w:bCs/>
                  <w:lang w:eastAsia="x-none"/>
                </w:rPr>
                <w:delText>Start</w:delText>
              </w:r>
            </w:del>
            <w:ins w:id="339"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0A4B502C" w14:textId="2978D328"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40" w:author="Nguyen Hong Nhung (Khoi CNTT)" w:date="2019-08-16T10:10:00Z">
              <w:r w:rsidR="00D47235" w:rsidDel="00D22D8C">
                <w:rPr>
                  <w:rFonts w:eastAsia="Times New Roman"/>
                  <w:bCs/>
                  <w:lang w:eastAsia="x-none"/>
                </w:rPr>
                <w:delText>Start</w:delText>
              </w:r>
            </w:del>
            <w:ins w:id="341"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064F4D4D" w14:textId="1B495DF4" w:rsidR="009F13DD" w:rsidRDefault="009F13DD" w:rsidP="00294747">
            <w:pPr>
              <w:rPr>
                <w:rFonts w:eastAsia="Times New Roman"/>
                <w:bCs/>
                <w:lang w:eastAsia="x-none"/>
              </w:rPr>
            </w:pPr>
            <w:r>
              <w:rPr>
                <w:rFonts w:eastAsia="Times New Roman"/>
                <w:bCs/>
                <w:lang w:eastAsia="x-none"/>
              </w:rPr>
              <w:t xml:space="preserve">- Ngày End &gt;= Ngày </w:t>
            </w:r>
            <w:del w:id="342" w:author="Nguyen Hong Nhung (Khoi CNTT)" w:date="2019-08-16T10:10:00Z">
              <w:r w:rsidR="00D47235" w:rsidDel="00D22D8C">
                <w:rPr>
                  <w:rFonts w:eastAsia="Times New Roman"/>
                  <w:bCs/>
                  <w:lang w:eastAsia="x-none"/>
                </w:rPr>
                <w:delText>Start</w:delText>
              </w:r>
            </w:del>
            <w:ins w:id="343" w:author="Nguyen Hong Nhung (Khoi CNTT)" w:date="2019-08-16T10:10:00Z">
              <w:r w:rsidR="00D22D8C">
                <w:rPr>
                  <w:rFonts w:eastAsia="Times New Roman"/>
                  <w:bCs/>
                  <w:lang w:eastAsia="x-none"/>
                </w:rPr>
                <w:t>Begin</w:t>
              </w:r>
            </w:ins>
          </w:p>
        </w:tc>
      </w:tr>
      <w:tr w:rsidR="009F13DD" w:rsidRPr="00DB66BA" w14:paraId="09EB734D" w14:textId="77777777" w:rsidTr="00294747">
        <w:trPr>
          <w:trHeight w:val="611"/>
        </w:trPr>
        <w:tc>
          <w:tcPr>
            <w:tcW w:w="5551" w:type="dxa"/>
            <w:gridSpan w:val="3"/>
            <w:vAlign w:val="center"/>
          </w:tcPr>
          <w:p w14:paraId="01B74D31" w14:textId="77777777" w:rsidR="009F13DD" w:rsidRPr="00A40440" w:rsidRDefault="009F13DD" w:rsidP="00294747">
            <w:pPr>
              <w:pStyle w:val="ListParagraph"/>
              <w:ind w:left="0"/>
              <w:jc w:val="left"/>
              <w:rPr>
                <w:i/>
              </w:rPr>
            </w:pPr>
            <w:r w:rsidRPr="00A40440">
              <w:rPr>
                <w:i/>
              </w:rPr>
              <w:t>Thông tin Audit</w:t>
            </w:r>
          </w:p>
        </w:tc>
        <w:tc>
          <w:tcPr>
            <w:tcW w:w="3917" w:type="dxa"/>
          </w:tcPr>
          <w:p w14:paraId="7018FE94"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5CA2619C" w14:textId="77777777" w:rsidTr="00294747">
        <w:trPr>
          <w:trHeight w:val="611"/>
        </w:trPr>
        <w:tc>
          <w:tcPr>
            <w:tcW w:w="2358" w:type="dxa"/>
            <w:vAlign w:val="center"/>
          </w:tcPr>
          <w:p w14:paraId="28B2FB02"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755451BE" w14:textId="77777777" w:rsidR="009F13DD" w:rsidRPr="00AC762B" w:rsidRDefault="009F13DD" w:rsidP="00294747">
            <w:pPr>
              <w:pStyle w:val="ListParagraph"/>
              <w:ind w:left="0"/>
              <w:jc w:val="center"/>
            </w:pPr>
            <w:r>
              <w:t>N</w:t>
            </w:r>
          </w:p>
        </w:tc>
        <w:tc>
          <w:tcPr>
            <w:tcW w:w="1742" w:type="dxa"/>
            <w:vAlign w:val="center"/>
          </w:tcPr>
          <w:p w14:paraId="3ED0D3F2" w14:textId="77777777" w:rsidR="009F13DD" w:rsidRDefault="009F13DD" w:rsidP="00294747">
            <w:pPr>
              <w:pStyle w:val="ListParagraph"/>
              <w:ind w:left="0"/>
              <w:jc w:val="center"/>
            </w:pPr>
            <w:r w:rsidRPr="00AC762B">
              <w:t>Drop down list</w:t>
            </w:r>
          </w:p>
        </w:tc>
        <w:tc>
          <w:tcPr>
            <w:tcW w:w="3917" w:type="dxa"/>
          </w:tcPr>
          <w:p w14:paraId="6C5FB05F"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2DFE14F7"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0777034D"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7BC663F5"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04F596AF"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1434790E" w14:textId="77777777" w:rsidTr="00294747">
        <w:trPr>
          <w:trHeight w:val="611"/>
        </w:trPr>
        <w:tc>
          <w:tcPr>
            <w:tcW w:w="2358" w:type="dxa"/>
            <w:vAlign w:val="center"/>
          </w:tcPr>
          <w:p w14:paraId="5C8773B0"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536E14DB" w14:textId="77777777" w:rsidR="009F13DD" w:rsidRPr="00AC762B" w:rsidRDefault="009F13DD" w:rsidP="00294747">
            <w:pPr>
              <w:pStyle w:val="ListParagraph"/>
              <w:ind w:left="0"/>
              <w:jc w:val="center"/>
            </w:pPr>
            <w:r>
              <w:t>N</w:t>
            </w:r>
          </w:p>
        </w:tc>
        <w:tc>
          <w:tcPr>
            <w:tcW w:w="1742" w:type="dxa"/>
            <w:vAlign w:val="center"/>
          </w:tcPr>
          <w:p w14:paraId="4123014E" w14:textId="77777777" w:rsidR="009F13DD" w:rsidRDefault="009F13DD" w:rsidP="00294747">
            <w:pPr>
              <w:pStyle w:val="ListParagraph"/>
              <w:ind w:left="0"/>
              <w:jc w:val="center"/>
            </w:pPr>
            <w:r>
              <w:t>Text</w:t>
            </w:r>
          </w:p>
        </w:tc>
        <w:tc>
          <w:tcPr>
            <w:tcW w:w="3917" w:type="dxa"/>
          </w:tcPr>
          <w:p w14:paraId="76F5EED1"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53D7ADD4"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406A8EF9" w14:textId="77777777" w:rsidTr="00294747">
        <w:tc>
          <w:tcPr>
            <w:tcW w:w="2358" w:type="dxa"/>
            <w:vAlign w:val="center"/>
          </w:tcPr>
          <w:p w14:paraId="3C14DC29"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074EF514" w14:textId="77777777" w:rsidR="009F13DD" w:rsidRPr="00AC762B" w:rsidRDefault="009F13DD" w:rsidP="00294747">
            <w:pPr>
              <w:pStyle w:val="ListParagraph"/>
              <w:ind w:left="0"/>
              <w:jc w:val="center"/>
            </w:pPr>
            <w:r w:rsidRPr="00AC762B">
              <w:t>Y</w:t>
            </w:r>
          </w:p>
        </w:tc>
        <w:tc>
          <w:tcPr>
            <w:tcW w:w="1742" w:type="dxa"/>
            <w:vAlign w:val="center"/>
          </w:tcPr>
          <w:p w14:paraId="7B1CAE1E" w14:textId="77777777" w:rsidR="009F13DD" w:rsidRPr="00AC762B" w:rsidRDefault="009F13DD" w:rsidP="00294747">
            <w:pPr>
              <w:pStyle w:val="ListParagraph"/>
              <w:ind w:left="0"/>
              <w:jc w:val="center"/>
            </w:pPr>
            <w:r>
              <w:t>Text</w:t>
            </w:r>
          </w:p>
        </w:tc>
        <w:tc>
          <w:tcPr>
            <w:tcW w:w="3917" w:type="dxa"/>
          </w:tcPr>
          <w:p w14:paraId="1650BB66"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3231ED54"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4128301B" w14:textId="77777777" w:rsidTr="00294747">
        <w:tc>
          <w:tcPr>
            <w:tcW w:w="2358" w:type="dxa"/>
            <w:vAlign w:val="center"/>
          </w:tcPr>
          <w:p w14:paraId="52FBD008"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21689A20" w14:textId="77777777" w:rsidR="009F13DD" w:rsidRPr="00AC762B" w:rsidRDefault="009F13DD" w:rsidP="00294747">
            <w:pPr>
              <w:pStyle w:val="ListParagraph"/>
              <w:ind w:left="0"/>
              <w:jc w:val="center"/>
            </w:pPr>
            <w:r w:rsidRPr="00AC762B">
              <w:t>Y</w:t>
            </w:r>
          </w:p>
        </w:tc>
        <w:tc>
          <w:tcPr>
            <w:tcW w:w="1742" w:type="dxa"/>
            <w:vAlign w:val="center"/>
          </w:tcPr>
          <w:p w14:paraId="44ED8196" w14:textId="77777777" w:rsidR="009F13DD" w:rsidRPr="00AC762B" w:rsidRDefault="009F13DD" w:rsidP="00294747">
            <w:pPr>
              <w:pStyle w:val="ListParagraph"/>
              <w:ind w:left="0"/>
              <w:jc w:val="center"/>
            </w:pPr>
            <w:r>
              <w:t>Date Time</w:t>
            </w:r>
          </w:p>
        </w:tc>
        <w:tc>
          <w:tcPr>
            <w:tcW w:w="3917" w:type="dxa"/>
          </w:tcPr>
          <w:p w14:paraId="669127AA"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9AB8C3B"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752FADB7"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3DCA4191" w14:textId="77777777"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Phân loại nợ</w:t>
      </w:r>
    </w:p>
    <w:p w14:paraId="134235A4" w14:textId="77777777" w:rsidR="009F13DD" w:rsidRDefault="009F13DD" w:rsidP="009F13DD">
      <w:pPr>
        <w:spacing w:line="360" w:lineRule="auto"/>
        <w:ind w:right="0"/>
        <w:rPr>
          <w:rFonts w:eastAsia="MS Mincho"/>
          <w:bCs/>
          <w:iCs/>
          <w:color w:val="000000"/>
          <w:lang w:eastAsia="ja-JP"/>
        </w:rPr>
      </w:pPr>
      <w:r>
        <w:rPr>
          <w:noProof/>
        </w:rPr>
        <w:drawing>
          <wp:inline distT="0" distB="0" distL="0" distR="0" wp14:anchorId="44327F4B" wp14:editId="604A325E">
            <wp:extent cx="5942330" cy="2376932"/>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2330" cy="2376932"/>
                    </a:xfrm>
                    <a:prstGeom prst="rect">
                      <a:avLst/>
                    </a:prstGeom>
                  </pic:spPr>
                </pic:pic>
              </a:graphicData>
            </a:graphic>
          </wp:inline>
        </w:drawing>
      </w:r>
    </w:p>
    <w:p w14:paraId="6E107F82" w14:textId="77777777" w:rsidR="009F13DD" w:rsidRDefault="009F13DD" w:rsidP="009F13DD">
      <w:pPr>
        <w:spacing w:line="360" w:lineRule="auto"/>
        <w:ind w:right="0"/>
        <w:rPr>
          <w:rFonts w:eastAsia="MS Mincho"/>
          <w:bCs/>
          <w:iCs/>
          <w:color w:val="000000"/>
          <w:lang w:eastAsia="ja-JP"/>
        </w:rPr>
      </w:pPr>
      <w:r w:rsidRPr="005406AB">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308E66A2" w14:textId="77777777" w:rsidTr="00294747">
        <w:trPr>
          <w:tblHeader/>
        </w:trPr>
        <w:tc>
          <w:tcPr>
            <w:tcW w:w="2358" w:type="dxa"/>
            <w:shd w:val="clear" w:color="auto" w:fill="8DB3E2" w:themeFill="text2" w:themeFillTint="66"/>
          </w:tcPr>
          <w:p w14:paraId="09F8A181"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22588E55"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3A591CC2"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07B11C11" w14:textId="77777777" w:rsidR="009F13DD" w:rsidRPr="00AC762B" w:rsidRDefault="009F13DD" w:rsidP="00294747">
            <w:pPr>
              <w:pStyle w:val="ListParagraph"/>
              <w:ind w:left="0"/>
              <w:jc w:val="center"/>
              <w:rPr>
                <w:b/>
              </w:rPr>
            </w:pPr>
            <w:r w:rsidRPr="00AC762B">
              <w:rPr>
                <w:b/>
              </w:rPr>
              <w:t>Ý nghĩa</w:t>
            </w:r>
          </w:p>
        </w:tc>
      </w:tr>
      <w:tr w:rsidR="009F13DD" w:rsidRPr="00DB66BA" w14:paraId="0802BFE2" w14:textId="77777777" w:rsidTr="00294747">
        <w:trPr>
          <w:trHeight w:val="611"/>
        </w:trPr>
        <w:tc>
          <w:tcPr>
            <w:tcW w:w="2358" w:type="dxa"/>
            <w:vAlign w:val="center"/>
          </w:tcPr>
          <w:p w14:paraId="62042001"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534CA752" w14:textId="77777777" w:rsidR="009F13DD" w:rsidRPr="00AC762B" w:rsidRDefault="009F13DD" w:rsidP="00294747">
            <w:pPr>
              <w:pStyle w:val="ListParagraph"/>
              <w:ind w:left="0"/>
              <w:jc w:val="center"/>
            </w:pPr>
            <w:r>
              <w:t>Y</w:t>
            </w:r>
          </w:p>
        </w:tc>
        <w:tc>
          <w:tcPr>
            <w:tcW w:w="1742" w:type="dxa"/>
            <w:vAlign w:val="center"/>
          </w:tcPr>
          <w:p w14:paraId="3EBBD047" w14:textId="77777777" w:rsidR="009F13DD" w:rsidRPr="00AC762B" w:rsidRDefault="009F13DD" w:rsidP="00294747">
            <w:pPr>
              <w:pStyle w:val="ListParagraph"/>
              <w:ind w:left="0"/>
              <w:jc w:val="center"/>
            </w:pPr>
            <w:r>
              <w:t>Text</w:t>
            </w:r>
          </w:p>
        </w:tc>
        <w:tc>
          <w:tcPr>
            <w:tcW w:w="3917" w:type="dxa"/>
          </w:tcPr>
          <w:p w14:paraId="46320551"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68303C12" w14:textId="77777777" w:rsidTr="00294747">
        <w:trPr>
          <w:trHeight w:val="611"/>
        </w:trPr>
        <w:tc>
          <w:tcPr>
            <w:tcW w:w="5551" w:type="dxa"/>
            <w:gridSpan w:val="3"/>
            <w:vAlign w:val="center"/>
          </w:tcPr>
          <w:p w14:paraId="6C87F134" w14:textId="77777777" w:rsidR="009F13DD" w:rsidRPr="00307B77" w:rsidRDefault="009F13DD" w:rsidP="00294747">
            <w:pPr>
              <w:pStyle w:val="ListParagraph"/>
              <w:ind w:left="0"/>
              <w:jc w:val="left"/>
              <w:rPr>
                <w:i/>
              </w:rPr>
            </w:pPr>
            <w:r w:rsidRPr="00307B77">
              <w:rPr>
                <w:i/>
              </w:rPr>
              <w:t>Thông tin chính</w:t>
            </w:r>
          </w:p>
        </w:tc>
        <w:tc>
          <w:tcPr>
            <w:tcW w:w="3917" w:type="dxa"/>
          </w:tcPr>
          <w:p w14:paraId="363D4942"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4A3B86A8" w14:textId="77777777" w:rsidTr="00294747">
        <w:trPr>
          <w:trHeight w:val="611"/>
        </w:trPr>
        <w:tc>
          <w:tcPr>
            <w:tcW w:w="2358" w:type="dxa"/>
            <w:vAlign w:val="center"/>
          </w:tcPr>
          <w:p w14:paraId="1D7D693D"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6F3B15CF" w14:textId="77777777" w:rsidR="009F13DD" w:rsidRDefault="009F13DD" w:rsidP="00294747">
            <w:pPr>
              <w:pStyle w:val="ListParagraph"/>
              <w:ind w:left="0"/>
              <w:jc w:val="center"/>
            </w:pPr>
            <w:r>
              <w:t>Y</w:t>
            </w:r>
          </w:p>
        </w:tc>
        <w:tc>
          <w:tcPr>
            <w:tcW w:w="1742" w:type="dxa"/>
            <w:vAlign w:val="center"/>
          </w:tcPr>
          <w:p w14:paraId="48C09F6F" w14:textId="77777777" w:rsidR="009F13DD" w:rsidRPr="00AC762B" w:rsidRDefault="009F13DD" w:rsidP="00294747">
            <w:pPr>
              <w:pStyle w:val="ListParagraph"/>
              <w:ind w:left="0"/>
              <w:jc w:val="center"/>
            </w:pPr>
            <w:r>
              <w:t>Text</w:t>
            </w:r>
          </w:p>
        </w:tc>
        <w:tc>
          <w:tcPr>
            <w:tcW w:w="3917" w:type="dxa"/>
          </w:tcPr>
          <w:p w14:paraId="20B13B45"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4AC931D9" w14:textId="77777777" w:rsidTr="00294747">
        <w:trPr>
          <w:trHeight w:val="611"/>
        </w:trPr>
        <w:tc>
          <w:tcPr>
            <w:tcW w:w="2358" w:type="dxa"/>
            <w:vAlign w:val="center"/>
          </w:tcPr>
          <w:p w14:paraId="68A9A489" w14:textId="77777777" w:rsidR="009F13DD" w:rsidRPr="00307B77" w:rsidRDefault="009F13DD" w:rsidP="00294747">
            <w:pPr>
              <w:rPr>
                <w:rFonts w:eastAsia="Times New Roman"/>
                <w:bCs/>
                <w:lang w:eastAsia="x-none"/>
              </w:rPr>
            </w:pPr>
            <w:r w:rsidRPr="00D77C59">
              <w:rPr>
                <w:rFonts w:eastAsia="Times New Roman"/>
                <w:bCs/>
                <w:lang w:eastAsia="x-none"/>
              </w:rPr>
              <w:t>NPL</w:t>
            </w:r>
          </w:p>
        </w:tc>
        <w:tc>
          <w:tcPr>
            <w:tcW w:w="1451" w:type="dxa"/>
            <w:vAlign w:val="center"/>
          </w:tcPr>
          <w:p w14:paraId="4F19FCE0" w14:textId="77777777" w:rsidR="009F13DD" w:rsidRDefault="009F13DD" w:rsidP="00294747">
            <w:pPr>
              <w:pStyle w:val="ListParagraph"/>
              <w:ind w:left="0"/>
              <w:jc w:val="center"/>
            </w:pPr>
            <w:r>
              <w:t>Y</w:t>
            </w:r>
          </w:p>
        </w:tc>
        <w:tc>
          <w:tcPr>
            <w:tcW w:w="1742" w:type="dxa"/>
            <w:vAlign w:val="center"/>
          </w:tcPr>
          <w:p w14:paraId="330706CD" w14:textId="77777777" w:rsidR="009F13DD" w:rsidRPr="00AC762B" w:rsidRDefault="009F13DD" w:rsidP="00294747">
            <w:pPr>
              <w:pStyle w:val="ListParagraph"/>
              <w:ind w:left="0"/>
              <w:jc w:val="center"/>
            </w:pPr>
            <w:r w:rsidRPr="00AC762B">
              <w:t>Drop down list</w:t>
            </w:r>
          </w:p>
        </w:tc>
        <w:tc>
          <w:tcPr>
            <w:tcW w:w="3917" w:type="dxa"/>
          </w:tcPr>
          <w:p w14:paraId="2F9CAFC1" w14:textId="77777777" w:rsidR="009F13DD" w:rsidRDefault="009F13DD" w:rsidP="00294747">
            <w:pPr>
              <w:rPr>
                <w:rFonts w:eastAsia="Times New Roman"/>
                <w:bCs/>
                <w:lang w:eastAsia="x-none"/>
              </w:rPr>
            </w:pPr>
            <w:r>
              <w:rPr>
                <w:rFonts w:eastAsia="Times New Roman"/>
                <w:bCs/>
                <w:lang w:eastAsia="x-none"/>
              </w:rPr>
              <w:t>Nhóm nợ</w:t>
            </w:r>
          </w:p>
          <w:p w14:paraId="290F4B51" w14:textId="77777777" w:rsidR="009F13DD" w:rsidRPr="00D77C59" w:rsidRDefault="009F13DD" w:rsidP="00294747">
            <w:pPr>
              <w:rPr>
                <w:rFonts w:eastAsia="Times New Roman"/>
                <w:bCs/>
                <w:lang w:eastAsia="x-none"/>
              </w:rPr>
            </w:pPr>
            <w:r>
              <w:rPr>
                <w:rFonts w:eastAsia="Times New Roman"/>
                <w:bCs/>
                <w:lang w:eastAsia="x-none"/>
              </w:rPr>
              <w:t>Nhận các giá trị: 1/2/3/4/5</w:t>
            </w:r>
          </w:p>
        </w:tc>
      </w:tr>
      <w:tr w:rsidR="009F13DD" w:rsidRPr="00DB66BA" w14:paraId="36A6454B" w14:textId="77777777" w:rsidTr="00294747">
        <w:trPr>
          <w:trHeight w:val="611"/>
        </w:trPr>
        <w:tc>
          <w:tcPr>
            <w:tcW w:w="2358" w:type="dxa"/>
            <w:vAlign w:val="center"/>
          </w:tcPr>
          <w:p w14:paraId="238A405A" w14:textId="77777777" w:rsidR="009F13DD" w:rsidRDefault="009F13DD" w:rsidP="00294747">
            <w:pPr>
              <w:rPr>
                <w:rFonts w:eastAsia="Times New Roman"/>
                <w:bCs/>
                <w:lang w:eastAsia="x-none"/>
              </w:rPr>
            </w:pPr>
            <w:r w:rsidRPr="00BC3809">
              <w:rPr>
                <w:rFonts w:eastAsia="Times New Roman"/>
                <w:bCs/>
                <w:lang w:eastAsia="x-none"/>
              </w:rPr>
              <w:t>TYPE</w:t>
            </w:r>
          </w:p>
        </w:tc>
        <w:tc>
          <w:tcPr>
            <w:tcW w:w="1451" w:type="dxa"/>
            <w:vAlign w:val="center"/>
          </w:tcPr>
          <w:p w14:paraId="09D39377" w14:textId="77777777" w:rsidR="009F13DD" w:rsidRDefault="009F13DD" w:rsidP="00294747">
            <w:pPr>
              <w:pStyle w:val="ListParagraph"/>
              <w:ind w:left="0"/>
              <w:jc w:val="center"/>
            </w:pPr>
            <w:r>
              <w:t>Y</w:t>
            </w:r>
          </w:p>
        </w:tc>
        <w:tc>
          <w:tcPr>
            <w:tcW w:w="1742" w:type="dxa"/>
            <w:vAlign w:val="center"/>
          </w:tcPr>
          <w:p w14:paraId="14CCFCBF" w14:textId="77777777" w:rsidR="009F13DD" w:rsidRPr="00AC762B" w:rsidRDefault="009F13DD" w:rsidP="00294747">
            <w:pPr>
              <w:pStyle w:val="ListParagraph"/>
              <w:ind w:left="0"/>
              <w:jc w:val="center"/>
            </w:pPr>
            <w:r w:rsidRPr="00AC762B">
              <w:t>Drop down list</w:t>
            </w:r>
          </w:p>
        </w:tc>
        <w:tc>
          <w:tcPr>
            <w:tcW w:w="3917" w:type="dxa"/>
          </w:tcPr>
          <w:p w14:paraId="1708EDED" w14:textId="77777777" w:rsidR="009F13DD" w:rsidRDefault="009F13DD" w:rsidP="00294747">
            <w:pPr>
              <w:rPr>
                <w:rFonts w:eastAsia="Times New Roman"/>
                <w:bCs/>
                <w:lang w:eastAsia="x-none"/>
              </w:rPr>
            </w:pPr>
            <w:r>
              <w:rPr>
                <w:rFonts w:eastAsia="Times New Roman"/>
                <w:bCs/>
                <w:lang w:eastAsia="x-none"/>
              </w:rPr>
              <w:t>Loại nợ</w:t>
            </w:r>
          </w:p>
          <w:p w14:paraId="4C9C5BF6" w14:textId="77777777" w:rsidR="009F13DD" w:rsidRDefault="009F13DD" w:rsidP="00294747">
            <w:pPr>
              <w:rPr>
                <w:rFonts w:eastAsia="Times New Roman"/>
                <w:bCs/>
                <w:lang w:eastAsia="x-none"/>
              </w:rPr>
            </w:pPr>
            <w:r>
              <w:rPr>
                <w:rFonts w:eastAsia="Times New Roman"/>
                <w:bCs/>
                <w:lang w:eastAsia="x-none"/>
              </w:rPr>
              <w:t>Nhận các giá trị:</w:t>
            </w:r>
          </w:p>
          <w:p w14:paraId="2580D56B" w14:textId="77777777" w:rsidR="009F13DD" w:rsidRPr="00BC3809" w:rsidRDefault="009F13DD" w:rsidP="009F13DD">
            <w:pPr>
              <w:pStyle w:val="ListParagraph"/>
              <w:numPr>
                <w:ilvl w:val="0"/>
                <w:numId w:val="30"/>
              </w:numPr>
              <w:ind w:left="209" w:hanging="209"/>
              <w:rPr>
                <w:rFonts w:eastAsia="Times New Roman"/>
                <w:bCs/>
                <w:lang w:eastAsia="x-none"/>
              </w:rPr>
            </w:pPr>
            <w:r w:rsidRPr="00BC3809">
              <w:rPr>
                <w:rFonts w:eastAsia="Times New Roman"/>
                <w:bCs/>
                <w:lang w:eastAsia="x-none"/>
              </w:rPr>
              <w:t>Other</w:t>
            </w:r>
          </w:p>
          <w:p w14:paraId="5A8836AC" w14:textId="77777777" w:rsidR="009F13DD" w:rsidRPr="00BC3809" w:rsidRDefault="009F13DD" w:rsidP="009F13DD">
            <w:pPr>
              <w:pStyle w:val="ListParagraph"/>
              <w:numPr>
                <w:ilvl w:val="0"/>
                <w:numId w:val="30"/>
              </w:numPr>
              <w:ind w:left="209" w:hanging="209"/>
              <w:rPr>
                <w:rFonts w:eastAsia="Times New Roman"/>
                <w:bCs/>
                <w:lang w:eastAsia="x-none"/>
              </w:rPr>
            </w:pPr>
            <w:r w:rsidRPr="00BC3809">
              <w:rPr>
                <w:rFonts w:eastAsia="Times New Roman"/>
                <w:bCs/>
                <w:lang w:eastAsia="x-none"/>
              </w:rPr>
              <w:t>BadDebt</w:t>
            </w:r>
          </w:p>
        </w:tc>
      </w:tr>
      <w:tr w:rsidR="009F13DD" w:rsidRPr="00DB66BA" w14:paraId="5C00B910" w14:textId="77777777" w:rsidTr="00294747">
        <w:trPr>
          <w:trHeight w:val="611"/>
        </w:trPr>
        <w:tc>
          <w:tcPr>
            <w:tcW w:w="2358" w:type="dxa"/>
            <w:vAlign w:val="center"/>
          </w:tcPr>
          <w:p w14:paraId="23BD1BCD" w14:textId="68A62ADC" w:rsidR="009F13DD" w:rsidRPr="00E528B7" w:rsidRDefault="00D47235" w:rsidP="00294747">
            <w:pPr>
              <w:rPr>
                <w:rFonts w:eastAsia="Times New Roman"/>
                <w:bCs/>
                <w:lang w:eastAsia="x-none"/>
              </w:rPr>
            </w:pPr>
            <w:del w:id="344" w:author="Nguyen Hong Nhung (Khoi CNTT)" w:date="2019-08-16T10:10:00Z">
              <w:r w:rsidDel="00D22D8C">
                <w:rPr>
                  <w:rFonts w:eastAsia="Times New Roman"/>
                  <w:bCs/>
                  <w:lang w:eastAsia="x-none"/>
                </w:rPr>
                <w:delText>Start</w:delText>
              </w:r>
            </w:del>
            <w:ins w:id="345" w:author="Nguyen Hong Nhung (Khoi CNTT)" w:date="2019-08-16T10:10:00Z">
              <w:r w:rsidR="00D22D8C">
                <w:rPr>
                  <w:rFonts w:eastAsia="Times New Roman"/>
                  <w:bCs/>
                  <w:lang w:eastAsia="x-none"/>
                </w:rPr>
                <w:t>Begin</w:t>
              </w:r>
            </w:ins>
          </w:p>
        </w:tc>
        <w:tc>
          <w:tcPr>
            <w:tcW w:w="1451" w:type="dxa"/>
            <w:vAlign w:val="center"/>
          </w:tcPr>
          <w:p w14:paraId="28E03AE0" w14:textId="77777777" w:rsidR="009F13DD" w:rsidRDefault="009F13DD" w:rsidP="00294747">
            <w:pPr>
              <w:pStyle w:val="ListParagraph"/>
              <w:ind w:left="0"/>
              <w:jc w:val="center"/>
            </w:pPr>
            <w:r>
              <w:t>Y</w:t>
            </w:r>
          </w:p>
        </w:tc>
        <w:tc>
          <w:tcPr>
            <w:tcW w:w="1742" w:type="dxa"/>
            <w:vAlign w:val="center"/>
          </w:tcPr>
          <w:p w14:paraId="3D3F6E14" w14:textId="77777777" w:rsidR="009F13DD" w:rsidRDefault="009F13DD" w:rsidP="00294747">
            <w:pPr>
              <w:pStyle w:val="ListParagraph"/>
              <w:ind w:left="0"/>
              <w:jc w:val="center"/>
            </w:pPr>
            <w:r>
              <w:t>Date</w:t>
            </w:r>
          </w:p>
          <w:p w14:paraId="456ED2C7" w14:textId="77777777" w:rsidR="009F13DD" w:rsidRDefault="009F13DD" w:rsidP="00294747">
            <w:pPr>
              <w:pStyle w:val="ListParagraph"/>
              <w:ind w:left="0"/>
              <w:jc w:val="center"/>
            </w:pPr>
          </w:p>
        </w:tc>
        <w:tc>
          <w:tcPr>
            <w:tcW w:w="3917" w:type="dxa"/>
          </w:tcPr>
          <w:p w14:paraId="4798EA25" w14:textId="77777777" w:rsidR="009F13DD" w:rsidRDefault="009F13DD" w:rsidP="00294747">
            <w:pPr>
              <w:rPr>
                <w:rFonts w:eastAsia="Times New Roman"/>
                <w:bCs/>
                <w:lang w:eastAsia="x-none"/>
              </w:rPr>
            </w:pPr>
            <w:r>
              <w:rPr>
                <w:rFonts w:eastAsia="Times New Roman"/>
                <w:bCs/>
                <w:lang w:eastAsia="x-none"/>
              </w:rPr>
              <w:t>Định dạng DD/MM/YYYY</w:t>
            </w:r>
          </w:p>
          <w:p w14:paraId="505B5CB7" w14:textId="77777777" w:rsidR="009F13DD" w:rsidRDefault="009F13DD" w:rsidP="00294747">
            <w:pPr>
              <w:rPr>
                <w:rFonts w:eastAsia="Times New Roman"/>
                <w:bCs/>
                <w:lang w:eastAsia="x-none"/>
              </w:rPr>
            </w:pPr>
          </w:p>
        </w:tc>
      </w:tr>
      <w:tr w:rsidR="009F13DD" w:rsidRPr="00DB66BA" w14:paraId="47E96651" w14:textId="77777777" w:rsidTr="00294747">
        <w:trPr>
          <w:trHeight w:val="611"/>
        </w:trPr>
        <w:tc>
          <w:tcPr>
            <w:tcW w:w="2358" w:type="dxa"/>
            <w:vAlign w:val="center"/>
          </w:tcPr>
          <w:p w14:paraId="22C879D3"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7FF6536A" w14:textId="77777777" w:rsidR="009F13DD" w:rsidRDefault="009F13DD" w:rsidP="00294747">
            <w:pPr>
              <w:pStyle w:val="ListParagraph"/>
              <w:ind w:left="0"/>
              <w:jc w:val="center"/>
            </w:pPr>
            <w:r>
              <w:t>N</w:t>
            </w:r>
          </w:p>
        </w:tc>
        <w:tc>
          <w:tcPr>
            <w:tcW w:w="1742" w:type="dxa"/>
            <w:vAlign w:val="center"/>
          </w:tcPr>
          <w:p w14:paraId="27EAF974" w14:textId="77777777" w:rsidR="009F13DD" w:rsidRDefault="009F13DD" w:rsidP="00294747">
            <w:pPr>
              <w:pStyle w:val="ListParagraph"/>
              <w:ind w:left="0"/>
              <w:jc w:val="center"/>
            </w:pPr>
            <w:r>
              <w:t>Date</w:t>
            </w:r>
          </w:p>
        </w:tc>
        <w:tc>
          <w:tcPr>
            <w:tcW w:w="3917" w:type="dxa"/>
          </w:tcPr>
          <w:p w14:paraId="7C709900" w14:textId="77777777" w:rsidR="009F13DD" w:rsidRDefault="009F13DD" w:rsidP="00294747">
            <w:pPr>
              <w:rPr>
                <w:rFonts w:eastAsia="Times New Roman"/>
                <w:bCs/>
                <w:lang w:eastAsia="x-none"/>
              </w:rPr>
            </w:pPr>
            <w:r>
              <w:rPr>
                <w:rFonts w:eastAsia="Times New Roman"/>
                <w:bCs/>
                <w:lang w:eastAsia="x-none"/>
              </w:rPr>
              <w:t>Định dạng DD/MM/YYYY</w:t>
            </w:r>
          </w:p>
          <w:p w14:paraId="06AA883E" w14:textId="7A783605" w:rsidR="009F13DD" w:rsidRPr="003C7798" w:rsidRDefault="009F13DD" w:rsidP="00294747">
            <w:pPr>
              <w:rPr>
                <w:rFonts w:eastAsia="Times New Roman"/>
                <w:bCs/>
                <w:lang w:eastAsia="x-none"/>
              </w:rPr>
            </w:pPr>
            <w:r>
              <w:rPr>
                <w:rFonts w:eastAsia="Times New Roman"/>
                <w:bCs/>
                <w:lang w:eastAsia="x-none"/>
              </w:rPr>
              <w:t xml:space="preserve">- Nếu nhập ngày </w:t>
            </w:r>
            <w:del w:id="346" w:author="Nguyen Hong Nhung (Khoi CNTT)" w:date="2019-08-16T10:10:00Z">
              <w:r w:rsidR="00D47235" w:rsidDel="00D22D8C">
                <w:rPr>
                  <w:rFonts w:eastAsia="Times New Roman"/>
                  <w:bCs/>
                  <w:lang w:eastAsia="x-none"/>
                </w:rPr>
                <w:delText>Start</w:delText>
              </w:r>
            </w:del>
            <w:ins w:id="347"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48" w:author="Nguyen Hong Nhung (Khoi CNTT)" w:date="2019-08-16T10:10:00Z">
              <w:r w:rsidR="00D47235" w:rsidDel="00D22D8C">
                <w:rPr>
                  <w:rFonts w:eastAsia="Times New Roman"/>
                  <w:bCs/>
                  <w:lang w:eastAsia="x-none"/>
                </w:rPr>
                <w:delText>Start</w:delText>
              </w:r>
            </w:del>
            <w:ins w:id="349"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57397416" w14:textId="70BD4DAF"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50" w:author="Nguyen Hong Nhung (Khoi CNTT)" w:date="2019-08-16T10:10:00Z">
              <w:r w:rsidR="00D47235" w:rsidDel="00D22D8C">
                <w:rPr>
                  <w:rFonts w:eastAsia="Times New Roman"/>
                  <w:bCs/>
                  <w:lang w:eastAsia="x-none"/>
                </w:rPr>
                <w:delText>Start</w:delText>
              </w:r>
            </w:del>
            <w:ins w:id="351"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5227475C" w14:textId="295A13C2" w:rsidR="009F13DD" w:rsidRDefault="009F13DD" w:rsidP="00294747">
            <w:pPr>
              <w:rPr>
                <w:rFonts w:eastAsia="Times New Roman"/>
                <w:bCs/>
                <w:lang w:eastAsia="x-none"/>
              </w:rPr>
            </w:pPr>
            <w:r>
              <w:rPr>
                <w:rFonts w:eastAsia="Times New Roman"/>
                <w:bCs/>
                <w:lang w:eastAsia="x-none"/>
              </w:rPr>
              <w:t xml:space="preserve">- Ngày End &gt;= Ngày </w:t>
            </w:r>
            <w:del w:id="352" w:author="Nguyen Hong Nhung (Khoi CNTT)" w:date="2019-08-16T10:10:00Z">
              <w:r w:rsidR="00D47235" w:rsidDel="00D22D8C">
                <w:rPr>
                  <w:rFonts w:eastAsia="Times New Roman"/>
                  <w:bCs/>
                  <w:lang w:eastAsia="x-none"/>
                </w:rPr>
                <w:delText>Start</w:delText>
              </w:r>
            </w:del>
            <w:ins w:id="353" w:author="Nguyen Hong Nhung (Khoi CNTT)" w:date="2019-08-16T10:10:00Z">
              <w:r w:rsidR="00D22D8C">
                <w:rPr>
                  <w:rFonts w:eastAsia="Times New Roman"/>
                  <w:bCs/>
                  <w:lang w:eastAsia="x-none"/>
                </w:rPr>
                <w:t>Begin</w:t>
              </w:r>
            </w:ins>
          </w:p>
        </w:tc>
      </w:tr>
      <w:tr w:rsidR="009F13DD" w:rsidRPr="00DB66BA" w14:paraId="4380856A" w14:textId="77777777" w:rsidTr="00294747">
        <w:trPr>
          <w:trHeight w:val="611"/>
        </w:trPr>
        <w:tc>
          <w:tcPr>
            <w:tcW w:w="5551" w:type="dxa"/>
            <w:gridSpan w:val="3"/>
            <w:vAlign w:val="center"/>
          </w:tcPr>
          <w:p w14:paraId="60071FB8" w14:textId="77777777" w:rsidR="009F13DD" w:rsidRPr="00A40440" w:rsidRDefault="009F13DD" w:rsidP="00294747">
            <w:pPr>
              <w:pStyle w:val="ListParagraph"/>
              <w:ind w:left="0"/>
              <w:jc w:val="left"/>
              <w:rPr>
                <w:i/>
              </w:rPr>
            </w:pPr>
            <w:r w:rsidRPr="00A40440">
              <w:rPr>
                <w:i/>
              </w:rPr>
              <w:t>Thông tin Audit</w:t>
            </w:r>
          </w:p>
        </w:tc>
        <w:tc>
          <w:tcPr>
            <w:tcW w:w="3917" w:type="dxa"/>
          </w:tcPr>
          <w:p w14:paraId="0C58BE13"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6B3137CA" w14:textId="77777777" w:rsidTr="00294747">
        <w:trPr>
          <w:trHeight w:val="611"/>
        </w:trPr>
        <w:tc>
          <w:tcPr>
            <w:tcW w:w="2358" w:type="dxa"/>
            <w:vAlign w:val="center"/>
          </w:tcPr>
          <w:p w14:paraId="348B1B49"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57A288F3" w14:textId="77777777" w:rsidR="009F13DD" w:rsidRPr="00AC762B" w:rsidRDefault="009F13DD" w:rsidP="00294747">
            <w:pPr>
              <w:pStyle w:val="ListParagraph"/>
              <w:ind w:left="0"/>
              <w:jc w:val="center"/>
            </w:pPr>
            <w:r>
              <w:t>N</w:t>
            </w:r>
          </w:p>
        </w:tc>
        <w:tc>
          <w:tcPr>
            <w:tcW w:w="1742" w:type="dxa"/>
            <w:vAlign w:val="center"/>
          </w:tcPr>
          <w:p w14:paraId="116CAC6B" w14:textId="77777777" w:rsidR="009F13DD" w:rsidRDefault="009F13DD" w:rsidP="00294747">
            <w:pPr>
              <w:pStyle w:val="ListParagraph"/>
              <w:ind w:left="0"/>
              <w:jc w:val="center"/>
            </w:pPr>
            <w:r w:rsidRPr="00AC762B">
              <w:t>Drop down list</w:t>
            </w:r>
          </w:p>
        </w:tc>
        <w:tc>
          <w:tcPr>
            <w:tcW w:w="3917" w:type="dxa"/>
          </w:tcPr>
          <w:p w14:paraId="111F4C0E"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78B57DFD"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65AF48FF"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109042AB"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095A6068"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3EB9014F" w14:textId="77777777" w:rsidTr="00294747">
        <w:trPr>
          <w:trHeight w:val="611"/>
        </w:trPr>
        <w:tc>
          <w:tcPr>
            <w:tcW w:w="2358" w:type="dxa"/>
            <w:vAlign w:val="center"/>
          </w:tcPr>
          <w:p w14:paraId="5A36418F"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6E7DEA7B" w14:textId="77777777" w:rsidR="009F13DD" w:rsidRPr="00AC762B" w:rsidRDefault="009F13DD" w:rsidP="00294747">
            <w:pPr>
              <w:pStyle w:val="ListParagraph"/>
              <w:ind w:left="0"/>
              <w:jc w:val="center"/>
            </w:pPr>
            <w:r>
              <w:t>N</w:t>
            </w:r>
          </w:p>
        </w:tc>
        <w:tc>
          <w:tcPr>
            <w:tcW w:w="1742" w:type="dxa"/>
            <w:vAlign w:val="center"/>
          </w:tcPr>
          <w:p w14:paraId="6F996139" w14:textId="77777777" w:rsidR="009F13DD" w:rsidRDefault="009F13DD" w:rsidP="00294747">
            <w:pPr>
              <w:pStyle w:val="ListParagraph"/>
              <w:ind w:left="0"/>
              <w:jc w:val="center"/>
            </w:pPr>
            <w:r>
              <w:t>Text</w:t>
            </w:r>
          </w:p>
        </w:tc>
        <w:tc>
          <w:tcPr>
            <w:tcW w:w="3917" w:type="dxa"/>
          </w:tcPr>
          <w:p w14:paraId="6A33C150"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5E8C12C5"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0B69C4AD" w14:textId="77777777" w:rsidTr="00294747">
        <w:tc>
          <w:tcPr>
            <w:tcW w:w="2358" w:type="dxa"/>
            <w:vAlign w:val="center"/>
          </w:tcPr>
          <w:p w14:paraId="5A740332"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2FAB8AA7" w14:textId="77777777" w:rsidR="009F13DD" w:rsidRPr="00AC762B" w:rsidRDefault="009F13DD" w:rsidP="00294747">
            <w:pPr>
              <w:pStyle w:val="ListParagraph"/>
              <w:ind w:left="0"/>
              <w:jc w:val="center"/>
            </w:pPr>
            <w:r w:rsidRPr="00AC762B">
              <w:t>Y</w:t>
            </w:r>
          </w:p>
        </w:tc>
        <w:tc>
          <w:tcPr>
            <w:tcW w:w="1742" w:type="dxa"/>
            <w:vAlign w:val="center"/>
          </w:tcPr>
          <w:p w14:paraId="62F2FB50" w14:textId="77777777" w:rsidR="009F13DD" w:rsidRPr="00AC762B" w:rsidRDefault="009F13DD" w:rsidP="00294747">
            <w:pPr>
              <w:pStyle w:val="ListParagraph"/>
              <w:ind w:left="0"/>
              <w:jc w:val="center"/>
            </w:pPr>
            <w:r>
              <w:t>Text</w:t>
            </w:r>
          </w:p>
        </w:tc>
        <w:tc>
          <w:tcPr>
            <w:tcW w:w="3917" w:type="dxa"/>
          </w:tcPr>
          <w:p w14:paraId="1EA01351"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7E11C970"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662D5682" w14:textId="77777777" w:rsidTr="00294747">
        <w:tc>
          <w:tcPr>
            <w:tcW w:w="2358" w:type="dxa"/>
            <w:vAlign w:val="center"/>
          </w:tcPr>
          <w:p w14:paraId="73AAE567"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7E2FA856" w14:textId="77777777" w:rsidR="009F13DD" w:rsidRPr="00AC762B" w:rsidRDefault="009F13DD" w:rsidP="00294747">
            <w:pPr>
              <w:pStyle w:val="ListParagraph"/>
              <w:ind w:left="0"/>
              <w:jc w:val="center"/>
            </w:pPr>
            <w:r w:rsidRPr="00AC762B">
              <w:t>Y</w:t>
            </w:r>
          </w:p>
        </w:tc>
        <w:tc>
          <w:tcPr>
            <w:tcW w:w="1742" w:type="dxa"/>
            <w:vAlign w:val="center"/>
          </w:tcPr>
          <w:p w14:paraId="0559D844" w14:textId="77777777" w:rsidR="009F13DD" w:rsidRPr="00AC762B" w:rsidRDefault="009F13DD" w:rsidP="00294747">
            <w:pPr>
              <w:pStyle w:val="ListParagraph"/>
              <w:ind w:left="0"/>
              <w:jc w:val="center"/>
            </w:pPr>
            <w:r>
              <w:t>Date Time</w:t>
            </w:r>
          </w:p>
        </w:tc>
        <w:tc>
          <w:tcPr>
            <w:tcW w:w="3917" w:type="dxa"/>
          </w:tcPr>
          <w:p w14:paraId="62CA6744"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09E88F3F"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39CC1ACF"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745C94DC" w14:textId="77777777" w:rsidR="009F13DD" w:rsidRPr="0025056F" w:rsidRDefault="009F13DD" w:rsidP="009F13DD">
      <w:pPr>
        <w:pStyle w:val="Heading5"/>
        <w:numPr>
          <w:ilvl w:val="0"/>
          <w:numId w:val="13"/>
        </w:numPr>
        <w:rPr>
          <w:rFonts w:ascii="Times New Roman" w:eastAsia="MS Mincho" w:hAnsi="Times New Roman" w:cs="Times New Roman"/>
          <w:b/>
          <w:i/>
          <w:lang w:eastAsia="ja-JP"/>
        </w:rPr>
      </w:pPr>
      <w:commentRangeStart w:id="354"/>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Phân loại khách hàng</w:t>
      </w:r>
      <w:commentRangeEnd w:id="354"/>
      <w:r w:rsidR="006A5AA0">
        <w:rPr>
          <w:rStyle w:val="CommentReference"/>
          <w:rFonts w:ascii="Times New Roman" w:eastAsiaTheme="minorHAnsi" w:hAnsi="Times New Roman" w:cs="Times New Roman"/>
          <w:color w:val="auto"/>
        </w:rPr>
        <w:commentReference w:id="354"/>
      </w:r>
    </w:p>
    <w:p w14:paraId="1EC7C1BF" w14:textId="6E080E5D" w:rsidR="009F13DD" w:rsidRDefault="009F13DD" w:rsidP="009F13DD">
      <w:pPr>
        <w:spacing w:line="360" w:lineRule="auto"/>
        <w:ind w:right="0"/>
        <w:rPr>
          <w:rFonts w:eastAsia="MS Mincho"/>
          <w:bCs/>
          <w:iCs/>
          <w:color w:val="000000"/>
          <w:lang w:eastAsia="ja-JP"/>
        </w:rPr>
      </w:pPr>
      <w:del w:id="355" w:author="Nguyen Hong Nhung (Khoi CNTT)" w:date="2019-08-12T15:17:00Z">
        <w:r w:rsidDel="00284E01">
          <w:rPr>
            <w:noProof/>
          </w:rPr>
          <w:drawing>
            <wp:inline distT="0" distB="0" distL="0" distR="0" wp14:anchorId="197B1CFD" wp14:editId="4A2A494F">
              <wp:extent cx="5942330" cy="248041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2330" cy="2480415"/>
                      </a:xfrm>
                      <a:prstGeom prst="rect">
                        <a:avLst/>
                      </a:prstGeom>
                    </pic:spPr>
                  </pic:pic>
                </a:graphicData>
              </a:graphic>
            </wp:inline>
          </w:drawing>
        </w:r>
      </w:del>
      <w:ins w:id="356" w:author="Nguyen Hong Nhung (Khoi CNTT)" w:date="2019-08-12T15:17:00Z">
        <w:r w:rsidR="00284E01" w:rsidRPr="00284E01">
          <w:rPr>
            <w:noProof/>
          </w:rPr>
          <w:t xml:space="preserve"> </w:t>
        </w:r>
        <w:r w:rsidR="00284E01">
          <w:rPr>
            <w:noProof/>
          </w:rPr>
          <w:drawing>
            <wp:inline distT="0" distB="0" distL="0" distR="0" wp14:anchorId="33219C64" wp14:editId="5636F50D">
              <wp:extent cx="5940425" cy="228604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286048"/>
                      </a:xfrm>
                      <a:prstGeom prst="rect">
                        <a:avLst/>
                      </a:prstGeom>
                    </pic:spPr>
                  </pic:pic>
                </a:graphicData>
              </a:graphic>
            </wp:inline>
          </w:drawing>
        </w:r>
      </w:ins>
    </w:p>
    <w:p w14:paraId="70607FBF"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5947D92C" w14:textId="77777777" w:rsidTr="00294747">
        <w:trPr>
          <w:tblHeader/>
        </w:trPr>
        <w:tc>
          <w:tcPr>
            <w:tcW w:w="2358" w:type="dxa"/>
            <w:shd w:val="clear" w:color="auto" w:fill="8DB3E2" w:themeFill="text2" w:themeFillTint="66"/>
          </w:tcPr>
          <w:p w14:paraId="4111A78A"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5D553B5D"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29D33DA5"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27F0BB22" w14:textId="77777777" w:rsidR="009F13DD" w:rsidRPr="00AC762B" w:rsidRDefault="009F13DD" w:rsidP="00294747">
            <w:pPr>
              <w:pStyle w:val="ListParagraph"/>
              <w:ind w:left="0"/>
              <w:jc w:val="center"/>
              <w:rPr>
                <w:b/>
              </w:rPr>
            </w:pPr>
            <w:r w:rsidRPr="00AC762B">
              <w:rPr>
                <w:b/>
              </w:rPr>
              <w:t>Ý nghĩa</w:t>
            </w:r>
          </w:p>
        </w:tc>
      </w:tr>
      <w:tr w:rsidR="009F13DD" w:rsidRPr="00DB66BA" w14:paraId="0BD77462" w14:textId="77777777" w:rsidTr="00294747">
        <w:trPr>
          <w:trHeight w:val="611"/>
        </w:trPr>
        <w:tc>
          <w:tcPr>
            <w:tcW w:w="2358" w:type="dxa"/>
            <w:vAlign w:val="center"/>
          </w:tcPr>
          <w:p w14:paraId="34635450"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61A6470B" w14:textId="77777777" w:rsidR="009F13DD" w:rsidRPr="00AC762B" w:rsidRDefault="009F13DD" w:rsidP="00294747">
            <w:pPr>
              <w:pStyle w:val="ListParagraph"/>
              <w:ind w:left="0"/>
              <w:jc w:val="center"/>
            </w:pPr>
            <w:r>
              <w:t>Y</w:t>
            </w:r>
          </w:p>
        </w:tc>
        <w:tc>
          <w:tcPr>
            <w:tcW w:w="1742" w:type="dxa"/>
            <w:vAlign w:val="center"/>
          </w:tcPr>
          <w:p w14:paraId="430063DC" w14:textId="77777777" w:rsidR="009F13DD" w:rsidRPr="00AC762B" w:rsidRDefault="009F13DD" w:rsidP="00294747">
            <w:pPr>
              <w:pStyle w:val="ListParagraph"/>
              <w:ind w:left="0"/>
              <w:jc w:val="center"/>
            </w:pPr>
            <w:r>
              <w:t>Text</w:t>
            </w:r>
          </w:p>
        </w:tc>
        <w:tc>
          <w:tcPr>
            <w:tcW w:w="3917" w:type="dxa"/>
          </w:tcPr>
          <w:p w14:paraId="0103DA39"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462EEC0F" w14:textId="77777777" w:rsidTr="00294747">
        <w:trPr>
          <w:trHeight w:val="611"/>
        </w:trPr>
        <w:tc>
          <w:tcPr>
            <w:tcW w:w="5551" w:type="dxa"/>
            <w:gridSpan w:val="3"/>
            <w:vAlign w:val="center"/>
          </w:tcPr>
          <w:p w14:paraId="63988581" w14:textId="77777777" w:rsidR="009F13DD" w:rsidRPr="00307B77" w:rsidRDefault="009F13DD" w:rsidP="00294747">
            <w:pPr>
              <w:pStyle w:val="ListParagraph"/>
              <w:ind w:left="0"/>
              <w:jc w:val="left"/>
              <w:rPr>
                <w:i/>
              </w:rPr>
            </w:pPr>
            <w:r w:rsidRPr="00307B77">
              <w:rPr>
                <w:i/>
              </w:rPr>
              <w:t>Thông tin chính</w:t>
            </w:r>
          </w:p>
        </w:tc>
        <w:tc>
          <w:tcPr>
            <w:tcW w:w="3917" w:type="dxa"/>
          </w:tcPr>
          <w:p w14:paraId="6D468A27"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1DFDA34A" w14:textId="77777777" w:rsidTr="00294747">
        <w:trPr>
          <w:trHeight w:val="611"/>
        </w:trPr>
        <w:tc>
          <w:tcPr>
            <w:tcW w:w="2358" w:type="dxa"/>
            <w:vAlign w:val="center"/>
          </w:tcPr>
          <w:p w14:paraId="1122D8E3"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00E7435A" w14:textId="77777777" w:rsidR="009F13DD" w:rsidRDefault="009F13DD" w:rsidP="00294747">
            <w:pPr>
              <w:pStyle w:val="ListParagraph"/>
              <w:ind w:left="0"/>
              <w:jc w:val="center"/>
            </w:pPr>
            <w:r>
              <w:t>Y</w:t>
            </w:r>
          </w:p>
        </w:tc>
        <w:tc>
          <w:tcPr>
            <w:tcW w:w="1742" w:type="dxa"/>
            <w:vAlign w:val="center"/>
          </w:tcPr>
          <w:p w14:paraId="430F80BA" w14:textId="77777777" w:rsidR="009F13DD" w:rsidRPr="00AC762B" w:rsidRDefault="009F13DD" w:rsidP="00294747">
            <w:pPr>
              <w:pStyle w:val="ListParagraph"/>
              <w:ind w:left="0"/>
              <w:jc w:val="center"/>
            </w:pPr>
            <w:r>
              <w:t>Text</w:t>
            </w:r>
          </w:p>
        </w:tc>
        <w:tc>
          <w:tcPr>
            <w:tcW w:w="3917" w:type="dxa"/>
          </w:tcPr>
          <w:p w14:paraId="44CA3FC8"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54C6BD50" w14:textId="77777777" w:rsidTr="00294747">
        <w:trPr>
          <w:trHeight w:val="611"/>
        </w:trPr>
        <w:tc>
          <w:tcPr>
            <w:tcW w:w="2358" w:type="dxa"/>
            <w:vAlign w:val="center"/>
          </w:tcPr>
          <w:p w14:paraId="266E1A3D" w14:textId="77777777" w:rsidR="009F13DD" w:rsidRPr="00307B77" w:rsidRDefault="009F13DD" w:rsidP="00294747">
            <w:pPr>
              <w:rPr>
                <w:rFonts w:eastAsia="Times New Roman"/>
                <w:bCs/>
                <w:lang w:eastAsia="x-none"/>
              </w:rPr>
            </w:pPr>
            <w:r w:rsidRPr="00256A3E">
              <w:rPr>
                <w:rFonts w:eastAsia="Times New Roman"/>
                <w:bCs/>
                <w:lang w:eastAsia="x-none"/>
              </w:rPr>
              <w:t>CATEGORY TYPE</w:t>
            </w:r>
          </w:p>
        </w:tc>
        <w:tc>
          <w:tcPr>
            <w:tcW w:w="1451" w:type="dxa"/>
            <w:vAlign w:val="center"/>
          </w:tcPr>
          <w:p w14:paraId="68F14D28" w14:textId="77777777" w:rsidR="009F13DD" w:rsidRDefault="009F13DD" w:rsidP="00294747">
            <w:pPr>
              <w:pStyle w:val="ListParagraph"/>
              <w:ind w:left="0"/>
              <w:jc w:val="center"/>
            </w:pPr>
            <w:r>
              <w:t>Y</w:t>
            </w:r>
          </w:p>
        </w:tc>
        <w:tc>
          <w:tcPr>
            <w:tcW w:w="1742" w:type="dxa"/>
            <w:vAlign w:val="center"/>
          </w:tcPr>
          <w:p w14:paraId="0C29DDD0" w14:textId="77777777" w:rsidR="009F13DD" w:rsidRPr="00AC762B" w:rsidRDefault="009F13DD" w:rsidP="00294747">
            <w:pPr>
              <w:pStyle w:val="ListParagraph"/>
              <w:ind w:left="0"/>
              <w:jc w:val="center"/>
            </w:pPr>
            <w:r w:rsidRPr="00256A3E">
              <w:t>Text</w:t>
            </w:r>
          </w:p>
        </w:tc>
        <w:tc>
          <w:tcPr>
            <w:tcW w:w="3917" w:type="dxa"/>
          </w:tcPr>
          <w:p w14:paraId="3D2F25B7" w14:textId="77777777" w:rsidR="009F13DD" w:rsidRPr="00D77C59" w:rsidRDefault="009F13DD" w:rsidP="00294747">
            <w:pPr>
              <w:rPr>
                <w:rFonts w:eastAsia="Times New Roman"/>
                <w:bCs/>
                <w:lang w:eastAsia="x-none"/>
              </w:rPr>
            </w:pPr>
            <w:r>
              <w:rPr>
                <w:rFonts w:eastAsia="Times New Roman"/>
                <w:bCs/>
                <w:lang w:eastAsia="x-none"/>
              </w:rPr>
              <w:t>Loại Category</w:t>
            </w:r>
          </w:p>
        </w:tc>
      </w:tr>
      <w:tr w:rsidR="009F13DD" w:rsidRPr="00DB66BA" w14:paraId="53A4CC6F" w14:textId="77777777" w:rsidTr="00294747">
        <w:trPr>
          <w:trHeight w:val="611"/>
        </w:trPr>
        <w:tc>
          <w:tcPr>
            <w:tcW w:w="2358" w:type="dxa"/>
            <w:vAlign w:val="center"/>
          </w:tcPr>
          <w:p w14:paraId="67598C1D" w14:textId="77777777" w:rsidR="009F13DD" w:rsidRDefault="009F13DD" w:rsidP="00294747">
            <w:pPr>
              <w:rPr>
                <w:rFonts w:eastAsia="Times New Roman"/>
                <w:bCs/>
                <w:lang w:eastAsia="x-none"/>
              </w:rPr>
            </w:pPr>
            <w:r w:rsidRPr="004A59D2">
              <w:rPr>
                <w:rFonts w:eastAsia="Times New Roman"/>
                <w:bCs/>
                <w:lang w:eastAsia="x-none"/>
              </w:rPr>
              <w:t>SECTOR CODE</w:t>
            </w:r>
          </w:p>
        </w:tc>
        <w:tc>
          <w:tcPr>
            <w:tcW w:w="1451" w:type="dxa"/>
            <w:vAlign w:val="center"/>
          </w:tcPr>
          <w:p w14:paraId="71611D82" w14:textId="77777777" w:rsidR="009F13DD" w:rsidRDefault="009F13DD" w:rsidP="00294747">
            <w:pPr>
              <w:pStyle w:val="ListParagraph"/>
              <w:ind w:left="0"/>
              <w:jc w:val="center"/>
            </w:pPr>
            <w:r>
              <w:t>Y</w:t>
            </w:r>
          </w:p>
        </w:tc>
        <w:tc>
          <w:tcPr>
            <w:tcW w:w="1742" w:type="dxa"/>
            <w:vAlign w:val="center"/>
          </w:tcPr>
          <w:p w14:paraId="35B5F06D" w14:textId="77777777" w:rsidR="009F13DD" w:rsidRPr="00AC762B" w:rsidRDefault="009F13DD" w:rsidP="00294747">
            <w:pPr>
              <w:pStyle w:val="ListParagraph"/>
              <w:ind w:left="0"/>
              <w:jc w:val="center"/>
            </w:pPr>
            <w:r>
              <w:t>Number</w:t>
            </w:r>
          </w:p>
        </w:tc>
        <w:tc>
          <w:tcPr>
            <w:tcW w:w="3917" w:type="dxa"/>
          </w:tcPr>
          <w:p w14:paraId="1FD5442A" w14:textId="77777777" w:rsidR="009F13DD" w:rsidRPr="004A59D2" w:rsidRDefault="009F13DD" w:rsidP="00294747">
            <w:pPr>
              <w:rPr>
                <w:rFonts w:eastAsia="Times New Roman"/>
                <w:bCs/>
                <w:lang w:eastAsia="x-none"/>
              </w:rPr>
            </w:pPr>
            <w:r>
              <w:rPr>
                <w:rFonts w:eastAsia="Times New Roman"/>
                <w:bCs/>
                <w:lang w:eastAsia="x-none"/>
              </w:rPr>
              <w:t>Mã sector</w:t>
            </w:r>
          </w:p>
        </w:tc>
      </w:tr>
      <w:tr w:rsidR="009F13DD" w:rsidRPr="00DB66BA" w14:paraId="78E321F5" w14:textId="77777777" w:rsidTr="00294747">
        <w:trPr>
          <w:trHeight w:val="611"/>
        </w:trPr>
        <w:tc>
          <w:tcPr>
            <w:tcW w:w="2358" w:type="dxa"/>
            <w:vAlign w:val="center"/>
          </w:tcPr>
          <w:p w14:paraId="74439B9B" w14:textId="77777777" w:rsidR="009F13DD" w:rsidRPr="004A59D2" w:rsidRDefault="009F13DD" w:rsidP="00294747">
            <w:pPr>
              <w:rPr>
                <w:rFonts w:eastAsia="Times New Roman"/>
                <w:bCs/>
                <w:lang w:eastAsia="x-none"/>
              </w:rPr>
            </w:pPr>
            <w:r w:rsidRPr="004E56C4">
              <w:t>CPTY_TYPE</w:t>
            </w:r>
          </w:p>
        </w:tc>
        <w:tc>
          <w:tcPr>
            <w:tcW w:w="1451" w:type="dxa"/>
            <w:vAlign w:val="center"/>
          </w:tcPr>
          <w:p w14:paraId="60B58EFB" w14:textId="77777777" w:rsidR="009F13DD" w:rsidRDefault="009F13DD" w:rsidP="00294747">
            <w:pPr>
              <w:pStyle w:val="ListParagraph"/>
              <w:ind w:left="0"/>
              <w:jc w:val="center"/>
            </w:pPr>
            <w:r>
              <w:t>Y</w:t>
            </w:r>
          </w:p>
        </w:tc>
        <w:tc>
          <w:tcPr>
            <w:tcW w:w="1742" w:type="dxa"/>
            <w:vAlign w:val="center"/>
          </w:tcPr>
          <w:p w14:paraId="303B0ED2" w14:textId="77777777" w:rsidR="009F13DD" w:rsidRDefault="009F13DD" w:rsidP="00294747">
            <w:pPr>
              <w:pStyle w:val="ListParagraph"/>
              <w:ind w:left="0"/>
              <w:jc w:val="center"/>
            </w:pPr>
            <w:r w:rsidRPr="00256A3E">
              <w:t>Text</w:t>
            </w:r>
          </w:p>
        </w:tc>
        <w:tc>
          <w:tcPr>
            <w:tcW w:w="3917" w:type="dxa"/>
          </w:tcPr>
          <w:p w14:paraId="64B46DBF" w14:textId="77777777" w:rsidR="009F13DD" w:rsidRDefault="009F13DD" w:rsidP="00294747">
            <w:pPr>
              <w:rPr>
                <w:rFonts w:eastAsia="Times New Roman"/>
                <w:bCs/>
                <w:lang w:eastAsia="x-none"/>
              </w:rPr>
            </w:pPr>
            <w:r>
              <w:rPr>
                <w:rFonts w:eastAsia="Times New Roman"/>
                <w:bCs/>
                <w:lang w:eastAsia="x-none"/>
              </w:rPr>
              <w:t>Loại hình công ty</w:t>
            </w:r>
          </w:p>
        </w:tc>
      </w:tr>
      <w:tr w:rsidR="009F13DD" w:rsidRPr="00DB66BA" w14:paraId="510C6C04" w14:textId="77777777" w:rsidTr="00294747">
        <w:trPr>
          <w:trHeight w:val="611"/>
        </w:trPr>
        <w:tc>
          <w:tcPr>
            <w:tcW w:w="2358" w:type="dxa"/>
            <w:vAlign w:val="center"/>
          </w:tcPr>
          <w:p w14:paraId="3C9AB196" w14:textId="7FB4C394" w:rsidR="009F13DD" w:rsidRPr="00E528B7" w:rsidRDefault="00D47235" w:rsidP="00294747">
            <w:pPr>
              <w:rPr>
                <w:rFonts w:eastAsia="Times New Roman"/>
                <w:bCs/>
                <w:lang w:eastAsia="x-none"/>
              </w:rPr>
            </w:pPr>
            <w:del w:id="357" w:author="Nguyen Hong Nhung (Khoi CNTT)" w:date="2019-08-16T10:10:00Z">
              <w:r w:rsidDel="00D22D8C">
                <w:rPr>
                  <w:rFonts w:eastAsia="Times New Roman"/>
                  <w:bCs/>
                  <w:lang w:eastAsia="x-none"/>
                </w:rPr>
                <w:delText>Start</w:delText>
              </w:r>
            </w:del>
            <w:ins w:id="358" w:author="Nguyen Hong Nhung (Khoi CNTT)" w:date="2019-08-16T10:10:00Z">
              <w:r w:rsidR="00D22D8C">
                <w:rPr>
                  <w:rFonts w:eastAsia="Times New Roman"/>
                  <w:bCs/>
                  <w:lang w:eastAsia="x-none"/>
                </w:rPr>
                <w:t>Begin</w:t>
              </w:r>
            </w:ins>
          </w:p>
        </w:tc>
        <w:tc>
          <w:tcPr>
            <w:tcW w:w="1451" w:type="dxa"/>
            <w:vAlign w:val="center"/>
          </w:tcPr>
          <w:p w14:paraId="159B8B74" w14:textId="77777777" w:rsidR="009F13DD" w:rsidRDefault="009F13DD" w:rsidP="00294747">
            <w:pPr>
              <w:pStyle w:val="ListParagraph"/>
              <w:ind w:left="0"/>
              <w:jc w:val="center"/>
            </w:pPr>
            <w:r>
              <w:t>Y</w:t>
            </w:r>
          </w:p>
        </w:tc>
        <w:tc>
          <w:tcPr>
            <w:tcW w:w="1742" w:type="dxa"/>
            <w:vAlign w:val="center"/>
          </w:tcPr>
          <w:p w14:paraId="0B41B151" w14:textId="77777777" w:rsidR="009F13DD" w:rsidRDefault="009F13DD" w:rsidP="00294747">
            <w:pPr>
              <w:pStyle w:val="ListParagraph"/>
              <w:ind w:left="0"/>
              <w:jc w:val="center"/>
            </w:pPr>
            <w:r>
              <w:t>Date</w:t>
            </w:r>
          </w:p>
          <w:p w14:paraId="723C3189" w14:textId="77777777" w:rsidR="009F13DD" w:rsidRDefault="009F13DD" w:rsidP="00294747">
            <w:pPr>
              <w:pStyle w:val="ListParagraph"/>
              <w:ind w:left="0"/>
              <w:jc w:val="center"/>
            </w:pPr>
          </w:p>
        </w:tc>
        <w:tc>
          <w:tcPr>
            <w:tcW w:w="3917" w:type="dxa"/>
          </w:tcPr>
          <w:p w14:paraId="0A454F0E" w14:textId="77777777" w:rsidR="009F13DD" w:rsidRDefault="009F13DD" w:rsidP="00294747">
            <w:pPr>
              <w:rPr>
                <w:rFonts w:eastAsia="Times New Roman"/>
                <w:bCs/>
                <w:lang w:eastAsia="x-none"/>
              </w:rPr>
            </w:pPr>
            <w:r>
              <w:rPr>
                <w:rFonts w:eastAsia="Times New Roman"/>
                <w:bCs/>
                <w:lang w:eastAsia="x-none"/>
              </w:rPr>
              <w:t>Định dạng DD/MM/YYYY</w:t>
            </w:r>
          </w:p>
          <w:p w14:paraId="1FF69059" w14:textId="77777777" w:rsidR="009F13DD" w:rsidRDefault="009F13DD" w:rsidP="00294747">
            <w:pPr>
              <w:rPr>
                <w:rFonts w:eastAsia="Times New Roman"/>
                <w:bCs/>
                <w:lang w:eastAsia="x-none"/>
              </w:rPr>
            </w:pPr>
          </w:p>
        </w:tc>
      </w:tr>
      <w:tr w:rsidR="009F13DD" w:rsidRPr="00DB66BA" w14:paraId="4353A8E3" w14:textId="77777777" w:rsidTr="00294747">
        <w:trPr>
          <w:trHeight w:val="611"/>
        </w:trPr>
        <w:tc>
          <w:tcPr>
            <w:tcW w:w="2358" w:type="dxa"/>
            <w:vAlign w:val="center"/>
          </w:tcPr>
          <w:p w14:paraId="6498AC71"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501C66D5" w14:textId="77777777" w:rsidR="009F13DD" w:rsidRDefault="009F13DD" w:rsidP="00294747">
            <w:pPr>
              <w:pStyle w:val="ListParagraph"/>
              <w:ind w:left="0"/>
              <w:jc w:val="center"/>
            </w:pPr>
            <w:r>
              <w:t>N</w:t>
            </w:r>
          </w:p>
        </w:tc>
        <w:tc>
          <w:tcPr>
            <w:tcW w:w="1742" w:type="dxa"/>
            <w:vAlign w:val="center"/>
          </w:tcPr>
          <w:p w14:paraId="6CA1D5EA" w14:textId="77777777" w:rsidR="009F13DD" w:rsidRDefault="009F13DD" w:rsidP="00294747">
            <w:pPr>
              <w:pStyle w:val="ListParagraph"/>
              <w:ind w:left="0"/>
              <w:jc w:val="center"/>
            </w:pPr>
            <w:r>
              <w:t>Date</w:t>
            </w:r>
          </w:p>
        </w:tc>
        <w:tc>
          <w:tcPr>
            <w:tcW w:w="3917" w:type="dxa"/>
          </w:tcPr>
          <w:p w14:paraId="1798585D" w14:textId="77777777" w:rsidR="009F13DD" w:rsidRDefault="009F13DD" w:rsidP="00294747">
            <w:pPr>
              <w:rPr>
                <w:rFonts w:eastAsia="Times New Roman"/>
                <w:bCs/>
                <w:lang w:eastAsia="x-none"/>
              </w:rPr>
            </w:pPr>
            <w:r>
              <w:rPr>
                <w:rFonts w:eastAsia="Times New Roman"/>
                <w:bCs/>
                <w:lang w:eastAsia="x-none"/>
              </w:rPr>
              <w:t>Định dạng DD/MM/YYYY</w:t>
            </w:r>
          </w:p>
          <w:p w14:paraId="4A82A00E" w14:textId="637D676E" w:rsidR="009F13DD" w:rsidRPr="003C7798" w:rsidRDefault="009F13DD" w:rsidP="00294747">
            <w:pPr>
              <w:rPr>
                <w:rFonts w:eastAsia="Times New Roman"/>
                <w:bCs/>
                <w:lang w:eastAsia="x-none"/>
              </w:rPr>
            </w:pPr>
            <w:r>
              <w:rPr>
                <w:rFonts w:eastAsia="Times New Roman"/>
                <w:bCs/>
                <w:lang w:eastAsia="x-none"/>
              </w:rPr>
              <w:t xml:space="preserve">- Nếu nhập ngày </w:t>
            </w:r>
            <w:del w:id="359" w:author="Nguyen Hong Nhung (Khoi CNTT)" w:date="2019-08-16T10:10:00Z">
              <w:r w:rsidR="00D47235" w:rsidDel="00D22D8C">
                <w:rPr>
                  <w:rFonts w:eastAsia="Times New Roman"/>
                  <w:bCs/>
                  <w:lang w:eastAsia="x-none"/>
                </w:rPr>
                <w:delText>Start</w:delText>
              </w:r>
            </w:del>
            <w:ins w:id="36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61" w:author="Nguyen Hong Nhung (Khoi CNTT)" w:date="2019-08-16T10:10:00Z">
              <w:r w:rsidR="00D47235" w:rsidDel="00D22D8C">
                <w:rPr>
                  <w:rFonts w:eastAsia="Times New Roman"/>
                  <w:bCs/>
                  <w:lang w:eastAsia="x-none"/>
                </w:rPr>
                <w:delText>Start</w:delText>
              </w:r>
            </w:del>
            <w:ins w:id="36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104322BD" w14:textId="5CF5D99A"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63" w:author="Nguyen Hong Nhung (Khoi CNTT)" w:date="2019-08-16T10:10:00Z">
              <w:r w:rsidR="00D47235" w:rsidDel="00D22D8C">
                <w:rPr>
                  <w:rFonts w:eastAsia="Times New Roman"/>
                  <w:bCs/>
                  <w:lang w:eastAsia="x-none"/>
                </w:rPr>
                <w:delText>Start</w:delText>
              </w:r>
            </w:del>
            <w:ins w:id="36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7A98647A" w14:textId="5EA9BF56" w:rsidR="009F13DD" w:rsidRDefault="009F13DD" w:rsidP="00294747">
            <w:pPr>
              <w:rPr>
                <w:rFonts w:eastAsia="Times New Roman"/>
                <w:bCs/>
                <w:lang w:eastAsia="x-none"/>
              </w:rPr>
            </w:pPr>
            <w:r>
              <w:rPr>
                <w:rFonts w:eastAsia="Times New Roman"/>
                <w:bCs/>
                <w:lang w:eastAsia="x-none"/>
              </w:rPr>
              <w:t xml:space="preserve">- Ngày End &gt;= Ngày </w:t>
            </w:r>
            <w:del w:id="365" w:author="Nguyen Hong Nhung (Khoi CNTT)" w:date="2019-08-16T10:10:00Z">
              <w:r w:rsidR="00D47235" w:rsidDel="00D22D8C">
                <w:rPr>
                  <w:rFonts w:eastAsia="Times New Roman"/>
                  <w:bCs/>
                  <w:lang w:eastAsia="x-none"/>
                </w:rPr>
                <w:delText>Start</w:delText>
              </w:r>
            </w:del>
            <w:ins w:id="366" w:author="Nguyen Hong Nhung (Khoi CNTT)" w:date="2019-08-16T10:10:00Z">
              <w:r w:rsidR="00D22D8C">
                <w:rPr>
                  <w:rFonts w:eastAsia="Times New Roman"/>
                  <w:bCs/>
                  <w:lang w:eastAsia="x-none"/>
                </w:rPr>
                <w:t>Begin</w:t>
              </w:r>
            </w:ins>
          </w:p>
        </w:tc>
      </w:tr>
      <w:tr w:rsidR="009F13DD" w:rsidRPr="00DB66BA" w14:paraId="63B9ABD2" w14:textId="77777777" w:rsidTr="00294747">
        <w:trPr>
          <w:trHeight w:val="611"/>
        </w:trPr>
        <w:tc>
          <w:tcPr>
            <w:tcW w:w="5551" w:type="dxa"/>
            <w:gridSpan w:val="3"/>
            <w:vAlign w:val="center"/>
          </w:tcPr>
          <w:p w14:paraId="7B82DD02" w14:textId="77777777" w:rsidR="009F13DD" w:rsidRPr="00A40440" w:rsidRDefault="009F13DD" w:rsidP="00294747">
            <w:pPr>
              <w:pStyle w:val="ListParagraph"/>
              <w:ind w:left="0"/>
              <w:jc w:val="left"/>
              <w:rPr>
                <w:i/>
              </w:rPr>
            </w:pPr>
            <w:r w:rsidRPr="00A40440">
              <w:rPr>
                <w:i/>
              </w:rPr>
              <w:t>Thông tin Audit</w:t>
            </w:r>
          </w:p>
        </w:tc>
        <w:tc>
          <w:tcPr>
            <w:tcW w:w="3917" w:type="dxa"/>
          </w:tcPr>
          <w:p w14:paraId="6665A00B"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64BA3C4F" w14:textId="77777777" w:rsidTr="00294747">
        <w:trPr>
          <w:trHeight w:val="611"/>
        </w:trPr>
        <w:tc>
          <w:tcPr>
            <w:tcW w:w="2358" w:type="dxa"/>
            <w:vAlign w:val="center"/>
          </w:tcPr>
          <w:p w14:paraId="650191B8"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08403868" w14:textId="77777777" w:rsidR="009F13DD" w:rsidRPr="00AC762B" w:rsidRDefault="009F13DD" w:rsidP="00294747">
            <w:pPr>
              <w:pStyle w:val="ListParagraph"/>
              <w:ind w:left="0"/>
              <w:jc w:val="center"/>
            </w:pPr>
            <w:r>
              <w:t>N</w:t>
            </w:r>
          </w:p>
        </w:tc>
        <w:tc>
          <w:tcPr>
            <w:tcW w:w="1742" w:type="dxa"/>
            <w:vAlign w:val="center"/>
          </w:tcPr>
          <w:p w14:paraId="22C0AB39" w14:textId="77777777" w:rsidR="009F13DD" w:rsidRDefault="009F13DD" w:rsidP="00294747">
            <w:pPr>
              <w:pStyle w:val="ListParagraph"/>
              <w:ind w:left="0"/>
              <w:jc w:val="center"/>
            </w:pPr>
            <w:r w:rsidRPr="00AC762B">
              <w:t>Drop down list</w:t>
            </w:r>
          </w:p>
        </w:tc>
        <w:tc>
          <w:tcPr>
            <w:tcW w:w="3917" w:type="dxa"/>
          </w:tcPr>
          <w:p w14:paraId="54758172"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3AF3E727"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39F79CDC"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6B4967A8"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7A1A79A9"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5DDF02A7" w14:textId="77777777" w:rsidTr="00294747">
        <w:trPr>
          <w:trHeight w:val="611"/>
        </w:trPr>
        <w:tc>
          <w:tcPr>
            <w:tcW w:w="2358" w:type="dxa"/>
            <w:vAlign w:val="center"/>
          </w:tcPr>
          <w:p w14:paraId="57A87C8A"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75BE8BCD" w14:textId="77777777" w:rsidR="009F13DD" w:rsidRPr="00AC762B" w:rsidRDefault="009F13DD" w:rsidP="00294747">
            <w:pPr>
              <w:pStyle w:val="ListParagraph"/>
              <w:ind w:left="0"/>
              <w:jc w:val="center"/>
            </w:pPr>
            <w:r>
              <w:t>N</w:t>
            </w:r>
          </w:p>
        </w:tc>
        <w:tc>
          <w:tcPr>
            <w:tcW w:w="1742" w:type="dxa"/>
            <w:vAlign w:val="center"/>
          </w:tcPr>
          <w:p w14:paraId="2A06373A" w14:textId="77777777" w:rsidR="009F13DD" w:rsidRDefault="009F13DD" w:rsidP="00294747">
            <w:pPr>
              <w:pStyle w:val="ListParagraph"/>
              <w:ind w:left="0"/>
              <w:jc w:val="center"/>
            </w:pPr>
            <w:r>
              <w:t>Text</w:t>
            </w:r>
          </w:p>
        </w:tc>
        <w:tc>
          <w:tcPr>
            <w:tcW w:w="3917" w:type="dxa"/>
          </w:tcPr>
          <w:p w14:paraId="4B817A5F"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4140613C"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509B6E2C" w14:textId="77777777" w:rsidTr="00294747">
        <w:tc>
          <w:tcPr>
            <w:tcW w:w="2358" w:type="dxa"/>
            <w:vAlign w:val="center"/>
          </w:tcPr>
          <w:p w14:paraId="4F75A1ED"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6ED1D218" w14:textId="77777777" w:rsidR="009F13DD" w:rsidRPr="00AC762B" w:rsidRDefault="009F13DD" w:rsidP="00294747">
            <w:pPr>
              <w:pStyle w:val="ListParagraph"/>
              <w:ind w:left="0"/>
              <w:jc w:val="center"/>
            </w:pPr>
            <w:r w:rsidRPr="00AC762B">
              <w:t>Y</w:t>
            </w:r>
          </w:p>
        </w:tc>
        <w:tc>
          <w:tcPr>
            <w:tcW w:w="1742" w:type="dxa"/>
            <w:vAlign w:val="center"/>
          </w:tcPr>
          <w:p w14:paraId="0275CA20" w14:textId="77777777" w:rsidR="009F13DD" w:rsidRPr="00AC762B" w:rsidRDefault="009F13DD" w:rsidP="00294747">
            <w:pPr>
              <w:pStyle w:val="ListParagraph"/>
              <w:ind w:left="0"/>
              <w:jc w:val="center"/>
            </w:pPr>
            <w:r>
              <w:t>Text</w:t>
            </w:r>
          </w:p>
        </w:tc>
        <w:tc>
          <w:tcPr>
            <w:tcW w:w="3917" w:type="dxa"/>
          </w:tcPr>
          <w:p w14:paraId="7BD7D436"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21F50A5E"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4D2EEA87" w14:textId="77777777" w:rsidTr="00294747">
        <w:tc>
          <w:tcPr>
            <w:tcW w:w="2358" w:type="dxa"/>
            <w:vAlign w:val="center"/>
          </w:tcPr>
          <w:p w14:paraId="75DE6666"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700B3DC7" w14:textId="77777777" w:rsidR="009F13DD" w:rsidRPr="00AC762B" w:rsidRDefault="009F13DD" w:rsidP="00294747">
            <w:pPr>
              <w:pStyle w:val="ListParagraph"/>
              <w:ind w:left="0"/>
              <w:jc w:val="center"/>
            </w:pPr>
            <w:r w:rsidRPr="00AC762B">
              <w:t>Y</w:t>
            </w:r>
          </w:p>
        </w:tc>
        <w:tc>
          <w:tcPr>
            <w:tcW w:w="1742" w:type="dxa"/>
            <w:vAlign w:val="center"/>
          </w:tcPr>
          <w:p w14:paraId="7A4DFCB1" w14:textId="77777777" w:rsidR="009F13DD" w:rsidRPr="00AC762B" w:rsidRDefault="009F13DD" w:rsidP="00294747">
            <w:pPr>
              <w:pStyle w:val="ListParagraph"/>
              <w:ind w:left="0"/>
              <w:jc w:val="center"/>
            </w:pPr>
            <w:r>
              <w:t>Date Time</w:t>
            </w:r>
          </w:p>
        </w:tc>
        <w:tc>
          <w:tcPr>
            <w:tcW w:w="3917" w:type="dxa"/>
          </w:tcPr>
          <w:p w14:paraId="1CE406D1"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72E644C8"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06E9AA17"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1BE82366"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điều kiện phân nhóm</w:t>
      </w:r>
    </w:p>
    <w:p w14:paraId="33A2B82D" w14:textId="77777777" w:rsidR="009F13DD" w:rsidRDefault="009F13DD" w:rsidP="009F13DD">
      <w:pPr>
        <w:rPr>
          <w:lang w:eastAsia="ja-JP"/>
        </w:rPr>
      </w:pPr>
      <w:r>
        <w:rPr>
          <w:noProof/>
        </w:rPr>
        <w:drawing>
          <wp:inline distT="0" distB="0" distL="0" distR="0" wp14:anchorId="496F4925" wp14:editId="4D55EDA7">
            <wp:extent cx="5942330" cy="263405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2330" cy="2634052"/>
                    </a:xfrm>
                    <a:prstGeom prst="rect">
                      <a:avLst/>
                    </a:prstGeom>
                  </pic:spPr>
                </pic:pic>
              </a:graphicData>
            </a:graphic>
          </wp:inline>
        </w:drawing>
      </w:r>
    </w:p>
    <w:p w14:paraId="04807210"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27"/>
        <w:gridCol w:w="1356"/>
        <w:gridCol w:w="1605"/>
        <w:gridCol w:w="4180"/>
      </w:tblGrid>
      <w:tr w:rsidR="009F13DD" w:rsidRPr="00AC762B" w14:paraId="5D439A1A" w14:textId="77777777" w:rsidTr="00294747">
        <w:trPr>
          <w:tblHeader/>
        </w:trPr>
        <w:tc>
          <w:tcPr>
            <w:tcW w:w="2327" w:type="dxa"/>
            <w:shd w:val="clear" w:color="auto" w:fill="8DB3E2" w:themeFill="text2" w:themeFillTint="66"/>
          </w:tcPr>
          <w:p w14:paraId="4EA48FE0" w14:textId="77777777" w:rsidR="009F13DD" w:rsidRPr="00AC762B" w:rsidRDefault="009F13DD" w:rsidP="00294747">
            <w:pPr>
              <w:pStyle w:val="ListParagraph"/>
              <w:ind w:left="0"/>
              <w:jc w:val="center"/>
              <w:rPr>
                <w:b/>
              </w:rPr>
            </w:pPr>
            <w:r w:rsidRPr="00AC762B">
              <w:rPr>
                <w:b/>
              </w:rPr>
              <w:t>Trường</w:t>
            </w:r>
          </w:p>
        </w:tc>
        <w:tc>
          <w:tcPr>
            <w:tcW w:w="1356" w:type="dxa"/>
            <w:shd w:val="clear" w:color="auto" w:fill="8DB3E2" w:themeFill="text2" w:themeFillTint="66"/>
          </w:tcPr>
          <w:p w14:paraId="1A3069D5" w14:textId="77777777" w:rsidR="009F13DD" w:rsidRPr="00AC762B" w:rsidRDefault="009F13DD" w:rsidP="00294747">
            <w:pPr>
              <w:pStyle w:val="ListParagraph"/>
              <w:ind w:left="0"/>
              <w:jc w:val="center"/>
              <w:rPr>
                <w:b/>
              </w:rPr>
            </w:pPr>
            <w:r w:rsidRPr="00AC762B">
              <w:rPr>
                <w:b/>
              </w:rPr>
              <w:t>Bắt buộc nhập?</w:t>
            </w:r>
          </w:p>
        </w:tc>
        <w:tc>
          <w:tcPr>
            <w:tcW w:w="1605" w:type="dxa"/>
            <w:shd w:val="clear" w:color="auto" w:fill="8DB3E2" w:themeFill="text2" w:themeFillTint="66"/>
          </w:tcPr>
          <w:p w14:paraId="4E58C19B" w14:textId="77777777" w:rsidR="009F13DD" w:rsidRPr="00AC762B" w:rsidRDefault="009F13DD" w:rsidP="00294747">
            <w:pPr>
              <w:pStyle w:val="ListParagraph"/>
              <w:ind w:left="0"/>
              <w:jc w:val="center"/>
              <w:rPr>
                <w:b/>
              </w:rPr>
            </w:pPr>
            <w:r w:rsidRPr="00AC762B">
              <w:rPr>
                <w:b/>
              </w:rPr>
              <w:t>Định dạng</w:t>
            </w:r>
          </w:p>
        </w:tc>
        <w:tc>
          <w:tcPr>
            <w:tcW w:w="4180" w:type="dxa"/>
            <w:shd w:val="clear" w:color="auto" w:fill="8DB3E2" w:themeFill="text2" w:themeFillTint="66"/>
          </w:tcPr>
          <w:p w14:paraId="3E083E1C" w14:textId="77777777" w:rsidR="009F13DD" w:rsidRPr="00AC762B" w:rsidRDefault="009F13DD" w:rsidP="00294747">
            <w:pPr>
              <w:pStyle w:val="ListParagraph"/>
              <w:ind w:left="0"/>
              <w:jc w:val="center"/>
              <w:rPr>
                <w:b/>
              </w:rPr>
            </w:pPr>
            <w:r w:rsidRPr="00AC762B">
              <w:rPr>
                <w:b/>
              </w:rPr>
              <w:t>Ý nghĩa</w:t>
            </w:r>
          </w:p>
        </w:tc>
      </w:tr>
      <w:tr w:rsidR="009F13DD" w:rsidRPr="00DB66BA" w14:paraId="60528FAD" w14:textId="77777777" w:rsidTr="00294747">
        <w:trPr>
          <w:trHeight w:val="611"/>
        </w:trPr>
        <w:tc>
          <w:tcPr>
            <w:tcW w:w="2327" w:type="dxa"/>
            <w:vAlign w:val="center"/>
          </w:tcPr>
          <w:p w14:paraId="057BC0CC"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56" w:type="dxa"/>
            <w:vAlign w:val="center"/>
          </w:tcPr>
          <w:p w14:paraId="77A0146B" w14:textId="77777777" w:rsidR="009F13DD" w:rsidRPr="00AC762B" w:rsidRDefault="009F13DD" w:rsidP="00294747">
            <w:pPr>
              <w:pStyle w:val="ListParagraph"/>
              <w:ind w:left="0"/>
              <w:jc w:val="center"/>
            </w:pPr>
            <w:r>
              <w:t>Y</w:t>
            </w:r>
          </w:p>
        </w:tc>
        <w:tc>
          <w:tcPr>
            <w:tcW w:w="1605" w:type="dxa"/>
            <w:vAlign w:val="center"/>
          </w:tcPr>
          <w:p w14:paraId="533C438F" w14:textId="77777777" w:rsidR="009F13DD" w:rsidRPr="00AC762B" w:rsidRDefault="009F13DD" w:rsidP="00294747">
            <w:pPr>
              <w:pStyle w:val="ListParagraph"/>
              <w:ind w:left="0"/>
              <w:jc w:val="center"/>
            </w:pPr>
            <w:r>
              <w:t>Text</w:t>
            </w:r>
          </w:p>
        </w:tc>
        <w:tc>
          <w:tcPr>
            <w:tcW w:w="4180" w:type="dxa"/>
          </w:tcPr>
          <w:p w14:paraId="49F89400"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7FF81279" w14:textId="77777777" w:rsidTr="00294747">
        <w:trPr>
          <w:trHeight w:val="611"/>
        </w:trPr>
        <w:tc>
          <w:tcPr>
            <w:tcW w:w="5288" w:type="dxa"/>
            <w:gridSpan w:val="3"/>
            <w:vAlign w:val="center"/>
          </w:tcPr>
          <w:p w14:paraId="5A5ECB38" w14:textId="77777777" w:rsidR="009F13DD" w:rsidRPr="00307B77" w:rsidRDefault="009F13DD" w:rsidP="00294747">
            <w:pPr>
              <w:pStyle w:val="ListParagraph"/>
              <w:ind w:left="0"/>
              <w:jc w:val="left"/>
              <w:rPr>
                <w:i/>
              </w:rPr>
            </w:pPr>
            <w:r w:rsidRPr="00307B77">
              <w:rPr>
                <w:i/>
              </w:rPr>
              <w:t>Thông tin chính</w:t>
            </w:r>
          </w:p>
        </w:tc>
        <w:tc>
          <w:tcPr>
            <w:tcW w:w="4180" w:type="dxa"/>
          </w:tcPr>
          <w:p w14:paraId="01A7085A"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0D8571F8" w14:textId="77777777" w:rsidTr="00294747">
        <w:trPr>
          <w:trHeight w:val="611"/>
        </w:trPr>
        <w:tc>
          <w:tcPr>
            <w:tcW w:w="2327" w:type="dxa"/>
            <w:vAlign w:val="center"/>
          </w:tcPr>
          <w:p w14:paraId="6AE9AB7C" w14:textId="77777777" w:rsidR="009F13DD" w:rsidRPr="00307B77" w:rsidRDefault="009F13DD" w:rsidP="00294747">
            <w:pPr>
              <w:rPr>
                <w:rFonts w:eastAsia="Times New Roman"/>
                <w:bCs/>
                <w:lang w:eastAsia="x-none"/>
              </w:rPr>
            </w:pPr>
            <w:r>
              <w:rPr>
                <w:rFonts w:eastAsia="Times New Roman"/>
                <w:bCs/>
                <w:lang w:eastAsia="x-none"/>
              </w:rPr>
              <w:t>Code</w:t>
            </w:r>
          </w:p>
        </w:tc>
        <w:tc>
          <w:tcPr>
            <w:tcW w:w="1356" w:type="dxa"/>
            <w:vAlign w:val="center"/>
          </w:tcPr>
          <w:p w14:paraId="21649F45" w14:textId="77777777" w:rsidR="009F13DD" w:rsidRDefault="009F13DD" w:rsidP="00294747">
            <w:pPr>
              <w:pStyle w:val="ListParagraph"/>
              <w:ind w:left="0"/>
              <w:jc w:val="center"/>
            </w:pPr>
            <w:r>
              <w:t>Y</w:t>
            </w:r>
          </w:p>
        </w:tc>
        <w:tc>
          <w:tcPr>
            <w:tcW w:w="1605" w:type="dxa"/>
            <w:vAlign w:val="center"/>
          </w:tcPr>
          <w:p w14:paraId="2C3EF136" w14:textId="77777777" w:rsidR="009F13DD" w:rsidRPr="00AC762B" w:rsidRDefault="009F13DD" w:rsidP="00294747">
            <w:pPr>
              <w:pStyle w:val="ListParagraph"/>
              <w:ind w:left="0"/>
              <w:jc w:val="center"/>
            </w:pPr>
            <w:r>
              <w:t>Text</w:t>
            </w:r>
          </w:p>
        </w:tc>
        <w:tc>
          <w:tcPr>
            <w:tcW w:w="4180" w:type="dxa"/>
          </w:tcPr>
          <w:p w14:paraId="05B8619D"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0531999A" w14:textId="77777777" w:rsidTr="00294747">
        <w:trPr>
          <w:trHeight w:val="611"/>
        </w:trPr>
        <w:tc>
          <w:tcPr>
            <w:tcW w:w="2327" w:type="dxa"/>
            <w:vAlign w:val="center"/>
          </w:tcPr>
          <w:p w14:paraId="5371F7D5" w14:textId="77777777" w:rsidR="009F13DD" w:rsidRPr="00307B77" w:rsidRDefault="009F13DD" w:rsidP="00294747">
            <w:pPr>
              <w:rPr>
                <w:rFonts w:eastAsia="Times New Roman"/>
                <w:bCs/>
                <w:lang w:eastAsia="x-none"/>
              </w:rPr>
            </w:pPr>
            <w:r w:rsidRPr="00A54E43">
              <w:rPr>
                <w:rFonts w:eastAsia="Times New Roman"/>
                <w:bCs/>
                <w:lang w:eastAsia="x-none"/>
              </w:rPr>
              <w:t>BUCKET_GROUP</w:t>
            </w:r>
          </w:p>
        </w:tc>
        <w:tc>
          <w:tcPr>
            <w:tcW w:w="1356" w:type="dxa"/>
            <w:vAlign w:val="center"/>
          </w:tcPr>
          <w:p w14:paraId="563D7DD2" w14:textId="77777777" w:rsidR="009F13DD" w:rsidRDefault="009F13DD" w:rsidP="00294747">
            <w:pPr>
              <w:pStyle w:val="ListParagraph"/>
              <w:ind w:left="0"/>
              <w:jc w:val="center"/>
            </w:pPr>
            <w:r>
              <w:t>Y</w:t>
            </w:r>
          </w:p>
        </w:tc>
        <w:tc>
          <w:tcPr>
            <w:tcW w:w="1605" w:type="dxa"/>
            <w:vAlign w:val="center"/>
          </w:tcPr>
          <w:p w14:paraId="1010BA28" w14:textId="77777777" w:rsidR="009F13DD" w:rsidRPr="00AC762B" w:rsidRDefault="009F13DD" w:rsidP="00294747">
            <w:pPr>
              <w:pStyle w:val="ListParagraph"/>
              <w:ind w:left="0"/>
              <w:jc w:val="center"/>
            </w:pPr>
            <w:r w:rsidRPr="00AC762B">
              <w:t>Drop down list</w:t>
            </w:r>
          </w:p>
        </w:tc>
        <w:tc>
          <w:tcPr>
            <w:tcW w:w="4180" w:type="dxa"/>
          </w:tcPr>
          <w:p w14:paraId="6CC25457"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Nhóm Bucket. Nhận các giá trị:</w:t>
            </w:r>
            <w:r>
              <w:t xml:space="preserve"> </w:t>
            </w:r>
            <w:r w:rsidRPr="00A54E43">
              <w:rPr>
                <w:rFonts w:eastAsia="Times New Roman"/>
                <w:bCs/>
                <w:lang w:eastAsia="x-none"/>
              </w:rPr>
              <w:t>COLLAT_MAT_REMAIN</w:t>
            </w:r>
          </w:p>
          <w:p w14:paraId="762A7634"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PROVISION_RATIO</w:t>
            </w:r>
          </w:p>
          <w:p w14:paraId="5605989C"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PROVISION_RATIO_MORTGAGE</w:t>
            </w:r>
          </w:p>
          <w:p w14:paraId="2FBC6BEB"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LOAN_TERM</w:t>
            </w:r>
          </w:p>
          <w:p w14:paraId="6A84E8A4"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LTV</w:t>
            </w:r>
          </w:p>
          <w:p w14:paraId="07DDC65B"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LTV_BDS_KD</w:t>
            </w:r>
          </w:p>
          <w:p w14:paraId="620F3E50"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AGE</w:t>
            </w:r>
          </w:p>
          <w:p w14:paraId="7DD6782C"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LEVERAGE1</w:t>
            </w:r>
          </w:p>
          <w:p w14:paraId="27CD2C84" w14:textId="77777777" w:rsidR="009F13DD" w:rsidRPr="00A54E43" w:rsidRDefault="009F13DD" w:rsidP="009F13DD">
            <w:pPr>
              <w:pStyle w:val="ListParagraph"/>
              <w:numPr>
                <w:ilvl w:val="0"/>
                <w:numId w:val="31"/>
              </w:numPr>
              <w:ind w:left="236" w:hanging="208"/>
              <w:rPr>
                <w:rFonts w:eastAsia="Times New Roman"/>
                <w:bCs/>
                <w:lang w:eastAsia="x-none"/>
              </w:rPr>
            </w:pPr>
            <w:r w:rsidRPr="00A54E43">
              <w:rPr>
                <w:rFonts w:eastAsia="Times New Roman"/>
                <w:bCs/>
                <w:lang w:eastAsia="x-none"/>
              </w:rPr>
              <w:t>EQUITY</w:t>
            </w:r>
          </w:p>
        </w:tc>
      </w:tr>
      <w:tr w:rsidR="009F13DD" w:rsidRPr="00DB66BA" w14:paraId="10C77B2E" w14:textId="77777777" w:rsidTr="00294747">
        <w:trPr>
          <w:trHeight w:val="611"/>
        </w:trPr>
        <w:tc>
          <w:tcPr>
            <w:tcW w:w="2327" w:type="dxa"/>
            <w:vAlign w:val="center"/>
          </w:tcPr>
          <w:p w14:paraId="5ADE4DA9" w14:textId="77777777" w:rsidR="009F13DD" w:rsidRDefault="009F13DD" w:rsidP="00294747">
            <w:pPr>
              <w:rPr>
                <w:rFonts w:eastAsia="Times New Roman"/>
                <w:bCs/>
                <w:lang w:eastAsia="x-none"/>
              </w:rPr>
            </w:pPr>
            <w:r w:rsidRPr="0059122F">
              <w:rPr>
                <w:rFonts w:eastAsia="Times New Roman"/>
                <w:bCs/>
                <w:lang w:eastAsia="x-none"/>
              </w:rPr>
              <w:t>BUCKET_CODE</w:t>
            </w:r>
          </w:p>
        </w:tc>
        <w:tc>
          <w:tcPr>
            <w:tcW w:w="1356" w:type="dxa"/>
            <w:vAlign w:val="center"/>
          </w:tcPr>
          <w:p w14:paraId="1D562663" w14:textId="77777777" w:rsidR="009F13DD" w:rsidRDefault="009F13DD" w:rsidP="00294747">
            <w:pPr>
              <w:pStyle w:val="ListParagraph"/>
              <w:ind w:left="0"/>
              <w:jc w:val="center"/>
            </w:pPr>
            <w:r>
              <w:t>Y</w:t>
            </w:r>
          </w:p>
        </w:tc>
        <w:tc>
          <w:tcPr>
            <w:tcW w:w="1605" w:type="dxa"/>
            <w:vAlign w:val="center"/>
          </w:tcPr>
          <w:p w14:paraId="0D0B5D37" w14:textId="77777777" w:rsidR="009F13DD" w:rsidRPr="00AC762B" w:rsidRDefault="009F13DD" w:rsidP="00294747">
            <w:pPr>
              <w:pStyle w:val="ListParagraph"/>
              <w:ind w:left="0"/>
              <w:jc w:val="center"/>
            </w:pPr>
            <w:r>
              <w:t>Text</w:t>
            </w:r>
          </w:p>
        </w:tc>
        <w:tc>
          <w:tcPr>
            <w:tcW w:w="4180" w:type="dxa"/>
          </w:tcPr>
          <w:p w14:paraId="0803B1C5" w14:textId="77777777" w:rsidR="009F13DD" w:rsidRPr="004A59D2" w:rsidRDefault="009F13DD" w:rsidP="00294747">
            <w:pPr>
              <w:rPr>
                <w:rFonts w:eastAsia="Times New Roman"/>
                <w:bCs/>
                <w:lang w:eastAsia="x-none"/>
              </w:rPr>
            </w:pPr>
            <w:r>
              <w:rPr>
                <w:rFonts w:eastAsia="Times New Roman"/>
                <w:bCs/>
                <w:lang w:eastAsia="x-none"/>
              </w:rPr>
              <w:t>Mã Bucket kết quả để lấy ra tham chiếu</w:t>
            </w:r>
          </w:p>
        </w:tc>
      </w:tr>
      <w:tr w:rsidR="009F13DD" w:rsidRPr="00DB66BA" w14:paraId="51113BC1" w14:textId="77777777" w:rsidTr="00294747">
        <w:trPr>
          <w:trHeight w:val="611"/>
        </w:trPr>
        <w:tc>
          <w:tcPr>
            <w:tcW w:w="2327" w:type="dxa"/>
            <w:vAlign w:val="center"/>
          </w:tcPr>
          <w:p w14:paraId="4FCD586B" w14:textId="77777777" w:rsidR="009F13DD" w:rsidRPr="0059122F" w:rsidRDefault="009F13DD" w:rsidP="00294747">
            <w:pPr>
              <w:rPr>
                <w:rFonts w:eastAsia="Times New Roman"/>
                <w:bCs/>
                <w:lang w:eastAsia="x-none"/>
              </w:rPr>
            </w:pPr>
            <w:r>
              <w:rPr>
                <w:rFonts w:eastAsia="Times New Roman"/>
                <w:bCs/>
                <w:lang w:eastAsia="x-none"/>
              </w:rPr>
              <w:t>VALUE_UNIT</w:t>
            </w:r>
          </w:p>
        </w:tc>
        <w:tc>
          <w:tcPr>
            <w:tcW w:w="1356" w:type="dxa"/>
            <w:vAlign w:val="center"/>
          </w:tcPr>
          <w:p w14:paraId="13C5F05E" w14:textId="77777777" w:rsidR="009F13DD" w:rsidRDefault="009F13DD" w:rsidP="00294747">
            <w:pPr>
              <w:pStyle w:val="ListParagraph"/>
              <w:ind w:left="0"/>
              <w:jc w:val="center"/>
            </w:pPr>
            <w:r>
              <w:t>Y</w:t>
            </w:r>
          </w:p>
        </w:tc>
        <w:tc>
          <w:tcPr>
            <w:tcW w:w="1605" w:type="dxa"/>
            <w:vAlign w:val="center"/>
          </w:tcPr>
          <w:p w14:paraId="2BA3046A" w14:textId="77777777" w:rsidR="009F13DD" w:rsidRDefault="009F13DD" w:rsidP="00294747">
            <w:pPr>
              <w:pStyle w:val="ListParagraph"/>
              <w:ind w:left="0"/>
              <w:jc w:val="center"/>
            </w:pPr>
            <w:r w:rsidRPr="00AC762B">
              <w:t>Drop down list</w:t>
            </w:r>
          </w:p>
        </w:tc>
        <w:tc>
          <w:tcPr>
            <w:tcW w:w="4180" w:type="dxa"/>
          </w:tcPr>
          <w:p w14:paraId="27ED2E2D" w14:textId="77777777" w:rsidR="009F13DD" w:rsidRDefault="009F13DD" w:rsidP="00294747">
            <w:pPr>
              <w:rPr>
                <w:rFonts w:eastAsia="Times New Roman"/>
                <w:bCs/>
                <w:lang w:eastAsia="x-none"/>
              </w:rPr>
            </w:pPr>
            <w:r>
              <w:rPr>
                <w:rFonts w:eastAsia="Times New Roman"/>
                <w:bCs/>
                <w:lang w:eastAsia="x-none"/>
              </w:rPr>
              <w:t xml:space="preserve">Đơn vị. Nhận các giá trị: </w:t>
            </w:r>
            <w:r w:rsidRPr="003D7DD4">
              <w:rPr>
                <w:rFonts w:eastAsia="Times New Roman"/>
                <w:bCs/>
                <w:lang w:eastAsia="x-none"/>
              </w:rPr>
              <w:t>(Year/ Month/ Percent/ MilionVND)</w:t>
            </w:r>
          </w:p>
        </w:tc>
      </w:tr>
      <w:tr w:rsidR="009F13DD" w:rsidRPr="00DB66BA" w14:paraId="62284C88" w14:textId="77777777" w:rsidTr="00294747">
        <w:trPr>
          <w:trHeight w:val="611"/>
        </w:trPr>
        <w:tc>
          <w:tcPr>
            <w:tcW w:w="2327" w:type="dxa"/>
            <w:vAlign w:val="center"/>
          </w:tcPr>
          <w:p w14:paraId="1D2E38ED" w14:textId="77777777" w:rsidR="009F13DD" w:rsidRPr="004A59D2" w:rsidRDefault="009F13DD" w:rsidP="00294747">
            <w:pPr>
              <w:rPr>
                <w:rFonts w:eastAsia="Times New Roman"/>
                <w:bCs/>
                <w:lang w:eastAsia="x-none"/>
              </w:rPr>
            </w:pPr>
            <w:r w:rsidRPr="004053E0">
              <w:rPr>
                <w:rFonts w:eastAsia="Times New Roman"/>
                <w:bCs/>
                <w:lang w:eastAsia="x-none"/>
              </w:rPr>
              <w:t>SYMBOL1</w:t>
            </w:r>
          </w:p>
        </w:tc>
        <w:tc>
          <w:tcPr>
            <w:tcW w:w="1356" w:type="dxa"/>
            <w:vAlign w:val="center"/>
          </w:tcPr>
          <w:p w14:paraId="114A9F76" w14:textId="77777777" w:rsidR="009F13DD" w:rsidRDefault="009F13DD" w:rsidP="00294747">
            <w:pPr>
              <w:pStyle w:val="ListParagraph"/>
              <w:ind w:left="0"/>
              <w:jc w:val="center"/>
            </w:pPr>
            <w:r>
              <w:t>N</w:t>
            </w:r>
          </w:p>
        </w:tc>
        <w:tc>
          <w:tcPr>
            <w:tcW w:w="1605" w:type="dxa"/>
            <w:vAlign w:val="center"/>
          </w:tcPr>
          <w:p w14:paraId="76D430A7" w14:textId="77777777" w:rsidR="009F13DD" w:rsidRDefault="009F13DD" w:rsidP="00294747">
            <w:pPr>
              <w:pStyle w:val="ListParagraph"/>
              <w:ind w:left="0"/>
              <w:jc w:val="center"/>
            </w:pPr>
            <w:r w:rsidRPr="00AC762B">
              <w:t>Drop down list</w:t>
            </w:r>
          </w:p>
        </w:tc>
        <w:tc>
          <w:tcPr>
            <w:tcW w:w="4180" w:type="dxa"/>
          </w:tcPr>
          <w:p w14:paraId="455B7F1D" w14:textId="77777777" w:rsidR="009F13DD" w:rsidRDefault="009F13DD" w:rsidP="00294747">
            <w:pPr>
              <w:rPr>
                <w:rFonts w:eastAsia="Times New Roman"/>
                <w:bCs/>
                <w:lang w:eastAsia="x-none"/>
              </w:rPr>
            </w:pPr>
            <w:r>
              <w:rPr>
                <w:rFonts w:eastAsia="Times New Roman"/>
                <w:bCs/>
                <w:lang w:eastAsia="x-none"/>
              </w:rPr>
              <w:t>Toán tử cho cận dưới. Nhận 3 giá trị: &gt;=/ &gt;/ Blank</w:t>
            </w:r>
          </w:p>
        </w:tc>
      </w:tr>
      <w:tr w:rsidR="009F13DD" w:rsidRPr="00DB66BA" w14:paraId="638867A9" w14:textId="77777777" w:rsidTr="00294747">
        <w:trPr>
          <w:trHeight w:val="611"/>
        </w:trPr>
        <w:tc>
          <w:tcPr>
            <w:tcW w:w="2327" w:type="dxa"/>
            <w:vAlign w:val="center"/>
          </w:tcPr>
          <w:p w14:paraId="3F0CE4CF" w14:textId="77777777" w:rsidR="009F13DD" w:rsidRPr="004053E0" w:rsidRDefault="009F13DD" w:rsidP="00294747">
            <w:pPr>
              <w:rPr>
                <w:rFonts w:eastAsia="Times New Roman"/>
                <w:bCs/>
                <w:lang w:eastAsia="x-none"/>
              </w:rPr>
            </w:pPr>
            <w:r w:rsidRPr="00D83F17">
              <w:rPr>
                <w:rFonts w:eastAsia="Times New Roman"/>
                <w:bCs/>
                <w:lang w:eastAsia="x-none"/>
              </w:rPr>
              <w:t>RANGE_VALUE_1</w:t>
            </w:r>
          </w:p>
        </w:tc>
        <w:tc>
          <w:tcPr>
            <w:tcW w:w="1356" w:type="dxa"/>
            <w:vAlign w:val="center"/>
          </w:tcPr>
          <w:p w14:paraId="6CB2A626" w14:textId="77777777" w:rsidR="009F13DD" w:rsidRDefault="009F13DD" w:rsidP="00294747">
            <w:pPr>
              <w:pStyle w:val="ListParagraph"/>
              <w:ind w:left="0"/>
              <w:jc w:val="center"/>
            </w:pPr>
            <w:r>
              <w:t>N</w:t>
            </w:r>
          </w:p>
        </w:tc>
        <w:tc>
          <w:tcPr>
            <w:tcW w:w="1605" w:type="dxa"/>
            <w:vAlign w:val="center"/>
          </w:tcPr>
          <w:p w14:paraId="1C9CEE8D" w14:textId="77777777" w:rsidR="009F13DD" w:rsidRDefault="009F13DD" w:rsidP="00294747">
            <w:pPr>
              <w:pStyle w:val="ListParagraph"/>
              <w:ind w:left="0"/>
              <w:jc w:val="center"/>
            </w:pPr>
            <w:r>
              <w:t>Number</w:t>
            </w:r>
          </w:p>
        </w:tc>
        <w:tc>
          <w:tcPr>
            <w:tcW w:w="4180" w:type="dxa"/>
          </w:tcPr>
          <w:p w14:paraId="4B785CAE" w14:textId="77777777" w:rsidR="009F13DD" w:rsidRDefault="009F13DD" w:rsidP="00294747">
            <w:pPr>
              <w:rPr>
                <w:rFonts w:eastAsia="Times New Roman"/>
                <w:bCs/>
                <w:lang w:eastAsia="x-none"/>
              </w:rPr>
            </w:pPr>
            <w:r>
              <w:rPr>
                <w:rFonts w:eastAsia="Times New Roman"/>
                <w:bCs/>
                <w:lang w:eastAsia="x-none"/>
              </w:rPr>
              <w:t xml:space="preserve">Giá trị cận dưới để tính ra </w:t>
            </w:r>
            <w:r w:rsidRPr="0059122F">
              <w:rPr>
                <w:rFonts w:eastAsia="Times New Roman"/>
                <w:bCs/>
                <w:lang w:eastAsia="x-none"/>
              </w:rPr>
              <w:t>BUCKET_CODE</w:t>
            </w:r>
          </w:p>
        </w:tc>
      </w:tr>
      <w:tr w:rsidR="009F13DD" w:rsidRPr="00DB66BA" w14:paraId="21296118" w14:textId="77777777" w:rsidTr="00294747">
        <w:trPr>
          <w:trHeight w:val="611"/>
        </w:trPr>
        <w:tc>
          <w:tcPr>
            <w:tcW w:w="2327" w:type="dxa"/>
            <w:vAlign w:val="center"/>
          </w:tcPr>
          <w:p w14:paraId="02FDA02E" w14:textId="77777777" w:rsidR="009F13DD" w:rsidRPr="004053E0" w:rsidRDefault="009F13DD" w:rsidP="00294747">
            <w:pPr>
              <w:rPr>
                <w:rFonts w:eastAsia="Times New Roman"/>
                <w:bCs/>
                <w:lang w:eastAsia="x-none"/>
              </w:rPr>
            </w:pPr>
            <w:r>
              <w:rPr>
                <w:rFonts w:eastAsia="Times New Roman"/>
                <w:bCs/>
                <w:lang w:eastAsia="x-none"/>
              </w:rPr>
              <w:t>SYMBOL2</w:t>
            </w:r>
          </w:p>
        </w:tc>
        <w:tc>
          <w:tcPr>
            <w:tcW w:w="1356" w:type="dxa"/>
            <w:vAlign w:val="center"/>
          </w:tcPr>
          <w:p w14:paraId="56F6B9C2" w14:textId="77777777" w:rsidR="009F13DD" w:rsidRDefault="009F13DD" w:rsidP="00294747">
            <w:pPr>
              <w:pStyle w:val="ListParagraph"/>
              <w:ind w:left="0"/>
              <w:jc w:val="center"/>
            </w:pPr>
            <w:r>
              <w:t>N</w:t>
            </w:r>
          </w:p>
        </w:tc>
        <w:tc>
          <w:tcPr>
            <w:tcW w:w="1605" w:type="dxa"/>
            <w:vAlign w:val="center"/>
          </w:tcPr>
          <w:p w14:paraId="52413865" w14:textId="77777777" w:rsidR="009F13DD" w:rsidRDefault="009F13DD" w:rsidP="00294747">
            <w:pPr>
              <w:pStyle w:val="ListParagraph"/>
              <w:ind w:left="0"/>
              <w:jc w:val="center"/>
            </w:pPr>
            <w:r w:rsidRPr="00AC762B">
              <w:t>Drop down list</w:t>
            </w:r>
          </w:p>
        </w:tc>
        <w:tc>
          <w:tcPr>
            <w:tcW w:w="4180" w:type="dxa"/>
          </w:tcPr>
          <w:p w14:paraId="2B1D6145" w14:textId="77777777" w:rsidR="009F13DD" w:rsidRDefault="009F13DD" w:rsidP="00294747">
            <w:pPr>
              <w:rPr>
                <w:rFonts w:eastAsia="Times New Roman"/>
                <w:bCs/>
                <w:lang w:eastAsia="x-none"/>
              </w:rPr>
            </w:pPr>
            <w:r>
              <w:rPr>
                <w:rFonts w:eastAsia="Times New Roman"/>
                <w:bCs/>
                <w:lang w:eastAsia="x-none"/>
              </w:rPr>
              <w:t>Toán tử cho cận trên. Nhận 3 giá trị: &lt;=/ &lt;/ Blank</w:t>
            </w:r>
          </w:p>
        </w:tc>
      </w:tr>
      <w:tr w:rsidR="009F13DD" w:rsidRPr="00DB66BA" w14:paraId="3CCE63C9" w14:textId="77777777" w:rsidTr="00294747">
        <w:trPr>
          <w:trHeight w:val="611"/>
        </w:trPr>
        <w:tc>
          <w:tcPr>
            <w:tcW w:w="2327" w:type="dxa"/>
            <w:vAlign w:val="center"/>
          </w:tcPr>
          <w:p w14:paraId="4B7EA511" w14:textId="77777777" w:rsidR="009F13DD" w:rsidRPr="004053E0" w:rsidRDefault="009F13DD" w:rsidP="00294747">
            <w:pPr>
              <w:rPr>
                <w:rFonts w:eastAsia="Times New Roman"/>
                <w:bCs/>
                <w:lang w:eastAsia="x-none"/>
              </w:rPr>
            </w:pPr>
            <w:r>
              <w:rPr>
                <w:rFonts w:eastAsia="Times New Roman"/>
                <w:bCs/>
                <w:lang w:eastAsia="x-none"/>
              </w:rPr>
              <w:t>RANGE_VALUE_2</w:t>
            </w:r>
          </w:p>
        </w:tc>
        <w:tc>
          <w:tcPr>
            <w:tcW w:w="1356" w:type="dxa"/>
            <w:vAlign w:val="center"/>
          </w:tcPr>
          <w:p w14:paraId="548F64BA" w14:textId="77777777" w:rsidR="009F13DD" w:rsidRDefault="009F13DD" w:rsidP="00294747">
            <w:pPr>
              <w:pStyle w:val="ListParagraph"/>
              <w:ind w:left="0"/>
              <w:jc w:val="center"/>
            </w:pPr>
            <w:r>
              <w:t>N</w:t>
            </w:r>
          </w:p>
        </w:tc>
        <w:tc>
          <w:tcPr>
            <w:tcW w:w="1605" w:type="dxa"/>
            <w:vAlign w:val="center"/>
          </w:tcPr>
          <w:p w14:paraId="1C180E76" w14:textId="77777777" w:rsidR="009F13DD" w:rsidRDefault="009F13DD" w:rsidP="00294747">
            <w:pPr>
              <w:pStyle w:val="ListParagraph"/>
              <w:ind w:left="0"/>
              <w:jc w:val="center"/>
            </w:pPr>
            <w:r>
              <w:t>Number</w:t>
            </w:r>
          </w:p>
        </w:tc>
        <w:tc>
          <w:tcPr>
            <w:tcW w:w="4180" w:type="dxa"/>
          </w:tcPr>
          <w:p w14:paraId="61EF8501" w14:textId="77777777" w:rsidR="009F13DD" w:rsidRDefault="009F13DD" w:rsidP="00294747">
            <w:pPr>
              <w:rPr>
                <w:rFonts w:eastAsia="Times New Roman"/>
                <w:bCs/>
                <w:lang w:eastAsia="x-none"/>
              </w:rPr>
            </w:pPr>
            <w:r>
              <w:rPr>
                <w:rFonts w:eastAsia="Times New Roman"/>
                <w:bCs/>
                <w:lang w:eastAsia="x-none"/>
              </w:rPr>
              <w:t xml:space="preserve">Giá trị cận trên để tính ra </w:t>
            </w:r>
            <w:r w:rsidRPr="0059122F">
              <w:rPr>
                <w:rFonts w:eastAsia="Times New Roman"/>
                <w:bCs/>
                <w:lang w:eastAsia="x-none"/>
              </w:rPr>
              <w:t>BUCKET_CODE</w:t>
            </w:r>
          </w:p>
        </w:tc>
      </w:tr>
      <w:tr w:rsidR="009F13DD" w:rsidRPr="00DB66BA" w14:paraId="271B679A" w14:textId="77777777" w:rsidTr="00294747">
        <w:trPr>
          <w:trHeight w:val="611"/>
        </w:trPr>
        <w:tc>
          <w:tcPr>
            <w:tcW w:w="2327" w:type="dxa"/>
            <w:vAlign w:val="center"/>
          </w:tcPr>
          <w:p w14:paraId="54D6E97D" w14:textId="311E30A4" w:rsidR="009F13DD" w:rsidRPr="00E528B7" w:rsidRDefault="00D47235" w:rsidP="00294747">
            <w:pPr>
              <w:rPr>
                <w:rFonts w:eastAsia="Times New Roman"/>
                <w:bCs/>
                <w:lang w:eastAsia="x-none"/>
              </w:rPr>
            </w:pPr>
            <w:del w:id="367" w:author="Nguyen Hong Nhung (Khoi CNTT)" w:date="2019-08-16T10:10:00Z">
              <w:r w:rsidDel="00D22D8C">
                <w:rPr>
                  <w:rFonts w:eastAsia="Times New Roman"/>
                  <w:bCs/>
                  <w:lang w:eastAsia="x-none"/>
                </w:rPr>
                <w:delText>Start</w:delText>
              </w:r>
            </w:del>
            <w:ins w:id="368" w:author="Nguyen Hong Nhung (Khoi CNTT)" w:date="2019-08-16T10:10:00Z">
              <w:r w:rsidR="00D22D8C">
                <w:rPr>
                  <w:rFonts w:eastAsia="Times New Roman"/>
                  <w:bCs/>
                  <w:lang w:eastAsia="x-none"/>
                </w:rPr>
                <w:t>Begin</w:t>
              </w:r>
            </w:ins>
          </w:p>
        </w:tc>
        <w:tc>
          <w:tcPr>
            <w:tcW w:w="1356" w:type="dxa"/>
            <w:vAlign w:val="center"/>
          </w:tcPr>
          <w:p w14:paraId="53C84796" w14:textId="77777777" w:rsidR="009F13DD" w:rsidRDefault="009F13DD" w:rsidP="00294747">
            <w:pPr>
              <w:pStyle w:val="ListParagraph"/>
              <w:ind w:left="0"/>
              <w:jc w:val="center"/>
            </w:pPr>
            <w:r>
              <w:t>Y</w:t>
            </w:r>
          </w:p>
        </w:tc>
        <w:tc>
          <w:tcPr>
            <w:tcW w:w="1605" w:type="dxa"/>
            <w:vAlign w:val="center"/>
          </w:tcPr>
          <w:p w14:paraId="456F23E7" w14:textId="77777777" w:rsidR="009F13DD" w:rsidRDefault="009F13DD" w:rsidP="00294747">
            <w:pPr>
              <w:pStyle w:val="ListParagraph"/>
              <w:ind w:left="0"/>
              <w:jc w:val="center"/>
            </w:pPr>
            <w:r>
              <w:t>Date</w:t>
            </w:r>
          </w:p>
          <w:p w14:paraId="53C129A9" w14:textId="77777777" w:rsidR="009F13DD" w:rsidRDefault="009F13DD" w:rsidP="00294747">
            <w:pPr>
              <w:pStyle w:val="ListParagraph"/>
              <w:ind w:left="0"/>
              <w:jc w:val="center"/>
            </w:pPr>
          </w:p>
        </w:tc>
        <w:tc>
          <w:tcPr>
            <w:tcW w:w="4180" w:type="dxa"/>
          </w:tcPr>
          <w:p w14:paraId="346822F2" w14:textId="77777777" w:rsidR="009F13DD" w:rsidRDefault="009F13DD" w:rsidP="00294747">
            <w:pPr>
              <w:rPr>
                <w:rFonts w:eastAsia="Times New Roman"/>
                <w:bCs/>
                <w:lang w:eastAsia="x-none"/>
              </w:rPr>
            </w:pPr>
            <w:r>
              <w:rPr>
                <w:rFonts w:eastAsia="Times New Roman"/>
                <w:bCs/>
                <w:lang w:eastAsia="x-none"/>
              </w:rPr>
              <w:t>Định dạng DD/MM/YYYY</w:t>
            </w:r>
          </w:p>
          <w:p w14:paraId="1A115CA2" w14:textId="77777777" w:rsidR="009F13DD" w:rsidRDefault="009F13DD" w:rsidP="00294747">
            <w:pPr>
              <w:rPr>
                <w:rFonts w:eastAsia="Times New Roman"/>
                <w:bCs/>
                <w:lang w:eastAsia="x-none"/>
              </w:rPr>
            </w:pPr>
          </w:p>
        </w:tc>
      </w:tr>
      <w:tr w:rsidR="009F13DD" w:rsidRPr="00DB66BA" w14:paraId="6A118B16" w14:textId="77777777" w:rsidTr="00294747">
        <w:trPr>
          <w:trHeight w:val="611"/>
        </w:trPr>
        <w:tc>
          <w:tcPr>
            <w:tcW w:w="2327" w:type="dxa"/>
            <w:vAlign w:val="center"/>
          </w:tcPr>
          <w:p w14:paraId="616253FD" w14:textId="77777777" w:rsidR="009F13DD" w:rsidRPr="00E528B7" w:rsidRDefault="009F13DD" w:rsidP="00294747">
            <w:pPr>
              <w:rPr>
                <w:rFonts w:eastAsia="Times New Roman"/>
                <w:bCs/>
                <w:lang w:eastAsia="x-none"/>
              </w:rPr>
            </w:pPr>
            <w:r>
              <w:rPr>
                <w:rFonts w:eastAsia="Times New Roman"/>
                <w:bCs/>
                <w:lang w:eastAsia="x-none"/>
              </w:rPr>
              <w:t>End</w:t>
            </w:r>
          </w:p>
        </w:tc>
        <w:tc>
          <w:tcPr>
            <w:tcW w:w="1356" w:type="dxa"/>
            <w:vAlign w:val="center"/>
          </w:tcPr>
          <w:p w14:paraId="143CF0F9" w14:textId="77777777" w:rsidR="009F13DD" w:rsidRDefault="009F13DD" w:rsidP="00294747">
            <w:pPr>
              <w:pStyle w:val="ListParagraph"/>
              <w:ind w:left="0"/>
              <w:jc w:val="center"/>
            </w:pPr>
            <w:r>
              <w:t>N</w:t>
            </w:r>
          </w:p>
        </w:tc>
        <w:tc>
          <w:tcPr>
            <w:tcW w:w="1605" w:type="dxa"/>
            <w:vAlign w:val="center"/>
          </w:tcPr>
          <w:p w14:paraId="00F52EB1" w14:textId="77777777" w:rsidR="009F13DD" w:rsidRDefault="009F13DD" w:rsidP="00294747">
            <w:pPr>
              <w:pStyle w:val="ListParagraph"/>
              <w:ind w:left="0"/>
              <w:jc w:val="center"/>
            </w:pPr>
            <w:r>
              <w:t>Date</w:t>
            </w:r>
          </w:p>
        </w:tc>
        <w:tc>
          <w:tcPr>
            <w:tcW w:w="4180" w:type="dxa"/>
          </w:tcPr>
          <w:p w14:paraId="590CF28C" w14:textId="77777777" w:rsidR="009F13DD" w:rsidRDefault="009F13DD" w:rsidP="00294747">
            <w:pPr>
              <w:rPr>
                <w:rFonts w:eastAsia="Times New Roman"/>
                <w:bCs/>
                <w:lang w:eastAsia="x-none"/>
              </w:rPr>
            </w:pPr>
            <w:r>
              <w:rPr>
                <w:rFonts w:eastAsia="Times New Roman"/>
                <w:bCs/>
                <w:lang w:eastAsia="x-none"/>
              </w:rPr>
              <w:t>Định dạng DD/MM/YYYY</w:t>
            </w:r>
          </w:p>
          <w:p w14:paraId="60C1D22E" w14:textId="2F9FA833" w:rsidR="009F13DD" w:rsidRPr="003C7798" w:rsidRDefault="009F13DD" w:rsidP="00294747">
            <w:pPr>
              <w:rPr>
                <w:rFonts w:eastAsia="Times New Roman"/>
                <w:bCs/>
                <w:lang w:eastAsia="x-none"/>
              </w:rPr>
            </w:pPr>
            <w:r>
              <w:rPr>
                <w:rFonts w:eastAsia="Times New Roman"/>
                <w:bCs/>
                <w:lang w:eastAsia="x-none"/>
              </w:rPr>
              <w:t xml:space="preserve">- Nếu nhập ngày </w:t>
            </w:r>
            <w:del w:id="369" w:author="Nguyen Hong Nhung (Khoi CNTT)" w:date="2019-08-16T10:10:00Z">
              <w:r w:rsidR="00D47235" w:rsidDel="00D22D8C">
                <w:rPr>
                  <w:rFonts w:eastAsia="Times New Roman"/>
                  <w:bCs/>
                  <w:lang w:eastAsia="x-none"/>
                </w:rPr>
                <w:delText>Start</w:delText>
              </w:r>
            </w:del>
            <w:ins w:id="37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71" w:author="Nguyen Hong Nhung (Khoi CNTT)" w:date="2019-08-16T10:10:00Z">
              <w:r w:rsidR="00D47235" w:rsidDel="00D22D8C">
                <w:rPr>
                  <w:rFonts w:eastAsia="Times New Roman"/>
                  <w:bCs/>
                  <w:lang w:eastAsia="x-none"/>
                </w:rPr>
                <w:delText>Start</w:delText>
              </w:r>
            </w:del>
            <w:ins w:id="37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06A9148B" w14:textId="1B0480D3"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73" w:author="Nguyen Hong Nhung (Khoi CNTT)" w:date="2019-08-16T10:10:00Z">
              <w:r w:rsidR="00D47235" w:rsidDel="00D22D8C">
                <w:rPr>
                  <w:rFonts w:eastAsia="Times New Roman"/>
                  <w:bCs/>
                  <w:lang w:eastAsia="x-none"/>
                </w:rPr>
                <w:delText>Start</w:delText>
              </w:r>
            </w:del>
            <w:ins w:id="37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1F85C634" w14:textId="16CEDF65" w:rsidR="009F13DD" w:rsidRDefault="009F13DD" w:rsidP="00294747">
            <w:pPr>
              <w:rPr>
                <w:rFonts w:eastAsia="Times New Roman"/>
                <w:bCs/>
                <w:lang w:eastAsia="x-none"/>
              </w:rPr>
            </w:pPr>
            <w:r>
              <w:rPr>
                <w:rFonts w:eastAsia="Times New Roman"/>
                <w:bCs/>
                <w:lang w:eastAsia="x-none"/>
              </w:rPr>
              <w:t xml:space="preserve">- Ngày End &gt;= Ngày </w:t>
            </w:r>
            <w:del w:id="375" w:author="Nguyen Hong Nhung (Khoi CNTT)" w:date="2019-08-16T10:10:00Z">
              <w:r w:rsidR="00D47235" w:rsidDel="00D22D8C">
                <w:rPr>
                  <w:rFonts w:eastAsia="Times New Roman"/>
                  <w:bCs/>
                  <w:lang w:eastAsia="x-none"/>
                </w:rPr>
                <w:delText>Start</w:delText>
              </w:r>
            </w:del>
            <w:ins w:id="376" w:author="Nguyen Hong Nhung (Khoi CNTT)" w:date="2019-08-16T10:10:00Z">
              <w:r w:rsidR="00D22D8C">
                <w:rPr>
                  <w:rFonts w:eastAsia="Times New Roman"/>
                  <w:bCs/>
                  <w:lang w:eastAsia="x-none"/>
                </w:rPr>
                <w:t>Begin</w:t>
              </w:r>
            </w:ins>
          </w:p>
        </w:tc>
      </w:tr>
      <w:tr w:rsidR="009F13DD" w:rsidRPr="00DB66BA" w14:paraId="06E03C93" w14:textId="77777777" w:rsidTr="00294747">
        <w:trPr>
          <w:trHeight w:val="611"/>
        </w:trPr>
        <w:tc>
          <w:tcPr>
            <w:tcW w:w="5288" w:type="dxa"/>
            <w:gridSpan w:val="3"/>
            <w:vAlign w:val="center"/>
          </w:tcPr>
          <w:p w14:paraId="3E11AECC" w14:textId="77777777" w:rsidR="009F13DD" w:rsidRPr="00A40440" w:rsidRDefault="009F13DD" w:rsidP="00294747">
            <w:pPr>
              <w:pStyle w:val="ListParagraph"/>
              <w:ind w:left="0"/>
              <w:jc w:val="left"/>
              <w:rPr>
                <w:i/>
              </w:rPr>
            </w:pPr>
            <w:r w:rsidRPr="00A40440">
              <w:rPr>
                <w:i/>
              </w:rPr>
              <w:t>Thông tin Audit</w:t>
            </w:r>
          </w:p>
        </w:tc>
        <w:tc>
          <w:tcPr>
            <w:tcW w:w="4180" w:type="dxa"/>
          </w:tcPr>
          <w:p w14:paraId="476B9FDA"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662CA455" w14:textId="77777777" w:rsidTr="00294747">
        <w:trPr>
          <w:trHeight w:val="611"/>
        </w:trPr>
        <w:tc>
          <w:tcPr>
            <w:tcW w:w="2327" w:type="dxa"/>
            <w:vAlign w:val="center"/>
          </w:tcPr>
          <w:p w14:paraId="638086BA"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56" w:type="dxa"/>
            <w:vAlign w:val="center"/>
          </w:tcPr>
          <w:p w14:paraId="54BD77AB" w14:textId="77777777" w:rsidR="009F13DD" w:rsidRPr="00AC762B" w:rsidRDefault="009F13DD" w:rsidP="00294747">
            <w:pPr>
              <w:pStyle w:val="ListParagraph"/>
              <w:ind w:left="0"/>
              <w:jc w:val="center"/>
            </w:pPr>
            <w:r>
              <w:t>N</w:t>
            </w:r>
          </w:p>
        </w:tc>
        <w:tc>
          <w:tcPr>
            <w:tcW w:w="1605" w:type="dxa"/>
            <w:vAlign w:val="center"/>
          </w:tcPr>
          <w:p w14:paraId="03A4BCC2" w14:textId="77777777" w:rsidR="009F13DD" w:rsidRDefault="009F13DD" w:rsidP="00294747">
            <w:pPr>
              <w:pStyle w:val="ListParagraph"/>
              <w:ind w:left="0"/>
              <w:jc w:val="center"/>
            </w:pPr>
            <w:r w:rsidRPr="00AC762B">
              <w:t>Drop down list</w:t>
            </w:r>
          </w:p>
        </w:tc>
        <w:tc>
          <w:tcPr>
            <w:tcW w:w="4180" w:type="dxa"/>
          </w:tcPr>
          <w:p w14:paraId="61EA0596"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69E544A6"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1B87897F"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39B283E9"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107B5305"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3D5E9E44" w14:textId="77777777" w:rsidTr="00294747">
        <w:trPr>
          <w:trHeight w:val="611"/>
        </w:trPr>
        <w:tc>
          <w:tcPr>
            <w:tcW w:w="2327" w:type="dxa"/>
            <w:vAlign w:val="center"/>
          </w:tcPr>
          <w:p w14:paraId="59A92F96"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56" w:type="dxa"/>
            <w:vAlign w:val="center"/>
          </w:tcPr>
          <w:p w14:paraId="4A937E1C" w14:textId="77777777" w:rsidR="009F13DD" w:rsidRPr="00AC762B" w:rsidRDefault="009F13DD" w:rsidP="00294747">
            <w:pPr>
              <w:pStyle w:val="ListParagraph"/>
              <w:ind w:left="0"/>
              <w:jc w:val="center"/>
            </w:pPr>
            <w:r>
              <w:t>N</w:t>
            </w:r>
          </w:p>
        </w:tc>
        <w:tc>
          <w:tcPr>
            <w:tcW w:w="1605" w:type="dxa"/>
            <w:vAlign w:val="center"/>
          </w:tcPr>
          <w:p w14:paraId="1759D23D" w14:textId="77777777" w:rsidR="009F13DD" w:rsidRDefault="009F13DD" w:rsidP="00294747">
            <w:pPr>
              <w:pStyle w:val="ListParagraph"/>
              <w:ind w:left="0"/>
              <w:jc w:val="center"/>
            </w:pPr>
            <w:r>
              <w:t>Text</w:t>
            </w:r>
          </w:p>
        </w:tc>
        <w:tc>
          <w:tcPr>
            <w:tcW w:w="4180" w:type="dxa"/>
          </w:tcPr>
          <w:p w14:paraId="6BE32E5F"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0576E5E8"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0BEC5DC6" w14:textId="77777777" w:rsidTr="00294747">
        <w:tc>
          <w:tcPr>
            <w:tcW w:w="2327" w:type="dxa"/>
            <w:vAlign w:val="center"/>
          </w:tcPr>
          <w:p w14:paraId="71EA7E40"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56" w:type="dxa"/>
            <w:vAlign w:val="center"/>
          </w:tcPr>
          <w:p w14:paraId="4BFA5E80" w14:textId="77777777" w:rsidR="009F13DD" w:rsidRPr="00AC762B" w:rsidRDefault="009F13DD" w:rsidP="00294747">
            <w:pPr>
              <w:pStyle w:val="ListParagraph"/>
              <w:ind w:left="0"/>
              <w:jc w:val="center"/>
            </w:pPr>
            <w:r w:rsidRPr="00AC762B">
              <w:t>Y</w:t>
            </w:r>
          </w:p>
        </w:tc>
        <w:tc>
          <w:tcPr>
            <w:tcW w:w="1605" w:type="dxa"/>
            <w:vAlign w:val="center"/>
          </w:tcPr>
          <w:p w14:paraId="5F083B13" w14:textId="77777777" w:rsidR="009F13DD" w:rsidRPr="00AC762B" w:rsidRDefault="009F13DD" w:rsidP="00294747">
            <w:pPr>
              <w:pStyle w:val="ListParagraph"/>
              <w:ind w:left="0"/>
              <w:jc w:val="center"/>
            </w:pPr>
            <w:r>
              <w:t>Text</w:t>
            </w:r>
          </w:p>
        </w:tc>
        <w:tc>
          <w:tcPr>
            <w:tcW w:w="4180" w:type="dxa"/>
          </w:tcPr>
          <w:p w14:paraId="59CF3B4A"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7E227B97"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4DE57D06" w14:textId="77777777" w:rsidTr="00294747">
        <w:tc>
          <w:tcPr>
            <w:tcW w:w="2327" w:type="dxa"/>
            <w:vAlign w:val="center"/>
          </w:tcPr>
          <w:p w14:paraId="05D6299C"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56" w:type="dxa"/>
            <w:vAlign w:val="center"/>
          </w:tcPr>
          <w:p w14:paraId="0406ED63" w14:textId="77777777" w:rsidR="009F13DD" w:rsidRPr="00AC762B" w:rsidRDefault="009F13DD" w:rsidP="00294747">
            <w:pPr>
              <w:pStyle w:val="ListParagraph"/>
              <w:ind w:left="0"/>
              <w:jc w:val="center"/>
            </w:pPr>
            <w:r w:rsidRPr="00AC762B">
              <w:t>Y</w:t>
            </w:r>
          </w:p>
        </w:tc>
        <w:tc>
          <w:tcPr>
            <w:tcW w:w="1605" w:type="dxa"/>
            <w:vAlign w:val="center"/>
          </w:tcPr>
          <w:p w14:paraId="18CDACC9" w14:textId="77777777" w:rsidR="009F13DD" w:rsidRPr="00AC762B" w:rsidRDefault="009F13DD" w:rsidP="00294747">
            <w:pPr>
              <w:pStyle w:val="ListParagraph"/>
              <w:ind w:left="0"/>
              <w:jc w:val="center"/>
            </w:pPr>
            <w:r>
              <w:t>Date Time</w:t>
            </w:r>
          </w:p>
        </w:tc>
        <w:tc>
          <w:tcPr>
            <w:tcW w:w="4180" w:type="dxa"/>
          </w:tcPr>
          <w:p w14:paraId="256A48E1"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797A9981"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6F5FEBC9"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77FA2485"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Màn hình Bảng xếp hạng</w:t>
      </w:r>
    </w:p>
    <w:p w14:paraId="5257FE3F" w14:textId="77777777" w:rsidR="009F13DD" w:rsidRDefault="009F13DD" w:rsidP="009F13DD">
      <w:pPr>
        <w:rPr>
          <w:lang w:eastAsia="ja-JP"/>
        </w:rPr>
      </w:pPr>
      <w:r>
        <w:rPr>
          <w:noProof/>
        </w:rPr>
        <w:drawing>
          <wp:inline distT="0" distB="0" distL="0" distR="0" wp14:anchorId="748AF801" wp14:editId="1259447D">
            <wp:extent cx="5942330" cy="2338840"/>
            <wp:effectExtent l="0" t="0" r="127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2330" cy="2338840"/>
                    </a:xfrm>
                    <a:prstGeom prst="rect">
                      <a:avLst/>
                    </a:prstGeom>
                  </pic:spPr>
                </pic:pic>
              </a:graphicData>
            </a:graphic>
          </wp:inline>
        </w:drawing>
      </w:r>
    </w:p>
    <w:p w14:paraId="14C1A183"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8"/>
        <w:gridCol w:w="1542"/>
        <w:gridCol w:w="3472"/>
      </w:tblGrid>
      <w:tr w:rsidR="009F13DD" w:rsidRPr="00AC762B" w14:paraId="2CBE143F" w14:textId="77777777" w:rsidTr="0065759F">
        <w:trPr>
          <w:tblHeader/>
        </w:trPr>
        <w:tc>
          <w:tcPr>
            <w:tcW w:w="3116" w:type="dxa"/>
            <w:shd w:val="clear" w:color="auto" w:fill="8DB3E2" w:themeFill="text2" w:themeFillTint="66"/>
          </w:tcPr>
          <w:p w14:paraId="635DE445" w14:textId="77777777" w:rsidR="009F13DD" w:rsidRPr="00AC762B" w:rsidRDefault="009F13DD" w:rsidP="00294747">
            <w:pPr>
              <w:pStyle w:val="ListParagraph"/>
              <w:ind w:left="0"/>
              <w:jc w:val="center"/>
              <w:rPr>
                <w:b/>
              </w:rPr>
            </w:pPr>
            <w:r w:rsidRPr="00AC762B">
              <w:rPr>
                <w:b/>
              </w:rPr>
              <w:t>Trường</w:t>
            </w:r>
          </w:p>
        </w:tc>
        <w:tc>
          <w:tcPr>
            <w:tcW w:w="1338" w:type="dxa"/>
            <w:shd w:val="clear" w:color="auto" w:fill="8DB3E2" w:themeFill="text2" w:themeFillTint="66"/>
          </w:tcPr>
          <w:p w14:paraId="240B286C" w14:textId="77777777" w:rsidR="009F13DD" w:rsidRPr="00AC762B" w:rsidRDefault="009F13DD" w:rsidP="00294747">
            <w:pPr>
              <w:pStyle w:val="ListParagraph"/>
              <w:ind w:left="0"/>
              <w:jc w:val="center"/>
              <w:rPr>
                <w:b/>
              </w:rPr>
            </w:pPr>
            <w:r w:rsidRPr="00AC762B">
              <w:rPr>
                <w:b/>
              </w:rPr>
              <w:t>Bắt buộc nhập?</w:t>
            </w:r>
          </w:p>
        </w:tc>
        <w:tc>
          <w:tcPr>
            <w:tcW w:w="1542" w:type="dxa"/>
            <w:shd w:val="clear" w:color="auto" w:fill="8DB3E2" w:themeFill="text2" w:themeFillTint="66"/>
          </w:tcPr>
          <w:p w14:paraId="5B1A8CA7" w14:textId="77777777" w:rsidR="009F13DD" w:rsidRPr="00AC762B" w:rsidRDefault="009F13DD" w:rsidP="00294747">
            <w:pPr>
              <w:pStyle w:val="ListParagraph"/>
              <w:ind w:left="0"/>
              <w:jc w:val="center"/>
              <w:rPr>
                <w:b/>
              </w:rPr>
            </w:pPr>
            <w:r w:rsidRPr="00AC762B">
              <w:rPr>
                <w:b/>
              </w:rPr>
              <w:t>Định dạng</w:t>
            </w:r>
          </w:p>
        </w:tc>
        <w:tc>
          <w:tcPr>
            <w:tcW w:w="3472" w:type="dxa"/>
            <w:shd w:val="clear" w:color="auto" w:fill="8DB3E2" w:themeFill="text2" w:themeFillTint="66"/>
          </w:tcPr>
          <w:p w14:paraId="2492BF35" w14:textId="77777777" w:rsidR="009F13DD" w:rsidRPr="00AC762B" w:rsidRDefault="009F13DD" w:rsidP="00294747">
            <w:pPr>
              <w:pStyle w:val="ListParagraph"/>
              <w:ind w:left="0"/>
              <w:jc w:val="center"/>
              <w:rPr>
                <w:b/>
              </w:rPr>
            </w:pPr>
            <w:r w:rsidRPr="00AC762B">
              <w:rPr>
                <w:b/>
              </w:rPr>
              <w:t>Ý nghĩa</w:t>
            </w:r>
          </w:p>
        </w:tc>
      </w:tr>
      <w:tr w:rsidR="009F13DD" w:rsidRPr="00DB66BA" w14:paraId="4DC616A7" w14:textId="77777777" w:rsidTr="0065759F">
        <w:trPr>
          <w:trHeight w:val="611"/>
        </w:trPr>
        <w:tc>
          <w:tcPr>
            <w:tcW w:w="3116" w:type="dxa"/>
            <w:vAlign w:val="center"/>
          </w:tcPr>
          <w:p w14:paraId="131B6D03"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8" w:type="dxa"/>
            <w:vAlign w:val="center"/>
          </w:tcPr>
          <w:p w14:paraId="1E31C171" w14:textId="77777777" w:rsidR="009F13DD" w:rsidRPr="00AC762B" w:rsidRDefault="009F13DD" w:rsidP="00294747">
            <w:pPr>
              <w:pStyle w:val="ListParagraph"/>
              <w:ind w:left="0"/>
              <w:jc w:val="center"/>
            </w:pPr>
            <w:r>
              <w:t>Y</w:t>
            </w:r>
          </w:p>
        </w:tc>
        <w:tc>
          <w:tcPr>
            <w:tcW w:w="1542" w:type="dxa"/>
            <w:vAlign w:val="center"/>
          </w:tcPr>
          <w:p w14:paraId="75D6CC1D" w14:textId="77777777" w:rsidR="009F13DD" w:rsidRPr="00AC762B" w:rsidRDefault="009F13DD" w:rsidP="00294747">
            <w:pPr>
              <w:pStyle w:val="ListParagraph"/>
              <w:ind w:left="0"/>
              <w:jc w:val="center"/>
            </w:pPr>
            <w:r>
              <w:t>Text</w:t>
            </w:r>
          </w:p>
        </w:tc>
        <w:tc>
          <w:tcPr>
            <w:tcW w:w="3472" w:type="dxa"/>
          </w:tcPr>
          <w:p w14:paraId="4C6159FD"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2848F1AD" w14:textId="77777777" w:rsidTr="0065759F">
        <w:trPr>
          <w:trHeight w:val="611"/>
        </w:trPr>
        <w:tc>
          <w:tcPr>
            <w:tcW w:w="5996" w:type="dxa"/>
            <w:gridSpan w:val="3"/>
            <w:vAlign w:val="center"/>
          </w:tcPr>
          <w:p w14:paraId="435FD30B" w14:textId="77777777" w:rsidR="009F13DD" w:rsidRPr="00307B77" w:rsidRDefault="009F13DD" w:rsidP="00294747">
            <w:pPr>
              <w:pStyle w:val="ListParagraph"/>
              <w:ind w:left="0"/>
              <w:jc w:val="left"/>
              <w:rPr>
                <w:i/>
              </w:rPr>
            </w:pPr>
            <w:r w:rsidRPr="00307B77">
              <w:rPr>
                <w:i/>
              </w:rPr>
              <w:t>Thông tin chính</w:t>
            </w:r>
          </w:p>
        </w:tc>
        <w:tc>
          <w:tcPr>
            <w:tcW w:w="3472" w:type="dxa"/>
          </w:tcPr>
          <w:p w14:paraId="4E3026AF"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2D1C12B5" w14:textId="77777777" w:rsidTr="0065759F">
        <w:trPr>
          <w:trHeight w:val="611"/>
        </w:trPr>
        <w:tc>
          <w:tcPr>
            <w:tcW w:w="3116" w:type="dxa"/>
            <w:vAlign w:val="center"/>
          </w:tcPr>
          <w:p w14:paraId="116C351E" w14:textId="77777777" w:rsidR="009F13DD" w:rsidRPr="00307B77" w:rsidRDefault="009F13DD" w:rsidP="00294747">
            <w:pPr>
              <w:rPr>
                <w:rFonts w:eastAsia="Times New Roman"/>
                <w:bCs/>
                <w:lang w:eastAsia="x-none"/>
              </w:rPr>
            </w:pPr>
            <w:r>
              <w:rPr>
                <w:rFonts w:eastAsia="Times New Roman"/>
                <w:bCs/>
                <w:lang w:eastAsia="x-none"/>
              </w:rPr>
              <w:t>Code</w:t>
            </w:r>
          </w:p>
        </w:tc>
        <w:tc>
          <w:tcPr>
            <w:tcW w:w="1338" w:type="dxa"/>
            <w:vAlign w:val="center"/>
          </w:tcPr>
          <w:p w14:paraId="7F3E8D5F" w14:textId="77777777" w:rsidR="009F13DD" w:rsidRDefault="009F13DD" w:rsidP="00294747">
            <w:pPr>
              <w:pStyle w:val="ListParagraph"/>
              <w:ind w:left="0"/>
              <w:jc w:val="center"/>
            </w:pPr>
            <w:r>
              <w:t>Y</w:t>
            </w:r>
          </w:p>
        </w:tc>
        <w:tc>
          <w:tcPr>
            <w:tcW w:w="1542" w:type="dxa"/>
            <w:vAlign w:val="center"/>
          </w:tcPr>
          <w:p w14:paraId="1DC26EAC" w14:textId="77777777" w:rsidR="009F13DD" w:rsidRPr="00AC762B" w:rsidRDefault="009F13DD" w:rsidP="00294747">
            <w:pPr>
              <w:pStyle w:val="ListParagraph"/>
              <w:ind w:left="0"/>
              <w:jc w:val="center"/>
            </w:pPr>
            <w:r>
              <w:t>Text</w:t>
            </w:r>
          </w:p>
        </w:tc>
        <w:tc>
          <w:tcPr>
            <w:tcW w:w="3472" w:type="dxa"/>
          </w:tcPr>
          <w:p w14:paraId="471C8B62"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630D6FAB" w14:textId="77777777" w:rsidTr="0065759F">
        <w:trPr>
          <w:trHeight w:val="611"/>
        </w:trPr>
        <w:tc>
          <w:tcPr>
            <w:tcW w:w="3116" w:type="dxa"/>
            <w:vAlign w:val="center"/>
          </w:tcPr>
          <w:p w14:paraId="29067702" w14:textId="77777777" w:rsidR="009F13DD" w:rsidRPr="00307B77" w:rsidRDefault="009F13DD" w:rsidP="00294747">
            <w:pPr>
              <w:rPr>
                <w:rFonts w:eastAsia="Times New Roman"/>
                <w:bCs/>
                <w:lang w:eastAsia="x-none"/>
              </w:rPr>
            </w:pPr>
            <w:r>
              <w:rPr>
                <w:rFonts w:eastAsia="Times New Roman"/>
                <w:bCs/>
                <w:lang w:eastAsia="x-none"/>
              </w:rPr>
              <w:t>RATING</w:t>
            </w:r>
          </w:p>
        </w:tc>
        <w:tc>
          <w:tcPr>
            <w:tcW w:w="1338" w:type="dxa"/>
            <w:vAlign w:val="center"/>
          </w:tcPr>
          <w:p w14:paraId="7810459D" w14:textId="77777777" w:rsidR="009F13DD" w:rsidRDefault="009F13DD" w:rsidP="00294747">
            <w:pPr>
              <w:pStyle w:val="ListParagraph"/>
              <w:ind w:left="0"/>
              <w:jc w:val="center"/>
            </w:pPr>
            <w:r>
              <w:t>Y</w:t>
            </w:r>
          </w:p>
        </w:tc>
        <w:tc>
          <w:tcPr>
            <w:tcW w:w="1542" w:type="dxa"/>
            <w:vAlign w:val="center"/>
          </w:tcPr>
          <w:p w14:paraId="234B9997" w14:textId="77777777" w:rsidR="009F13DD" w:rsidRPr="00AC762B" w:rsidRDefault="009F13DD" w:rsidP="00294747">
            <w:pPr>
              <w:pStyle w:val="ListParagraph"/>
              <w:ind w:left="0"/>
              <w:jc w:val="center"/>
            </w:pPr>
            <w:r w:rsidRPr="00256A3E">
              <w:t>Text</w:t>
            </w:r>
          </w:p>
        </w:tc>
        <w:tc>
          <w:tcPr>
            <w:tcW w:w="3472" w:type="dxa"/>
          </w:tcPr>
          <w:p w14:paraId="264FEB95" w14:textId="77777777" w:rsidR="009F13DD" w:rsidRPr="00D77C59" w:rsidRDefault="009F13DD" w:rsidP="00294747">
            <w:pPr>
              <w:rPr>
                <w:rFonts w:eastAsia="Times New Roman"/>
                <w:bCs/>
                <w:lang w:eastAsia="x-none"/>
              </w:rPr>
            </w:pPr>
            <w:r>
              <w:rPr>
                <w:rFonts w:eastAsia="Times New Roman"/>
                <w:bCs/>
                <w:lang w:eastAsia="x-none"/>
              </w:rPr>
              <w:t>Xếp hạng tín dụng</w:t>
            </w:r>
          </w:p>
        </w:tc>
      </w:tr>
      <w:tr w:rsidR="009F13DD" w:rsidRPr="00DB66BA" w14:paraId="38CD662E" w14:textId="77777777" w:rsidTr="0065759F">
        <w:trPr>
          <w:trHeight w:val="611"/>
        </w:trPr>
        <w:tc>
          <w:tcPr>
            <w:tcW w:w="3116" w:type="dxa"/>
            <w:vAlign w:val="center"/>
          </w:tcPr>
          <w:p w14:paraId="1581EA56" w14:textId="77777777" w:rsidR="009F13DD" w:rsidRDefault="009F13DD" w:rsidP="00294747">
            <w:pPr>
              <w:rPr>
                <w:rFonts w:eastAsia="Times New Roman"/>
                <w:bCs/>
                <w:lang w:eastAsia="x-none"/>
              </w:rPr>
            </w:pPr>
            <w:r w:rsidRPr="008F5836">
              <w:rPr>
                <w:rFonts w:eastAsia="Times New Roman"/>
                <w:bCs/>
                <w:lang w:eastAsia="x-none"/>
              </w:rPr>
              <w:t>BUCKET_RATING_FINAL</w:t>
            </w:r>
          </w:p>
        </w:tc>
        <w:tc>
          <w:tcPr>
            <w:tcW w:w="1338" w:type="dxa"/>
            <w:vAlign w:val="center"/>
          </w:tcPr>
          <w:p w14:paraId="34079858" w14:textId="77777777" w:rsidR="009F13DD" w:rsidRDefault="009F13DD" w:rsidP="00294747">
            <w:pPr>
              <w:pStyle w:val="ListParagraph"/>
              <w:ind w:left="0"/>
              <w:jc w:val="center"/>
            </w:pPr>
            <w:r>
              <w:t>Y</w:t>
            </w:r>
          </w:p>
        </w:tc>
        <w:tc>
          <w:tcPr>
            <w:tcW w:w="1542" w:type="dxa"/>
            <w:vAlign w:val="center"/>
          </w:tcPr>
          <w:p w14:paraId="226C3D2A" w14:textId="77777777" w:rsidR="009F13DD" w:rsidRPr="00AC762B" w:rsidRDefault="009F13DD" w:rsidP="00294747">
            <w:pPr>
              <w:pStyle w:val="ListParagraph"/>
              <w:ind w:left="0"/>
              <w:jc w:val="center"/>
            </w:pPr>
            <w:r w:rsidRPr="00AC762B">
              <w:t>Drop down list</w:t>
            </w:r>
          </w:p>
        </w:tc>
        <w:tc>
          <w:tcPr>
            <w:tcW w:w="3472" w:type="dxa"/>
          </w:tcPr>
          <w:p w14:paraId="2D733BE4" w14:textId="77777777" w:rsidR="009F13DD" w:rsidRPr="004A59D2" w:rsidRDefault="009F13DD" w:rsidP="00294747">
            <w:pPr>
              <w:rPr>
                <w:rFonts w:eastAsia="Times New Roman"/>
                <w:bCs/>
                <w:lang w:eastAsia="x-none"/>
              </w:rPr>
            </w:pPr>
            <w:r>
              <w:rPr>
                <w:rFonts w:eastAsia="Times New Roman"/>
                <w:bCs/>
                <w:lang w:eastAsia="x-none"/>
              </w:rPr>
              <w:t>Xếp hạng tín dụng cho Basel. Nhận các giá trị: R01/ R02/ R03/ R04/ R05/ R06</w:t>
            </w:r>
          </w:p>
        </w:tc>
      </w:tr>
      <w:tr w:rsidR="009F13DD" w:rsidRPr="00DB66BA" w14:paraId="493D4351" w14:textId="77777777" w:rsidTr="0065759F">
        <w:trPr>
          <w:trHeight w:val="611"/>
        </w:trPr>
        <w:tc>
          <w:tcPr>
            <w:tcW w:w="3116" w:type="dxa"/>
            <w:vAlign w:val="center"/>
          </w:tcPr>
          <w:p w14:paraId="3AD5D012" w14:textId="195CD6C6" w:rsidR="009F13DD" w:rsidRPr="00E528B7" w:rsidRDefault="00D47235" w:rsidP="00294747">
            <w:pPr>
              <w:rPr>
                <w:rFonts w:eastAsia="Times New Roman"/>
                <w:bCs/>
                <w:lang w:eastAsia="x-none"/>
              </w:rPr>
            </w:pPr>
            <w:del w:id="377" w:author="Nguyen Hong Nhung (Khoi CNTT)" w:date="2019-08-16T10:10:00Z">
              <w:r w:rsidDel="00D22D8C">
                <w:rPr>
                  <w:rFonts w:eastAsia="Times New Roman"/>
                  <w:bCs/>
                  <w:lang w:eastAsia="x-none"/>
                </w:rPr>
                <w:delText>Start</w:delText>
              </w:r>
            </w:del>
            <w:ins w:id="378" w:author="Nguyen Hong Nhung (Khoi CNTT)" w:date="2019-08-16T10:10:00Z">
              <w:r w:rsidR="00D22D8C">
                <w:rPr>
                  <w:rFonts w:eastAsia="Times New Roman"/>
                  <w:bCs/>
                  <w:lang w:eastAsia="x-none"/>
                </w:rPr>
                <w:t>Begin</w:t>
              </w:r>
            </w:ins>
          </w:p>
        </w:tc>
        <w:tc>
          <w:tcPr>
            <w:tcW w:w="1338" w:type="dxa"/>
            <w:vAlign w:val="center"/>
          </w:tcPr>
          <w:p w14:paraId="379C28D1" w14:textId="77777777" w:rsidR="009F13DD" w:rsidRDefault="009F13DD" w:rsidP="00294747">
            <w:pPr>
              <w:pStyle w:val="ListParagraph"/>
              <w:ind w:left="0"/>
              <w:jc w:val="center"/>
            </w:pPr>
            <w:r>
              <w:t>Y</w:t>
            </w:r>
          </w:p>
        </w:tc>
        <w:tc>
          <w:tcPr>
            <w:tcW w:w="1542" w:type="dxa"/>
            <w:vAlign w:val="center"/>
          </w:tcPr>
          <w:p w14:paraId="7CD6B170" w14:textId="77777777" w:rsidR="009F13DD" w:rsidRDefault="009F13DD" w:rsidP="00294747">
            <w:pPr>
              <w:pStyle w:val="ListParagraph"/>
              <w:ind w:left="0"/>
              <w:jc w:val="center"/>
            </w:pPr>
            <w:r>
              <w:t>Date</w:t>
            </w:r>
          </w:p>
          <w:p w14:paraId="53621BE2" w14:textId="77777777" w:rsidR="009F13DD" w:rsidRDefault="009F13DD" w:rsidP="00294747">
            <w:pPr>
              <w:pStyle w:val="ListParagraph"/>
              <w:ind w:left="0"/>
              <w:jc w:val="center"/>
            </w:pPr>
          </w:p>
        </w:tc>
        <w:tc>
          <w:tcPr>
            <w:tcW w:w="3472" w:type="dxa"/>
          </w:tcPr>
          <w:p w14:paraId="75D4933A" w14:textId="77777777" w:rsidR="009F13DD" w:rsidRDefault="009F13DD" w:rsidP="00294747">
            <w:pPr>
              <w:rPr>
                <w:rFonts w:eastAsia="Times New Roman"/>
                <w:bCs/>
                <w:lang w:eastAsia="x-none"/>
              </w:rPr>
            </w:pPr>
            <w:r>
              <w:rPr>
                <w:rFonts w:eastAsia="Times New Roman"/>
                <w:bCs/>
                <w:lang w:eastAsia="x-none"/>
              </w:rPr>
              <w:t>Định dạng DD/MM/YYYY</w:t>
            </w:r>
          </w:p>
          <w:p w14:paraId="77210803" w14:textId="77777777" w:rsidR="009F13DD" w:rsidRDefault="009F13DD" w:rsidP="00294747">
            <w:pPr>
              <w:rPr>
                <w:rFonts w:eastAsia="Times New Roman"/>
                <w:bCs/>
                <w:lang w:eastAsia="x-none"/>
              </w:rPr>
            </w:pPr>
          </w:p>
        </w:tc>
      </w:tr>
      <w:tr w:rsidR="009F13DD" w:rsidRPr="00DB66BA" w14:paraId="59F24E19" w14:textId="77777777" w:rsidTr="0065759F">
        <w:trPr>
          <w:trHeight w:val="611"/>
        </w:trPr>
        <w:tc>
          <w:tcPr>
            <w:tcW w:w="3116" w:type="dxa"/>
            <w:vAlign w:val="center"/>
          </w:tcPr>
          <w:p w14:paraId="4E4C4760" w14:textId="77777777" w:rsidR="009F13DD" w:rsidRPr="00E528B7" w:rsidRDefault="009F13DD" w:rsidP="00294747">
            <w:pPr>
              <w:rPr>
                <w:rFonts w:eastAsia="Times New Roman"/>
                <w:bCs/>
                <w:lang w:eastAsia="x-none"/>
              </w:rPr>
            </w:pPr>
            <w:r>
              <w:rPr>
                <w:rFonts w:eastAsia="Times New Roman"/>
                <w:bCs/>
                <w:lang w:eastAsia="x-none"/>
              </w:rPr>
              <w:t>End</w:t>
            </w:r>
          </w:p>
        </w:tc>
        <w:tc>
          <w:tcPr>
            <w:tcW w:w="1338" w:type="dxa"/>
            <w:vAlign w:val="center"/>
          </w:tcPr>
          <w:p w14:paraId="5F5B1C9E" w14:textId="77777777" w:rsidR="009F13DD" w:rsidRDefault="009F13DD" w:rsidP="00294747">
            <w:pPr>
              <w:pStyle w:val="ListParagraph"/>
              <w:ind w:left="0"/>
              <w:jc w:val="center"/>
            </w:pPr>
            <w:r>
              <w:t>N</w:t>
            </w:r>
          </w:p>
        </w:tc>
        <w:tc>
          <w:tcPr>
            <w:tcW w:w="1542" w:type="dxa"/>
            <w:vAlign w:val="center"/>
          </w:tcPr>
          <w:p w14:paraId="4565C512" w14:textId="77777777" w:rsidR="009F13DD" w:rsidRDefault="009F13DD" w:rsidP="00294747">
            <w:pPr>
              <w:pStyle w:val="ListParagraph"/>
              <w:ind w:left="0"/>
              <w:jc w:val="center"/>
            </w:pPr>
            <w:r>
              <w:t>Date</w:t>
            </w:r>
          </w:p>
        </w:tc>
        <w:tc>
          <w:tcPr>
            <w:tcW w:w="3472" w:type="dxa"/>
          </w:tcPr>
          <w:p w14:paraId="6C461E0D" w14:textId="77777777" w:rsidR="009F13DD" w:rsidRDefault="009F13DD" w:rsidP="00294747">
            <w:pPr>
              <w:rPr>
                <w:rFonts w:eastAsia="Times New Roman"/>
                <w:bCs/>
                <w:lang w:eastAsia="x-none"/>
              </w:rPr>
            </w:pPr>
            <w:r>
              <w:rPr>
                <w:rFonts w:eastAsia="Times New Roman"/>
                <w:bCs/>
                <w:lang w:eastAsia="x-none"/>
              </w:rPr>
              <w:t>Định dạng DD/MM/YYYY</w:t>
            </w:r>
          </w:p>
          <w:p w14:paraId="58FBC2BF" w14:textId="61579222" w:rsidR="009F13DD" w:rsidRPr="003C7798" w:rsidRDefault="009F13DD" w:rsidP="00294747">
            <w:pPr>
              <w:rPr>
                <w:rFonts w:eastAsia="Times New Roman"/>
                <w:bCs/>
                <w:lang w:eastAsia="x-none"/>
              </w:rPr>
            </w:pPr>
            <w:r>
              <w:rPr>
                <w:rFonts w:eastAsia="Times New Roman"/>
                <w:bCs/>
                <w:lang w:eastAsia="x-none"/>
              </w:rPr>
              <w:t xml:space="preserve">- Nếu nhập ngày </w:t>
            </w:r>
            <w:del w:id="379" w:author="Nguyen Hong Nhung (Khoi CNTT)" w:date="2019-08-16T10:10:00Z">
              <w:r w:rsidR="00D47235" w:rsidDel="00D22D8C">
                <w:rPr>
                  <w:rFonts w:eastAsia="Times New Roman"/>
                  <w:bCs/>
                  <w:lang w:eastAsia="x-none"/>
                </w:rPr>
                <w:delText>Start</w:delText>
              </w:r>
            </w:del>
            <w:ins w:id="38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81" w:author="Nguyen Hong Nhung (Khoi CNTT)" w:date="2019-08-16T10:10:00Z">
              <w:r w:rsidR="00D47235" w:rsidDel="00D22D8C">
                <w:rPr>
                  <w:rFonts w:eastAsia="Times New Roman"/>
                  <w:bCs/>
                  <w:lang w:eastAsia="x-none"/>
                </w:rPr>
                <w:delText>Start</w:delText>
              </w:r>
            </w:del>
            <w:ins w:id="38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4D6AF420" w14:textId="778E0AF3"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83" w:author="Nguyen Hong Nhung (Khoi CNTT)" w:date="2019-08-16T10:10:00Z">
              <w:r w:rsidR="00D47235" w:rsidDel="00D22D8C">
                <w:rPr>
                  <w:rFonts w:eastAsia="Times New Roman"/>
                  <w:bCs/>
                  <w:lang w:eastAsia="x-none"/>
                </w:rPr>
                <w:delText>Start</w:delText>
              </w:r>
            </w:del>
            <w:ins w:id="38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1B244831" w14:textId="1F46FBFF" w:rsidR="009F13DD" w:rsidRDefault="009F13DD" w:rsidP="00294747">
            <w:pPr>
              <w:rPr>
                <w:rFonts w:eastAsia="Times New Roman"/>
                <w:bCs/>
                <w:lang w:eastAsia="x-none"/>
              </w:rPr>
            </w:pPr>
            <w:r>
              <w:rPr>
                <w:rFonts w:eastAsia="Times New Roman"/>
                <w:bCs/>
                <w:lang w:eastAsia="x-none"/>
              </w:rPr>
              <w:t xml:space="preserve">- Ngày End &gt;= Ngày </w:t>
            </w:r>
            <w:del w:id="385" w:author="Nguyen Hong Nhung (Khoi CNTT)" w:date="2019-08-16T10:10:00Z">
              <w:r w:rsidR="00D47235" w:rsidDel="00D22D8C">
                <w:rPr>
                  <w:rFonts w:eastAsia="Times New Roman"/>
                  <w:bCs/>
                  <w:lang w:eastAsia="x-none"/>
                </w:rPr>
                <w:delText>Start</w:delText>
              </w:r>
            </w:del>
            <w:ins w:id="386" w:author="Nguyen Hong Nhung (Khoi CNTT)" w:date="2019-08-16T10:10:00Z">
              <w:r w:rsidR="00D22D8C">
                <w:rPr>
                  <w:rFonts w:eastAsia="Times New Roman"/>
                  <w:bCs/>
                  <w:lang w:eastAsia="x-none"/>
                </w:rPr>
                <w:t>Begin</w:t>
              </w:r>
            </w:ins>
          </w:p>
        </w:tc>
      </w:tr>
      <w:tr w:rsidR="009F13DD" w:rsidRPr="00DB66BA" w14:paraId="0434DC95" w14:textId="77777777" w:rsidTr="0065759F">
        <w:trPr>
          <w:trHeight w:val="611"/>
        </w:trPr>
        <w:tc>
          <w:tcPr>
            <w:tcW w:w="5996" w:type="dxa"/>
            <w:gridSpan w:val="3"/>
            <w:vAlign w:val="center"/>
          </w:tcPr>
          <w:p w14:paraId="3FAB0E2B" w14:textId="77777777" w:rsidR="009F13DD" w:rsidRPr="00A40440" w:rsidRDefault="009F13DD" w:rsidP="00294747">
            <w:pPr>
              <w:pStyle w:val="ListParagraph"/>
              <w:ind w:left="0"/>
              <w:jc w:val="left"/>
              <w:rPr>
                <w:i/>
              </w:rPr>
            </w:pPr>
            <w:r w:rsidRPr="00A40440">
              <w:rPr>
                <w:i/>
              </w:rPr>
              <w:t>Thông tin Audit</w:t>
            </w:r>
          </w:p>
        </w:tc>
        <w:tc>
          <w:tcPr>
            <w:tcW w:w="3472" w:type="dxa"/>
          </w:tcPr>
          <w:p w14:paraId="204B4F7B"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244A24F7" w14:textId="77777777" w:rsidTr="0065759F">
        <w:trPr>
          <w:trHeight w:val="611"/>
        </w:trPr>
        <w:tc>
          <w:tcPr>
            <w:tcW w:w="3116" w:type="dxa"/>
            <w:vAlign w:val="center"/>
          </w:tcPr>
          <w:p w14:paraId="7AFEEAC3"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8" w:type="dxa"/>
            <w:vAlign w:val="center"/>
          </w:tcPr>
          <w:p w14:paraId="2081223E" w14:textId="77777777" w:rsidR="009F13DD" w:rsidRPr="00AC762B" w:rsidRDefault="009F13DD" w:rsidP="00294747">
            <w:pPr>
              <w:pStyle w:val="ListParagraph"/>
              <w:ind w:left="0"/>
              <w:jc w:val="center"/>
            </w:pPr>
            <w:r>
              <w:t>N</w:t>
            </w:r>
          </w:p>
        </w:tc>
        <w:tc>
          <w:tcPr>
            <w:tcW w:w="1542" w:type="dxa"/>
            <w:vAlign w:val="center"/>
          </w:tcPr>
          <w:p w14:paraId="150B717A" w14:textId="77777777" w:rsidR="009F13DD" w:rsidRDefault="009F13DD" w:rsidP="00294747">
            <w:pPr>
              <w:pStyle w:val="ListParagraph"/>
              <w:ind w:left="0"/>
              <w:jc w:val="center"/>
            </w:pPr>
            <w:r w:rsidRPr="00AC762B">
              <w:t>Drop down list</w:t>
            </w:r>
          </w:p>
        </w:tc>
        <w:tc>
          <w:tcPr>
            <w:tcW w:w="3472" w:type="dxa"/>
          </w:tcPr>
          <w:p w14:paraId="730D1DB3"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593947B3"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0580789F"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2CA01007"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1393B317"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74EB12B7" w14:textId="77777777" w:rsidTr="0065759F">
        <w:trPr>
          <w:trHeight w:val="611"/>
        </w:trPr>
        <w:tc>
          <w:tcPr>
            <w:tcW w:w="3116" w:type="dxa"/>
            <w:vAlign w:val="center"/>
          </w:tcPr>
          <w:p w14:paraId="4B78E6A1"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8" w:type="dxa"/>
            <w:vAlign w:val="center"/>
          </w:tcPr>
          <w:p w14:paraId="78349297" w14:textId="77777777" w:rsidR="009F13DD" w:rsidRPr="00AC762B" w:rsidRDefault="009F13DD" w:rsidP="00294747">
            <w:pPr>
              <w:pStyle w:val="ListParagraph"/>
              <w:ind w:left="0"/>
              <w:jc w:val="center"/>
            </w:pPr>
            <w:r>
              <w:t>N</w:t>
            </w:r>
          </w:p>
        </w:tc>
        <w:tc>
          <w:tcPr>
            <w:tcW w:w="1542" w:type="dxa"/>
            <w:vAlign w:val="center"/>
          </w:tcPr>
          <w:p w14:paraId="13E89E79" w14:textId="77777777" w:rsidR="009F13DD" w:rsidRDefault="009F13DD" w:rsidP="00294747">
            <w:pPr>
              <w:pStyle w:val="ListParagraph"/>
              <w:ind w:left="0"/>
              <w:jc w:val="center"/>
            </w:pPr>
            <w:r>
              <w:t>Text</w:t>
            </w:r>
          </w:p>
        </w:tc>
        <w:tc>
          <w:tcPr>
            <w:tcW w:w="3472" w:type="dxa"/>
          </w:tcPr>
          <w:p w14:paraId="5E1445EC"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4ACB50E4"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1BA088F3" w14:textId="77777777" w:rsidTr="0065759F">
        <w:tc>
          <w:tcPr>
            <w:tcW w:w="3116" w:type="dxa"/>
            <w:vAlign w:val="center"/>
          </w:tcPr>
          <w:p w14:paraId="7939F927"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8" w:type="dxa"/>
            <w:vAlign w:val="center"/>
          </w:tcPr>
          <w:p w14:paraId="401844FB" w14:textId="77777777" w:rsidR="009F13DD" w:rsidRPr="00AC762B" w:rsidRDefault="009F13DD" w:rsidP="00294747">
            <w:pPr>
              <w:pStyle w:val="ListParagraph"/>
              <w:ind w:left="0"/>
              <w:jc w:val="center"/>
            </w:pPr>
            <w:r w:rsidRPr="00AC762B">
              <w:t>Y</w:t>
            </w:r>
          </w:p>
        </w:tc>
        <w:tc>
          <w:tcPr>
            <w:tcW w:w="1542" w:type="dxa"/>
            <w:vAlign w:val="center"/>
          </w:tcPr>
          <w:p w14:paraId="7E1B15BD" w14:textId="77777777" w:rsidR="009F13DD" w:rsidRPr="00AC762B" w:rsidRDefault="009F13DD" w:rsidP="00294747">
            <w:pPr>
              <w:pStyle w:val="ListParagraph"/>
              <w:ind w:left="0"/>
              <w:jc w:val="center"/>
            </w:pPr>
            <w:r>
              <w:t>Text</w:t>
            </w:r>
          </w:p>
        </w:tc>
        <w:tc>
          <w:tcPr>
            <w:tcW w:w="3472" w:type="dxa"/>
          </w:tcPr>
          <w:p w14:paraId="701DFB94"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494949C9"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3DEE84B8" w14:textId="77777777" w:rsidTr="0065759F">
        <w:tc>
          <w:tcPr>
            <w:tcW w:w="3116" w:type="dxa"/>
            <w:vAlign w:val="center"/>
          </w:tcPr>
          <w:p w14:paraId="78B29F73"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8" w:type="dxa"/>
            <w:vAlign w:val="center"/>
          </w:tcPr>
          <w:p w14:paraId="779C026C" w14:textId="77777777" w:rsidR="009F13DD" w:rsidRPr="00AC762B" w:rsidRDefault="009F13DD" w:rsidP="00294747">
            <w:pPr>
              <w:pStyle w:val="ListParagraph"/>
              <w:ind w:left="0"/>
              <w:jc w:val="center"/>
            </w:pPr>
            <w:r w:rsidRPr="00AC762B">
              <w:t>Y</w:t>
            </w:r>
          </w:p>
        </w:tc>
        <w:tc>
          <w:tcPr>
            <w:tcW w:w="1542" w:type="dxa"/>
            <w:vAlign w:val="center"/>
          </w:tcPr>
          <w:p w14:paraId="3715EEFB" w14:textId="77777777" w:rsidR="009F13DD" w:rsidRPr="00AC762B" w:rsidRDefault="009F13DD" w:rsidP="00294747">
            <w:pPr>
              <w:pStyle w:val="ListParagraph"/>
              <w:ind w:left="0"/>
              <w:jc w:val="center"/>
            </w:pPr>
            <w:r>
              <w:t>Date Time</w:t>
            </w:r>
          </w:p>
        </w:tc>
        <w:tc>
          <w:tcPr>
            <w:tcW w:w="3472" w:type="dxa"/>
          </w:tcPr>
          <w:p w14:paraId="5F7DF5DD"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7E4E0196"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119FE3B0"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02666003"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6A3665">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Tài chính quốc tế</w:t>
      </w:r>
    </w:p>
    <w:p w14:paraId="2C7E0C69" w14:textId="77777777" w:rsidR="009F13DD" w:rsidRDefault="009F13DD" w:rsidP="009F13DD">
      <w:pPr>
        <w:rPr>
          <w:lang w:eastAsia="ja-JP"/>
        </w:rPr>
      </w:pPr>
      <w:r>
        <w:rPr>
          <w:noProof/>
        </w:rPr>
        <w:drawing>
          <wp:inline distT="0" distB="0" distL="0" distR="0" wp14:anchorId="05A52849" wp14:editId="2C0726D4">
            <wp:extent cx="5942330" cy="2321064"/>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2330" cy="2321064"/>
                    </a:xfrm>
                    <a:prstGeom prst="rect">
                      <a:avLst/>
                    </a:prstGeom>
                  </pic:spPr>
                </pic:pic>
              </a:graphicData>
            </a:graphic>
          </wp:inline>
        </w:drawing>
      </w:r>
    </w:p>
    <w:p w14:paraId="7AAEF042"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5899EF24" w14:textId="77777777" w:rsidTr="00294747">
        <w:trPr>
          <w:tblHeader/>
        </w:trPr>
        <w:tc>
          <w:tcPr>
            <w:tcW w:w="2358" w:type="dxa"/>
            <w:shd w:val="clear" w:color="auto" w:fill="8DB3E2" w:themeFill="text2" w:themeFillTint="66"/>
          </w:tcPr>
          <w:p w14:paraId="24441C33"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63FA8CB1"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1DF45D09"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42A1E9FA" w14:textId="77777777" w:rsidR="009F13DD" w:rsidRPr="00AC762B" w:rsidRDefault="009F13DD" w:rsidP="00294747">
            <w:pPr>
              <w:pStyle w:val="ListParagraph"/>
              <w:ind w:left="0"/>
              <w:jc w:val="center"/>
              <w:rPr>
                <w:b/>
              </w:rPr>
            </w:pPr>
            <w:r w:rsidRPr="00AC762B">
              <w:rPr>
                <w:b/>
              </w:rPr>
              <w:t>Ý nghĩa</w:t>
            </w:r>
          </w:p>
        </w:tc>
      </w:tr>
      <w:tr w:rsidR="009F13DD" w:rsidRPr="00DB66BA" w14:paraId="3B69C19A" w14:textId="77777777" w:rsidTr="00294747">
        <w:trPr>
          <w:trHeight w:val="611"/>
        </w:trPr>
        <w:tc>
          <w:tcPr>
            <w:tcW w:w="2358" w:type="dxa"/>
            <w:vAlign w:val="center"/>
          </w:tcPr>
          <w:p w14:paraId="24781152"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2D3D3714" w14:textId="77777777" w:rsidR="009F13DD" w:rsidRPr="00AC762B" w:rsidRDefault="009F13DD" w:rsidP="00294747">
            <w:pPr>
              <w:pStyle w:val="ListParagraph"/>
              <w:ind w:left="0"/>
              <w:jc w:val="center"/>
            </w:pPr>
            <w:r>
              <w:t>Y</w:t>
            </w:r>
          </w:p>
        </w:tc>
        <w:tc>
          <w:tcPr>
            <w:tcW w:w="1742" w:type="dxa"/>
            <w:vAlign w:val="center"/>
          </w:tcPr>
          <w:p w14:paraId="2076CE43" w14:textId="77777777" w:rsidR="009F13DD" w:rsidRPr="00AC762B" w:rsidRDefault="009F13DD" w:rsidP="00294747">
            <w:pPr>
              <w:pStyle w:val="ListParagraph"/>
              <w:ind w:left="0"/>
              <w:jc w:val="center"/>
            </w:pPr>
            <w:r>
              <w:t>Text</w:t>
            </w:r>
          </w:p>
        </w:tc>
        <w:tc>
          <w:tcPr>
            <w:tcW w:w="3917" w:type="dxa"/>
          </w:tcPr>
          <w:p w14:paraId="08D3AB92"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2553C34D" w14:textId="77777777" w:rsidTr="00294747">
        <w:trPr>
          <w:trHeight w:val="611"/>
        </w:trPr>
        <w:tc>
          <w:tcPr>
            <w:tcW w:w="5551" w:type="dxa"/>
            <w:gridSpan w:val="3"/>
            <w:vAlign w:val="center"/>
          </w:tcPr>
          <w:p w14:paraId="6335084F" w14:textId="77777777" w:rsidR="009F13DD" w:rsidRPr="00307B77" w:rsidRDefault="009F13DD" w:rsidP="00294747">
            <w:pPr>
              <w:pStyle w:val="ListParagraph"/>
              <w:ind w:left="0"/>
              <w:jc w:val="left"/>
              <w:rPr>
                <w:i/>
              </w:rPr>
            </w:pPr>
            <w:r w:rsidRPr="00307B77">
              <w:rPr>
                <w:i/>
              </w:rPr>
              <w:t>Thông tin chính</w:t>
            </w:r>
          </w:p>
        </w:tc>
        <w:tc>
          <w:tcPr>
            <w:tcW w:w="3917" w:type="dxa"/>
          </w:tcPr>
          <w:p w14:paraId="048CB6F7"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4418CC6F" w14:textId="77777777" w:rsidTr="00294747">
        <w:trPr>
          <w:trHeight w:val="611"/>
        </w:trPr>
        <w:tc>
          <w:tcPr>
            <w:tcW w:w="2358" w:type="dxa"/>
            <w:vAlign w:val="center"/>
          </w:tcPr>
          <w:p w14:paraId="197822D6"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30DD389F" w14:textId="77777777" w:rsidR="009F13DD" w:rsidRDefault="009F13DD" w:rsidP="00294747">
            <w:pPr>
              <w:pStyle w:val="ListParagraph"/>
              <w:ind w:left="0"/>
              <w:jc w:val="center"/>
            </w:pPr>
            <w:r>
              <w:t>Y</w:t>
            </w:r>
          </w:p>
        </w:tc>
        <w:tc>
          <w:tcPr>
            <w:tcW w:w="1742" w:type="dxa"/>
            <w:vAlign w:val="center"/>
          </w:tcPr>
          <w:p w14:paraId="31D1ED2D" w14:textId="77777777" w:rsidR="009F13DD" w:rsidRPr="00AC762B" w:rsidRDefault="009F13DD" w:rsidP="00294747">
            <w:pPr>
              <w:pStyle w:val="ListParagraph"/>
              <w:ind w:left="0"/>
              <w:jc w:val="center"/>
            </w:pPr>
            <w:r>
              <w:t>Text</w:t>
            </w:r>
          </w:p>
        </w:tc>
        <w:tc>
          <w:tcPr>
            <w:tcW w:w="3917" w:type="dxa"/>
          </w:tcPr>
          <w:p w14:paraId="5D84A0C7"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20EEF42F" w14:textId="77777777" w:rsidTr="00294747">
        <w:trPr>
          <w:trHeight w:val="611"/>
        </w:trPr>
        <w:tc>
          <w:tcPr>
            <w:tcW w:w="2358" w:type="dxa"/>
            <w:vAlign w:val="center"/>
          </w:tcPr>
          <w:p w14:paraId="06678583" w14:textId="77777777" w:rsidR="009F13DD" w:rsidRPr="00307B77" w:rsidRDefault="009F13DD" w:rsidP="00294747">
            <w:pPr>
              <w:rPr>
                <w:rFonts w:eastAsia="Times New Roman"/>
                <w:bCs/>
                <w:lang w:eastAsia="x-none"/>
              </w:rPr>
            </w:pPr>
            <w:r>
              <w:rPr>
                <w:rFonts w:eastAsia="Times New Roman"/>
                <w:bCs/>
                <w:lang w:eastAsia="x-none"/>
              </w:rPr>
              <w:t>CUSTOMER_ID</w:t>
            </w:r>
          </w:p>
        </w:tc>
        <w:tc>
          <w:tcPr>
            <w:tcW w:w="1451" w:type="dxa"/>
            <w:vAlign w:val="center"/>
          </w:tcPr>
          <w:p w14:paraId="4C799522" w14:textId="77777777" w:rsidR="009F13DD" w:rsidRDefault="009F13DD" w:rsidP="00294747">
            <w:pPr>
              <w:pStyle w:val="ListParagraph"/>
              <w:ind w:left="0"/>
              <w:jc w:val="center"/>
            </w:pPr>
            <w:r>
              <w:t>Y</w:t>
            </w:r>
          </w:p>
        </w:tc>
        <w:tc>
          <w:tcPr>
            <w:tcW w:w="1742" w:type="dxa"/>
            <w:vAlign w:val="center"/>
          </w:tcPr>
          <w:p w14:paraId="6F5B0913" w14:textId="77777777" w:rsidR="009F13DD" w:rsidRPr="00AC762B" w:rsidRDefault="009F13DD" w:rsidP="00294747">
            <w:pPr>
              <w:pStyle w:val="ListParagraph"/>
              <w:ind w:left="0"/>
              <w:jc w:val="center"/>
            </w:pPr>
            <w:r w:rsidRPr="00256A3E">
              <w:t>Text</w:t>
            </w:r>
          </w:p>
        </w:tc>
        <w:tc>
          <w:tcPr>
            <w:tcW w:w="3917" w:type="dxa"/>
          </w:tcPr>
          <w:p w14:paraId="127801EF" w14:textId="77777777" w:rsidR="009F13DD" w:rsidRPr="00D77C59" w:rsidRDefault="009F13DD" w:rsidP="00294747">
            <w:pPr>
              <w:rPr>
                <w:rFonts w:eastAsia="Times New Roman"/>
                <w:bCs/>
                <w:lang w:eastAsia="x-none"/>
              </w:rPr>
            </w:pPr>
            <w:r>
              <w:rPr>
                <w:rFonts w:eastAsia="Times New Roman"/>
                <w:bCs/>
                <w:lang w:eastAsia="x-none"/>
              </w:rPr>
              <w:t>Mã khách hàng</w:t>
            </w:r>
          </w:p>
        </w:tc>
      </w:tr>
      <w:tr w:rsidR="009F13DD" w:rsidRPr="00DB66BA" w14:paraId="3BF6F1B7" w14:textId="77777777" w:rsidTr="00294747">
        <w:trPr>
          <w:trHeight w:val="611"/>
        </w:trPr>
        <w:tc>
          <w:tcPr>
            <w:tcW w:w="2358" w:type="dxa"/>
            <w:vAlign w:val="center"/>
          </w:tcPr>
          <w:p w14:paraId="0A1A780F" w14:textId="77777777" w:rsidR="009F13DD" w:rsidRDefault="009F13DD" w:rsidP="00294747">
            <w:pPr>
              <w:rPr>
                <w:rFonts w:eastAsia="Times New Roman"/>
                <w:bCs/>
                <w:lang w:eastAsia="x-none"/>
              </w:rPr>
            </w:pPr>
            <w:r>
              <w:rPr>
                <w:rFonts w:eastAsia="Times New Roman"/>
                <w:bCs/>
                <w:lang w:eastAsia="x-none"/>
              </w:rPr>
              <w:t>NAME</w:t>
            </w:r>
          </w:p>
        </w:tc>
        <w:tc>
          <w:tcPr>
            <w:tcW w:w="1451" w:type="dxa"/>
            <w:vAlign w:val="center"/>
          </w:tcPr>
          <w:p w14:paraId="347C87C7" w14:textId="77777777" w:rsidR="009F13DD" w:rsidRDefault="009F13DD" w:rsidP="00294747">
            <w:pPr>
              <w:pStyle w:val="ListParagraph"/>
              <w:ind w:left="0"/>
              <w:jc w:val="center"/>
            </w:pPr>
            <w:r>
              <w:t>Y</w:t>
            </w:r>
          </w:p>
        </w:tc>
        <w:tc>
          <w:tcPr>
            <w:tcW w:w="1742" w:type="dxa"/>
            <w:vAlign w:val="center"/>
          </w:tcPr>
          <w:p w14:paraId="2871BD34" w14:textId="77777777" w:rsidR="009F13DD" w:rsidRPr="00AC762B" w:rsidRDefault="009F13DD" w:rsidP="00294747">
            <w:pPr>
              <w:pStyle w:val="ListParagraph"/>
              <w:ind w:left="0"/>
              <w:jc w:val="center"/>
            </w:pPr>
            <w:r>
              <w:t>Text</w:t>
            </w:r>
          </w:p>
        </w:tc>
        <w:tc>
          <w:tcPr>
            <w:tcW w:w="3917" w:type="dxa"/>
          </w:tcPr>
          <w:p w14:paraId="2E743A8D" w14:textId="77777777" w:rsidR="009F13DD" w:rsidRPr="004A59D2" w:rsidRDefault="009F13DD" w:rsidP="00294747">
            <w:pPr>
              <w:rPr>
                <w:rFonts w:eastAsia="Times New Roman"/>
                <w:bCs/>
                <w:lang w:eastAsia="x-none"/>
              </w:rPr>
            </w:pPr>
            <w:r>
              <w:rPr>
                <w:rFonts w:eastAsia="Times New Roman"/>
                <w:bCs/>
                <w:lang w:eastAsia="x-none"/>
              </w:rPr>
              <w:t>Tên khách hàng</w:t>
            </w:r>
          </w:p>
        </w:tc>
      </w:tr>
      <w:tr w:rsidR="009F13DD" w:rsidRPr="00DB66BA" w14:paraId="05BD67F8" w14:textId="77777777" w:rsidTr="00294747">
        <w:trPr>
          <w:trHeight w:val="611"/>
        </w:trPr>
        <w:tc>
          <w:tcPr>
            <w:tcW w:w="2358" w:type="dxa"/>
            <w:vAlign w:val="center"/>
          </w:tcPr>
          <w:p w14:paraId="0BA3BFB1" w14:textId="77777777" w:rsidR="009F13DD" w:rsidRPr="004A59D2" w:rsidRDefault="009F13DD" w:rsidP="00294747">
            <w:pPr>
              <w:rPr>
                <w:rFonts w:eastAsia="Times New Roman"/>
                <w:bCs/>
                <w:lang w:eastAsia="x-none"/>
              </w:rPr>
            </w:pPr>
            <w:r>
              <w:rPr>
                <w:rFonts w:eastAsia="Times New Roman"/>
                <w:bCs/>
                <w:lang w:eastAsia="x-none"/>
              </w:rPr>
              <w:t>RESULT</w:t>
            </w:r>
          </w:p>
        </w:tc>
        <w:tc>
          <w:tcPr>
            <w:tcW w:w="1451" w:type="dxa"/>
            <w:vAlign w:val="center"/>
          </w:tcPr>
          <w:p w14:paraId="23FDA459" w14:textId="77777777" w:rsidR="009F13DD" w:rsidRDefault="009F13DD" w:rsidP="00294747">
            <w:pPr>
              <w:pStyle w:val="ListParagraph"/>
              <w:ind w:left="0"/>
              <w:jc w:val="center"/>
            </w:pPr>
            <w:r>
              <w:t>Y</w:t>
            </w:r>
          </w:p>
        </w:tc>
        <w:tc>
          <w:tcPr>
            <w:tcW w:w="1742" w:type="dxa"/>
            <w:vAlign w:val="center"/>
          </w:tcPr>
          <w:p w14:paraId="5496A2E7" w14:textId="77777777" w:rsidR="009F13DD" w:rsidRDefault="009F13DD" w:rsidP="00294747">
            <w:pPr>
              <w:pStyle w:val="ListParagraph"/>
              <w:ind w:left="0"/>
              <w:jc w:val="center"/>
            </w:pPr>
            <w:r w:rsidRPr="00AC762B">
              <w:t>Drop down list</w:t>
            </w:r>
          </w:p>
        </w:tc>
        <w:tc>
          <w:tcPr>
            <w:tcW w:w="3917" w:type="dxa"/>
          </w:tcPr>
          <w:p w14:paraId="31F45714" w14:textId="77777777" w:rsidR="009F13DD" w:rsidRDefault="009F13DD" w:rsidP="00294747">
            <w:pPr>
              <w:rPr>
                <w:rFonts w:eastAsia="Times New Roman"/>
                <w:bCs/>
                <w:lang w:eastAsia="x-none"/>
              </w:rPr>
            </w:pPr>
            <w:r>
              <w:rPr>
                <w:rFonts w:eastAsia="Times New Roman"/>
                <w:bCs/>
                <w:lang w:eastAsia="x-none"/>
              </w:rPr>
              <w:t>Kết quả tham chiếu. Nhận 2 giá trị Y/N</w:t>
            </w:r>
          </w:p>
        </w:tc>
      </w:tr>
      <w:tr w:rsidR="009F13DD" w:rsidRPr="00DB66BA" w14:paraId="29E39B14" w14:textId="77777777" w:rsidTr="00294747">
        <w:trPr>
          <w:trHeight w:val="611"/>
        </w:trPr>
        <w:tc>
          <w:tcPr>
            <w:tcW w:w="2358" w:type="dxa"/>
            <w:vAlign w:val="center"/>
          </w:tcPr>
          <w:p w14:paraId="4E4A566E" w14:textId="013E38E3" w:rsidR="009F13DD" w:rsidRPr="00E528B7" w:rsidRDefault="00D47235" w:rsidP="00294747">
            <w:pPr>
              <w:rPr>
                <w:rFonts w:eastAsia="Times New Roman"/>
                <w:bCs/>
                <w:lang w:eastAsia="x-none"/>
              </w:rPr>
            </w:pPr>
            <w:del w:id="387" w:author="Nguyen Hong Nhung (Khoi CNTT)" w:date="2019-08-16T10:10:00Z">
              <w:r w:rsidDel="00D22D8C">
                <w:rPr>
                  <w:rFonts w:eastAsia="Times New Roman"/>
                  <w:bCs/>
                  <w:lang w:eastAsia="x-none"/>
                </w:rPr>
                <w:delText>Start</w:delText>
              </w:r>
            </w:del>
            <w:ins w:id="388" w:author="Nguyen Hong Nhung (Khoi CNTT)" w:date="2019-08-16T10:10:00Z">
              <w:r w:rsidR="00D22D8C">
                <w:rPr>
                  <w:rFonts w:eastAsia="Times New Roman"/>
                  <w:bCs/>
                  <w:lang w:eastAsia="x-none"/>
                </w:rPr>
                <w:t>Begin</w:t>
              </w:r>
            </w:ins>
          </w:p>
        </w:tc>
        <w:tc>
          <w:tcPr>
            <w:tcW w:w="1451" w:type="dxa"/>
            <w:vAlign w:val="center"/>
          </w:tcPr>
          <w:p w14:paraId="14E2A2CA" w14:textId="77777777" w:rsidR="009F13DD" w:rsidRDefault="009F13DD" w:rsidP="00294747">
            <w:pPr>
              <w:pStyle w:val="ListParagraph"/>
              <w:ind w:left="0"/>
              <w:jc w:val="center"/>
            </w:pPr>
            <w:r>
              <w:t>Y</w:t>
            </w:r>
          </w:p>
        </w:tc>
        <w:tc>
          <w:tcPr>
            <w:tcW w:w="1742" w:type="dxa"/>
            <w:vAlign w:val="center"/>
          </w:tcPr>
          <w:p w14:paraId="558BD747" w14:textId="77777777" w:rsidR="009F13DD" w:rsidRDefault="009F13DD" w:rsidP="00294747">
            <w:pPr>
              <w:pStyle w:val="ListParagraph"/>
              <w:ind w:left="0"/>
              <w:jc w:val="center"/>
            </w:pPr>
            <w:r>
              <w:t>Date</w:t>
            </w:r>
          </w:p>
          <w:p w14:paraId="70CEABF6" w14:textId="77777777" w:rsidR="009F13DD" w:rsidRDefault="009F13DD" w:rsidP="00294747">
            <w:pPr>
              <w:pStyle w:val="ListParagraph"/>
              <w:ind w:left="0"/>
              <w:jc w:val="center"/>
            </w:pPr>
          </w:p>
        </w:tc>
        <w:tc>
          <w:tcPr>
            <w:tcW w:w="3917" w:type="dxa"/>
          </w:tcPr>
          <w:p w14:paraId="43A7EF28" w14:textId="77777777" w:rsidR="009F13DD" w:rsidRDefault="009F13DD" w:rsidP="00294747">
            <w:pPr>
              <w:rPr>
                <w:rFonts w:eastAsia="Times New Roman"/>
                <w:bCs/>
                <w:lang w:eastAsia="x-none"/>
              </w:rPr>
            </w:pPr>
            <w:r>
              <w:rPr>
                <w:rFonts w:eastAsia="Times New Roman"/>
                <w:bCs/>
                <w:lang w:eastAsia="x-none"/>
              </w:rPr>
              <w:t>Định dạng DD/MM/YYYY</w:t>
            </w:r>
          </w:p>
          <w:p w14:paraId="1C8EB5DD" w14:textId="77777777" w:rsidR="009F13DD" w:rsidRDefault="009F13DD" w:rsidP="00294747">
            <w:pPr>
              <w:rPr>
                <w:rFonts w:eastAsia="Times New Roman"/>
                <w:bCs/>
                <w:lang w:eastAsia="x-none"/>
              </w:rPr>
            </w:pPr>
          </w:p>
        </w:tc>
      </w:tr>
      <w:tr w:rsidR="009F13DD" w:rsidRPr="00DB66BA" w14:paraId="03AF9CC5" w14:textId="77777777" w:rsidTr="00294747">
        <w:trPr>
          <w:trHeight w:val="611"/>
        </w:trPr>
        <w:tc>
          <w:tcPr>
            <w:tcW w:w="2358" w:type="dxa"/>
            <w:vAlign w:val="center"/>
          </w:tcPr>
          <w:p w14:paraId="1BC12629"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5BE1A8D7" w14:textId="77777777" w:rsidR="009F13DD" w:rsidRDefault="009F13DD" w:rsidP="00294747">
            <w:pPr>
              <w:pStyle w:val="ListParagraph"/>
              <w:ind w:left="0"/>
              <w:jc w:val="center"/>
            </w:pPr>
            <w:r>
              <w:t>N</w:t>
            </w:r>
          </w:p>
        </w:tc>
        <w:tc>
          <w:tcPr>
            <w:tcW w:w="1742" w:type="dxa"/>
            <w:vAlign w:val="center"/>
          </w:tcPr>
          <w:p w14:paraId="7B1737EA" w14:textId="77777777" w:rsidR="009F13DD" w:rsidRDefault="009F13DD" w:rsidP="00294747">
            <w:pPr>
              <w:pStyle w:val="ListParagraph"/>
              <w:ind w:left="0"/>
              <w:jc w:val="center"/>
            </w:pPr>
            <w:r>
              <w:t>Date</w:t>
            </w:r>
          </w:p>
        </w:tc>
        <w:tc>
          <w:tcPr>
            <w:tcW w:w="3917" w:type="dxa"/>
          </w:tcPr>
          <w:p w14:paraId="44C8F6DB" w14:textId="77777777" w:rsidR="009F13DD" w:rsidRDefault="009F13DD" w:rsidP="00294747">
            <w:pPr>
              <w:rPr>
                <w:rFonts w:eastAsia="Times New Roman"/>
                <w:bCs/>
                <w:lang w:eastAsia="x-none"/>
              </w:rPr>
            </w:pPr>
            <w:r>
              <w:rPr>
                <w:rFonts w:eastAsia="Times New Roman"/>
                <w:bCs/>
                <w:lang w:eastAsia="x-none"/>
              </w:rPr>
              <w:t>Định dạng DD/MM/YYYY</w:t>
            </w:r>
          </w:p>
          <w:p w14:paraId="6CB30A4B" w14:textId="1A630F4A" w:rsidR="009F13DD" w:rsidRPr="003C7798" w:rsidRDefault="009F13DD" w:rsidP="00294747">
            <w:pPr>
              <w:rPr>
                <w:rFonts w:eastAsia="Times New Roman"/>
                <w:bCs/>
                <w:lang w:eastAsia="x-none"/>
              </w:rPr>
            </w:pPr>
            <w:r>
              <w:rPr>
                <w:rFonts w:eastAsia="Times New Roman"/>
                <w:bCs/>
                <w:lang w:eastAsia="x-none"/>
              </w:rPr>
              <w:t xml:space="preserve">- Nếu nhập ngày </w:t>
            </w:r>
            <w:del w:id="389" w:author="Nguyen Hong Nhung (Khoi CNTT)" w:date="2019-08-16T10:10:00Z">
              <w:r w:rsidR="00D47235" w:rsidDel="00D22D8C">
                <w:rPr>
                  <w:rFonts w:eastAsia="Times New Roman"/>
                  <w:bCs/>
                  <w:lang w:eastAsia="x-none"/>
                </w:rPr>
                <w:delText>Start</w:delText>
              </w:r>
            </w:del>
            <w:ins w:id="39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391" w:author="Nguyen Hong Nhung (Khoi CNTT)" w:date="2019-08-16T10:10:00Z">
              <w:r w:rsidR="00D47235" w:rsidDel="00D22D8C">
                <w:rPr>
                  <w:rFonts w:eastAsia="Times New Roman"/>
                  <w:bCs/>
                  <w:lang w:eastAsia="x-none"/>
                </w:rPr>
                <w:delText>Start</w:delText>
              </w:r>
            </w:del>
            <w:ins w:id="39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2B9EDE2D" w14:textId="654E429A"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393" w:author="Nguyen Hong Nhung (Khoi CNTT)" w:date="2019-08-16T10:10:00Z">
              <w:r w:rsidR="00D47235" w:rsidDel="00D22D8C">
                <w:rPr>
                  <w:rFonts w:eastAsia="Times New Roman"/>
                  <w:bCs/>
                  <w:lang w:eastAsia="x-none"/>
                </w:rPr>
                <w:delText>Start</w:delText>
              </w:r>
            </w:del>
            <w:ins w:id="39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08BE32CD" w14:textId="065DFB0B" w:rsidR="009F13DD" w:rsidRDefault="009F13DD" w:rsidP="00294747">
            <w:pPr>
              <w:rPr>
                <w:rFonts w:eastAsia="Times New Roman"/>
                <w:bCs/>
                <w:lang w:eastAsia="x-none"/>
              </w:rPr>
            </w:pPr>
            <w:r>
              <w:rPr>
                <w:rFonts w:eastAsia="Times New Roman"/>
                <w:bCs/>
                <w:lang w:eastAsia="x-none"/>
              </w:rPr>
              <w:t xml:space="preserve">- Ngày End &gt;= Ngày </w:t>
            </w:r>
            <w:del w:id="395" w:author="Nguyen Hong Nhung (Khoi CNTT)" w:date="2019-08-16T10:10:00Z">
              <w:r w:rsidR="00D47235" w:rsidDel="00D22D8C">
                <w:rPr>
                  <w:rFonts w:eastAsia="Times New Roman"/>
                  <w:bCs/>
                  <w:lang w:eastAsia="x-none"/>
                </w:rPr>
                <w:delText>Start</w:delText>
              </w:r>
            </w:del>
            <w:ins w:id="396" w:author="Nguyen Hong Nhung (Khoi CNTT)" w:date="2019-08-16T10:10:00Z">
              <w:r w:rsidR="00D22D8C">
                <w:rPr>
                  <w:rFonts w:eastAsia="Times New Roman"/>
                  <w:bCs/>
                  <w:lang w:eastAsia="x-none"/>
                </w:rPr>
                <w:t>Begin</w:t>
              </w:r>
            </w:ins>
          </w:p>
        </w:tc>
      </w:tr>
      <w:tr w:rsidR="009F13DD" w:rsidRPr="00DB66BA" w14:paraId="3D2A83CD" w14:textId="77777777" w:rsidTr="00294747">
        <w:trPr>
          <w:trHeight w:val="611"/>
        </w:trPr>
        <w:tc>
          <w:tcPr>
            <w:tcW w:w="5551" w:type="dxa"/>
            <w:gridSpan w:val="3"/>
            <w:vAlign w:val="center"/>
          </w:tcPr>
          <w:p w14:paraId="031DF12F" w14:textId="77777777" w:rsidR="009F13DD" w:rsidRPr="00A40440" w:rsidRDefault="009F13DD" w:rsidP="00294747">
            <w:pPr>
              <w:pStyle w:val="ListParagraph"/>
              <w:ind w:left="0"/>
              <w:jc w:val="left"/>
              <w:rPr>
                <w:i/>
              </w:rPr>
            </w:pPr>
            <w:r w:rsidRPr="00A40440">
              <w:rPr>
                <w:i/>
              </w:rPr>
              <w:t>Thông tin Audit</w:t>
            </w:r>
          </w:p>
        </w:tc>
        <w:tc>
          <w:tcPr>
            <w:tcW w:w="3917" w:type="dxa"/>
          </w:tcPr>
          <w:p w14:paraId="2EBA53B8"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6BBF9845" w14:textId="77777777" w:rsidTr="00294747">
        <w:trPr>
          <w:trHeight w:val="611"/>
        </w:trPr>
        <w:tc>
          <w:tcPr>
            <w:tcW w:w="2358" w:type="dxa"/>
            <w:vAlign w:val="center"/>
          </w:tcPr>
          <w:p w14:paraId="230F24AB"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16FE7BC1" w14:textId="77777777" w:rsidR="009F13DD" w:rsidRPr="00AC762B" w:rsidRDefault="009F13DD" w:rsidP="00294747">
            <w:pPr>
              <w:pStyle w:val="ListParagraph"/>
              <w:ind w:left="0"/>
              <w:jc w:val="center"/>
            </w:pPr>
            <w:r>
              <w:t>N</w:t>
            </w:r>
          </w:p>
        </w:tc>
        <w:tc>
          <w:tcPr>
            <w:tcW w:w="1742" w:type="dxa"/>
            <w:vAlign w:val="center"/>
          </w:tcPr>
          <w:p w14:paraId="3BDE6777" w14:textId="77777777" w:rsidR="009F13DD" w:rsidRDefault="009F13DD" w:rsidP="00294747">
            <w:pPr>
              <w:pStyle w:val="ListParagraph"/>
              <w:ind w:left="0"/>
              <w:jc w:val="center"/>
            </w:pPr>
            <w:r w:rsidRPr="00AC762B">
              <w:t>Drop down list</w:t>
            </w:r>
          </w:p>
        </w:tc>
        <w:tc>
          <w:tcPr>
            <w:tcW w:w="3917" w:type="dxa"/>
          </w:tcPr>
          <w:p w14:paraId="5E341D97"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10601023"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5057BFDE"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5168877B"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32225FBD"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12827BDE" w14:textId="77777777" w:rsidTr="00294747">
        <w:trPr>
          <w:trHeight w:val="611"/>
        </w:trPr>
        <w:tc>
          <w:tcPr>
            <w:tcW w:w="2358" w:type="dxa"/>
            <w:vAlign w:val="center"/>
          </w:tcPr>
          <w:p w14:paraId="30417B44"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5B229E44" w14:textId="77777777" w:rsidR="009F13DD" w:rsidRPr="00AC762B" w:rsidRDefault="009F13DD" w:rsidP="00294747">
            <w:pPr>
              <w:pStyle w:val="ListParagraph"/>
              <w:ind w:left="0"/>
              <w:jc w:val="center"/>
            </w:pPr>
            <w:r>
              <w:t>N</w:t>
            </w:r>
          </w:p>
        </w:tc>
        <w:tc>
          <w:tcPr>
            <w:tcW w:w="1742" w:type="dxa"/>
            <w:vAlign w:val="center"/>
          </w:tcPr>
          <w:p w14:paraId="5A1E8A3E" w14:textId="77777777" w:rsidR="009F13DD" w:rsidRDefault="009F13DD" w:rsidP="00294747">
            <w:pPr>
              <w:pStyle w:val="ListParagraph"/>
              <w:ind w:left="0"/>
              <w:jc w:val="center"/>
            </w:pPr>
            <w:r>
              <w:t>Text</w:t>
            </w:r>
          </w:p>
        </w:tc>
        <w:tc>
          <w:tcPr>
            <w:tcW w:w="3917" w:type="dxa"/>
          </w:tcPr>
          <w:p w14:paraId="60AA49CF"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7FDE6981"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35327469" w14:textId="77777777" w:rsidTr="00294747">
        <w:tc>
          <w:tcPr>
            <w:tcW w:w="2358" w:type="dxa"/>
            <w:vAlign w:val="center"/>
          </w:tcPr>
          <w:p w14:paraId="32D6ACD2"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70B0BE77" w14:textId="77777777" w:rsidR="009F13DD" w:rsidRPr="00AC762B" w:rsidRDefault="009F13DD" w:rsidP="00294747">
            <w:pPr>
              <w:pStyle w:val="ListParagraph"/>
              <w:ind w:left="0"/>
              <w:jc w:val="center"/>
            </w:pPr>
            <w:r w:rsidRPr="00AC762B">
              <w:t>Y</w:t>
            </w:r>
          </w:p>
        </w:tc>
        <w:tc>
          <w:tcPr>
            <w:tcW w:w="1742" w:type="dxa"/>
            <w:vAlign w:val="center"/>
          </w:tcPr>
          <w:p w14:paraId="4787D4B0" w14:textId="77777777" w:rsidR="009F13DD" w:rsidRPr="00AC762B" w:rsidRDefault="009F13DD" w:rsidP="00294747">
            <w:pPr>
              <w:pStyle w:val="ListParagraph"/>
              <w:ind w:left="0"/>
              <w:jc w:val="center"/>
            </w:pPr>
            <w:r>
              <w:t>Text</w:t>
            </w:r>
          </w:p>
        </w:tc>
        <w:tc>
          <w:tcPr>
            <w:tcW w:w="3917" w:type="dxa"/>
          </w:tcPr>
          <w:p w14:paraId="40F74EB6"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6A936FBC"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31707A07" w14:textId="77777777" w:rsidTr="00294747">
        <w:tc>
          <w:tcPr>
            <w:tcW w:w="2358" w:type="dxa"/>
            <w:vAlign w:val="center"/>
          </w:tcPr>
          <w:p w14:paraId="6BA8B64F"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4266F08E" w14:textId="77777777" w:rsidR="009F13DD" w:rsidRPr="00AC762B" w:rsidRDefault="009F13DD" w:rsidP="00294747">
            <w:pPr>
              <w:pStyle w:val="ListParagraph"/>
              <w:ind w:left="0"/>
              <w:jc w:val="center"/>
            </w:pPr>
            <w:r w:rsidRPr="00AC762B">
              <w:t>Y</w:t>
            </w:r>
          </w:p>
        </w:tc>
        <w:tc>
          <w:tcPr>
            <w:tcW w:w="1742" w:type="dxa"/>
            <w:vAlign w:val="center"/>
          </w:tcPr>
          <w:p w14:paraId="02275B2B" w14:textId="77777777" w:rsidR="009F13DD" w:rsidRPr="00AC762B" w:rsidRDefault="009F13DD" w:rsidP="00294747">
            <w:pPr>
              <w:pStyle w:val="ListParagraph"/>
              <w:ind w:left="0"/>
              <w:jc w:val="center"/>
            </w:pPr>
            <w:r>
              <w:t>Date Time</w:t>
            </w:r>
          </w:p>
        </w:tc>
        <w:tc>
          <w:tcPr>
            <w:tcW w:w="3917" w:type="dxa"/>
          </w:tcPr>
          <w:p w14:paraId="3AE14375"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EE5BA3E"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7E26CC17"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43063922"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Tham số </w:t>
      </w:r>
      <w:proofErr w:type="gramStart"/>
      <w:r w:rsidRPr="0025056F">
        <w:rPr>
          <w:rFonts w:ascii="Times New Roman" w:eastAsia="MS Mincho" w:hAnsi="Times New Roman" w:cs="Times New Roman"/>
          <w:b/>
          <w:i/>
          <w:lang w:eastAsia="ja-JP"/>
        </w:rPr>
        <w:t>chung</w:t>
      </w:r>
      <w:proofErr w:type="gramEnd"/>
    </w:p>
    <w:p w14:paraId="60CA97FA" w14:textId="77777777" w:rsidR="009F13DD" w:rsidRDefault="009F13DD" w:rsidP="009F13DD">
      <w:pPr>
        <w:rPr>
          <w:lang w:eastAsia="ja-JP"/>
        </w:rPr>
      </w:pPr>
      <w:r>
        <w:rPr>
          <w:noProof/>
        </w:rPr>
        <w:drawing>
          <wp:inline distT="0" distB="0" distL="0" distR="0" wp14:anchorId="2969503C" wp14:editId="4837D0A2">
            <wp:extent cx="5942330" cy="236550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2330" cy="2365504"/>
                    </a:xfrm>
                    <a:prstGeom prst="rect">
                      <a:avLst/>
                    </a:prstGeom>
                  </pic:spPr>
                </pic:pic>
              </a:graphicData>
            </a:graphic>
          </wp:inline>
        </w:drawing>
      </w:r>
    </w:p>
    <w:p w14:paraId="57354EBA"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1675CCAE" w14:textId="77777777" w:rsidTr="00294747">
        <w:trPr>
          <w:tblHeader/>
        </w:trPr>
        <w:tc>
          <w:tcPr>
            <w:tcW w:w="2358" w:type="dxa"/>
            <w:shd w:val="clear" w:color="auto" w:fill="8DB3E2" w:themeFill="text2" w:themeFillTint="66"/>
          </w:tcPr>
          <w:p w14:paraId="331A078B"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08A02E66"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0420BCCD"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76F7AB5B" w14:textId="77777777" w:rsidR="009F13DD" w:rsidRPr="00AC762B" w:rsidRDefault="009F13DD" w:rsidP="00294747">
            <w:pPr>
              <w:pStyle w:val="ListParagraph"/>
              <w:ind w:left="0"/>
              <w:jc w:val="center"/>
              <w:rPr>
                <w:b/>
              </w:rPr>
            </w:pPr>
            <w:r w:rsidRPr="00AC762B">
              <w:rPr>
                <w:b/>
              </w:rPr>
              <w:t>Ý nghĩa</w:t>
            </w:r>
          </w:p>
        </w:tc>
      </w:tr>
      <w:tr w:rsidR="009F13DD" w:rsidRPr="00DB66BA" w14:paraId="0C5C03C5" w14:textId="77777777" w:rsidTr="00294747">
        <w:trPr>
          <w:trHeight w:val="611"/>
        </w:trPr>
        <w:tc>
          <w:tcPr>
            <w:tcW w:w="2358" w:type="dxa"/>
            <w:vAlign w:val="center"/>
          </w:tcPr>
          <w:p w14:paraId="4039E430"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07F3C907" w14:textId="77777777" w:rsidR="009F13DD" w:rsidRPr="00AC762B" w:rsidRDefault="009F13DD" w:rsidP="00294747">
            <w:pPr>
              <w:pStyle w:val="ListParagraph"/>
              <w:ind w:left="0"/>
              <w:jc w:val="center"/>
            </w:pPr>
            <w:r>
              <w:t>Y</w:t>
            </w:r>
          </w:p>
        </w:tc>
        <w:tc>
          <w:tcPr>
            <w:tcW w:w="1742" w:type="dxa"/>
            <w:vAlign w:val="center"/>
          </w:tcPr>
          <w:p w14:paraId="2E73BEE0" w14:textId="77777777" w:rsidR="009F13DD" w:rsidRPr="00AC762B" w:rsidRDefault="009F13DD" w:rsidP="00294747">
            <w:pPr>
              <w:pStyle w:val="ListParagraph"/>
              <w:ind w:left="0"/>
              <w:jc w:val="center"/>
            </w:pPr>
            <w:r>
              <w:t>Text</w:t>
            </w:r>
          </w:p>
        </w:tc>
        <w:tc>
          <w:tcPr>
            <w:tcW w:w="3917" w:type="dxa"/>
          </w:tcPr>
          <w:p w14:paraId="296E6D18"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60DD984E" w14:textId="77777777" w:rsidTr="00294747">
        <w:trPr>
          <w:trHeight w:val="611"/>
        </w:trPr>
        <w:tc>
          <w:tcPr>
            <w:tcW w:w="5551" w:type="dxa"/>
            <w:gridSpan w:val="3"/>
            <w:vAlign w:val="center"/>
          </w:tcPr>
          <w:p w14:paraId="41094C12" w14:textId="77777777" w:rsidR="009F13DD" w:rsidRPr="00307B77" w:rsidRDefault="009F13DD" w:rsidP="00294747">
            <w:pPr>
              <w:pStyle w:val="ListParagraph"/>
              <w:ind w:left="0"/>
              <w:jc w:val="left"/>
              <w:rPr>
                <w:i/>
              </w:rPr>
            </w:pPr>
            <w:r w:rsidRPr="00307B77">
              <w:rPr>
                <w:i/>
              </w:rPr>
              <w:t>Thông tin chính</w:t>
            </w:r>
          </w:p>
        </w:tc>
        <w:tc>
          <w:tcPr>
            <w:tcW w:w="3917" w:type="dxa"/>
          </w:tcPr>
          <w:p w14:paraId="1CB82E86"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4DA85662" w14:textId="77777777" w:rsidTr="00294747">
        <w:trPr>
          <w:trHeight w:val="611"/>
        </w:trPr>
        <w:tc>
          <w:tcPr>
            <w:tcW w:w="2358" w:type="dxa"/>
            <w:vAlign w:val="center"/>
          </w:tcPr>
          <w:p w14:paraId="3028C912"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27B67E20" w14:textId="77777777" w:rsidR="009F13DD" w:rsidRDefault="009F13DD" w:rsidP="00294747">
            <w:pPr>
              <w:pStyle w:val="ListParagraph"/>
              <w:ind w:left="0"/>
              <w:jc w:val="center"/>
            </w:pPr>
            <w:r>
              <w:t>Y</w:t>
            </w:r>
          </w:p>
        </w:tc>
        <w:tc>
          <w:tcPr>
            <w:tcW w:w="1742" w:type="dxa"/>
            <w:vAlign w:val="center"/>
          </w:tcPr>
          <w:p w14:paraId="1F114926" w14:textId="77777777" w:rsidR="009F13DD" w:rsidRPr="00AC762B" w:rsidRDefault="009F13DD" w:rsidP="00294747">
            <w:pPr>
              <w:pStyle w:val="ListParagraph"/>
              <w:ind w:left="0"/>
              <w:jc w:val="center"/>
            </w:pPr>
            <w:r>
              <w:t>Text</w:t>
            </w:r>
          </w:p>
        </w:tc>
        <w:tc>
          <w:tcPr>
            <w:tcW w:w="3917" w:type="dxa"/>
          </w:tcPr>
          <w:p w14:paraId="75300121"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4DA00FA0" w14:textId="77777777" w:rsidTr="00294747">
        <w:trPr>
          <w:trHeight w:val="611"/>
        </w:trPr>
        <w:tc>
          <w:tcPr>
            <w:tcW w:w="2358" w:type="dxa"/>
            <w:vAlign w:val="center"/>
          </w:tcPr>
          <w:p w14:paraId="4E06D022" w14:textId="77777777" w:rsidR="009F13DD" w:rsidRPr="00307B77" w:rsidRDefault="009F13DD" w:rsidP="00294747">
            <w:pPr>
              <w:rPr>
                <w:rFonts w:eastAsia="Times New Roman"/>
                <w:bCs/>
                <w:lang w:eastAsia="x-none"/>
              </w:rPr>
            </w:pPr>
            <w:r>
              <w:rPr>
                <w:rFonts w:eastAsia="Times New Roman"/>
                <w:bCs/>
                <w:lang w:eastAsia="x-none"/>
              </w:rPr>
              <w:t>NAME</w:t>
            </w:r>
          </w:p>
        </w:tc>
        <w:tc>
          <w:tcPr>
            <w:tcW w:w="1451" w:type="dxa"/>
            <w:vAlign w:val="center"/>
          </w:tcPr>
          <w:p w14:paraId="766B7CB8" w14:textId="77777777" w:rsidR="009F13DD" w:rsidRDefault="009F13DD" w:rsidP="00294747">
            <w:pPr>
              <w:pStyle w:val="ListParagraph"/>
              <w:ind w:left="0"/>
              <w:jc w:val="center"/>
            </w:pPr>
            <w:r>
              <w:t>Y</w:t>
            </w:r>
          </w:p>
        </w:tc>
        <w:tc>
          <w:tcPr>
            <w:tcW w:w="1742" w:type="dxa"/>
            <w:vAlign w:val="center"/>
          </w:tcPr>
          <w:p w14:paraId="149C8CEB" w14:textId="77777777" w:rsidR="009F13DD" w:rsidRPr="00AC762B" w:rsidRDefault="009F13DD" w:rsidP="00294747">
            <w:pPr>
              <w:pStyle w:val="ListParagraph"/>
              <w:ind w:left="0"/>
              <w:jc w:val="center"/>
            </w:pPr>
            <w:r w:rsidRPr="00256A3E">
              <w:t>Text</w:t>
            </w:r>
          </w:p>
        </w:tc>
        <w:tc>
          <w:tcPr>
            <w:tcW w:w="3917" w:type="dxa"/>
          </w:tcPr>
          <w:p w14:paraId="54D6C067" w14:textId="77777777" w:rsidR="009F13DD" w:rsidRPr="00D77C59" w:rsidRDefault="009F13DD" w:rsidP="00294747">
            <w:pPr>
              <w:rPr>
                <w:rFonts w:eastAsia="Times New Roman"/>
                <w:bCs/>
                <w:lang w:eastAsia="x-none"/>
              </w:rPr>
            </w:pPr>
            <w:r>
              <w:rPr>
                <w:rFonts w:eastAsia="Times New Roman"/>
                <w:bCs/>
                <w:lang w:eastAsia="x-none"/>
              </w:rPr>
              <w:t>Tên tham số</w:t>
            </w:r>
          </w:p>
        </w:tc>
      </w:tr>
      <w:tr w:rsidR="009F13DD" w:rsidRPr="00DB66BA" w14:paraId="58213627" w14:textId="77777777" w:rsidTr="00294747">
        <w:trPr>
          <w:trHeight w:val="611"/>
        </w:trPr>
        <w:tc>
          <w:tcPr>
            <w:tcW w:w="2358" w:type="dxa"/>
            <w:vAlign w:val="center"/>
          </w:tcPr>
          <w:p w14:paraId="10844FA9" w14:textId="77777777" w:rsidR="009F13DD" w:rsidRDefault="009F13DD" w:rsidP="00294747">
            <w:pPr>
              <w:rPr>
                <w:rFonts w:eastAsia="Times New Roman"/>
                <w:bCs/>
                <w:lang w:eastAsia="x-none"/>
              </w:rPr>
            </w:pPr>
            <w:r>
              <w:rPr>
                <w:rFonts w:eastAsia="Times New Roman"/>
                <w:bCs/>
                <w:lang w:eastAsia="x-none"/>
              </w:rPr>
              <w:t>VALUE NUMBER</w:t>
            </w:r>
          </w:p>
        </w:tc>
        <w:tc>
          <w:tcPr>
            <w:tcW w:w="1451" w:type="dxa"/>
            <w:vAlign w:val="center"/>
          </w:tcPr>
          <w:p w14:paraId="3EF0B467" w14:textId="77777777" w:rsidR="009F13DD" w:rsidRDefault="009F13DD" w:rsidP="00294747">
            <w:pPr>
              <w:pStyle w:val="ListParagraph"/>
              <w:ind w:left="0"/>
              <w:jc w:val="center"/>
            </w:pPr>
            <w:r>
              <w:t>Y</w:t>
            </w:r>
          </w:p>
        </w:tc>
        <w:tc>
          <w:tcPr>
            <w:tcW w:w="1742" w:type="dxa"/>
            <w:vAlign w:val="center"/>
          </w:tcPr>
          <w:p w14:paraId="33459B20" w14:textId="77777777" w:rsidR="009F13DD" w:rsidRPr="00AC762B" w:rsidRDefault="009F13DD" w:rsidP="00294747">
            <w:pPr>
              <w:pStyle w:val="ListParagraph"/>
              <w:ind w:left="0"/>
              <w:jc w:val="center"/>
            </w:pPr>
            <w:r>
              <w:t>Number</w:t>
            </w:r>
          </w:p>
        </w:tc>
        <w:tc>
          <w:tcPr>
            <w:tcW w:w="3917" w:type="dxa"/>
          </w:tcPr>
          <w:p w14:paraId="105CEDF3" w14:textId="77777777" w:rsidR="009F13DD" w:rsidRPr="004A59D2" w:rsidRDefault="009F13DD" w:rsidP="00294747">
            <w:pPr>
              <w:rPr>
                <w:rFonts w:eastAsia="Times New Roman"/>
                <w:bCs/>
                <w:lang w:eastAsia="x-none"/>
              </w:rPr>
            </w:pPr>
            <w:r>
              <w:rPr>
                <w:rFonts w:eastAsia="Times New Roman"/>
                <w:bCs/>
                <w:lang w:eastAsia="x-none"/>
              </w:rPr>
              <w:t>Giá trị số để tham chiếu tương ứng cho tên tham số</w:t>
            </w:r>
          </w:p>
        </w:tc>
      </w:tr>
      <w:tr w:rsidR="009F13DD" w:rsidRPr="00DB66BA" w14:paraId="4D4D4A6E" w14:textId="77777777" w:rsidTr="00294747">
        <w:trPr>
          <w:trHeight w:val="611"/>
        </w:trPr>
        <w:tc>
          <w:tcPr>
            <w:tcW w:w="2358" w:type="dxa"/>
            <w:vAlign w:val="center"/>
          </w:tcPr>
          <w:p w14:paraId="0D275CD3" w14:textId="77777777" w:rsidR="009F13DD" w:rsidRPr="004A59D2" w:rsidRDefault="009F13DD" w:rsidP="00294747">
            <w:pPr>
              <w:rPr>
                <w:rFonts w:eastAsia="Times New Roman"/>
                <w:bCs/>
                <w:lang w:eastAsia="x-none"/>
              </w:rPr>
            </w:pPr>
            <w:r>
              <w:rPr>
                <w:rFonts w:eastAsia="Times New Roman"/>
                <w:bCs/>
                <w:lang w:eastAsia="x-none"/>
              </w:rPr>
              <w:t>VALUE TEXT</w:t>
            </w:r>
          </w:p>
        </w:tc>
        <w:tc>
          <w:tcPr>
            <w:tcW w:w="1451" w:type="dxa"/>
            <w:vAlign w:val="center"/>
          </w:tcPr>
          <w:p w14:paraId="3A20B849" w14:textId="77777777" w:rsidR="009F13DD" w:rsidRDefault="009F13DD" w:rsidP="00294747">
            <w:pPr>
              <w:pStyle w:val="ListParagraph"/>
              <w:ind w:left="0"/>
              <w:jc w:val="center"/>
            </w:pPr>
            <w:r>
              <w:t>Y</w:t>
            </w:r>
          </w:p>
        </w:tc>
        <w:tc>
          <w:tcPr>
            <w:tcW w:w="1742" w:type="dxa"/>
            <w:vAlign w:val="center"/>
          </w:tcPr>
          <w:p w14:paraId="144A93C0" w14:textId="77777777" w:rsidR="009F13DD" w:rsidRDefault="009F13DD" w:rsidP="00294747">
            <w:pPr>
              <w:pStyle w:val="ListParagraph"/>
              <w:ind w:left="0"/>
              <w:jc w:val="center"/>
            </w:pPr>
            <w:r w:rsidRPr="00256A3E">
              <w:t>Text</w:t>
            </w:r>
          </w:p>
        </w:tc>
        <w:tc>
          <w:tcPr>
            <w:tcW w:w="3917" w:type="dxa"/>
          </w:tcPr>
          <w:p w14:paraId="0C12EE51" w14:textId="77777777" w:rsidR="009F13DD" w:rsidRDefault="009F13DD" w:rsidP="00294747">
            <w:pPr>
              <w:rPr>
                <w:rFonts w:eastAsia="Times New Roman"/>
                <w:bCs/>
                <w:lang w:eastAsia="x-none"/>
              </w:rPr>
            </w:pPr>
            <w:r>
              <w:rPr>
                <w:rFonts w:eastAsia="Times New Roman"/>
                <w:bCs/>
                <w:lang w:eastAsia="x-none"/>
              </w:rPr>
              <w:t>Giá trị chữ để tham chiếu tương ứng cho tên tham số</w:t>
            </w:r>
          </w:p>
        </w:tc>
      </w:tr>
      <w:tr w:rsidR="009F13DD" w:rsidRPr="00DB66BA" w14:paraId="517D7AE4" w14:textId="77777777" w:rsidTr="00294747">
        <w:trPr>
          <w:trHeight w:val="611"/>
        </w:trPr>
        <w:tc>
          <w:tcPr>
            <w:tcW w:w="2358" w:type="dxa"/>
            <w:vAlign w:val="center"/>
          </w:tcPr>
          <w:p w14:paraId="292D2FDC" w14:textId="5E749A74" w:rsidR="009F13DD" w:rsidRPr="00E528B7" w:rsidRDefault="00D47235" w:rsidP="00294747">
            <w:pPr>
              <w:rPr>
                <w:rFonts w:eastAsia="Times New Roman"/>
                <w:bCs/>
                <w:lang w:eastAsia="x-none"/>
              </w:rPr>
            </w:pPr>
            <w:del w:id="397" w:author="Nguyen Hong Nhung (Khoi CNTT)" w:date="2019-08-16T10:10:00Z">
              <w:r w:rsidDel="00D22D8C">
                <w:rPr>
                  <w:rFonts w:eastAsia="Times New Roman"/>
                  <w:bCs/>
                  <w:lang w:eastAsia="x-none"/>
                </w:rPr>
                <w:delText>Start</w:delText>
              </w:r>
            </w:del>
            <w:ins w:id="398" w:author="Nguyen Hong Nhung (Khoi CNTT)" w:date="2019-08-16T10:10:00Z">
              <w:r w:rsidR="00D22D8C">
                <w:rPr>
                  <w:rFonts w:eastAsia="Times New Roman"/>
                  <w:bCs/>
                  <w:lang w:eastAsia="x-none"/>
                </w:rPr>
                <w:t>Begin</w:t>
              </w:r>
            </w:ins>
          </w:p>
        </w:tc>
        <w:tc>
          <w:tcPr>
            <w:tcW w:w="1451" w:type="dxa"/>
            <w:vAlign w:val="center"/>
          </w:tcPr>
          <w:p w14:paraId="4591D2DA" w14:textId="77777777" w:rsidR="009F13DD" w:rsidRDefault="009F13DD" w:rsidP="00294747">
            <w:pPr>
              <w:pStyle w:val="ListParagraph"/>
              <w:ind w:left="0"/>
              <w:jc w:val="center"/>
            </w:pPr>
            <w:r>
              <w:t>Y</w:t>
            </w:r>
          </w:p>
        </w:tc>
        <w:tc>
          <w:tcPr>
            <w:tcW w:w="1742" w:type="dxa"/>
            <w:vAlign w:val="center"/>
          </w:tcPr>
          <w:p w14:paraId="0652DD6D" w14:textId="77777777" w:rsidR="009F13DD" w:rsidRDefault="009F13DD" w:rsidP="00294747">
            <w:pPr>
              <w:pStyle w:val="ListParagraph"/>
              <w:ind w:left="0"/>
              <w:jc w:val="center"/>
            </w:pPr>
            <w:r>
              <w:t>Date</w:t>
            </w:r>
          </w:p>
          <w:p w14:paraId="3405451D" w14:textId="77777777" w:rsidR="009F13DD" w:rsidRDefault="009F13DD" w:rsidP="00294747">
            <w:pPr>
              <w:pStyle w:val="ListParagraph"/>
              <w:ind w:left="0"/>
              <w:jc w:val="center"/>
            </w:pPr>
          </w:p>
        </w:tc>
        <w:tc>
          <w:tcPr>
            <w:tcW w:w="3917" w:type="dxa"/>
          </w:tcPr>
          <w:p w14:paraId="49392AF3" w14:textId="77777777" w:rsidR="009F13DD" w:rsidRDefault="009F13DD" w:rsidP="00294747">
            <w:pPr>
              <w:rPr>
                <w:rFonts w:eastAsia="Times New Roman"/>
                <w:bCs/>
                <w:lang w:eastAsia="x-none"/>
              </w:rPr>
            </w:pPr>
            <w:r>
              <w:rPr>
                <w:rFonts w:eastAsia="Times New Roman"/>
                <w:bCs/>
                <w:lang w:eastAsia="x-none"/>
              </w:rPr>
              <w:t>Định dạng DD/MM/YYYY</w:t>
            </w:r>
          </w:p>
          <w:p w14:paraId="313175B5" w14:textId="77777777" w:rsidR="009F13DD" w:rsidRDefault="009F13DD" w:rsidP="00294747">
            <w:pPr>
              <w:rPr>
                <w:rFonts w:eastAsia="Times New Roman"/>
                <w:bCs/>
                <w:lang w:eastAsia="x-none"/>
              </w:rPr>
            </w:pPr>
          </w:p>
        </w:tc>
      </w:tr>
      <w:tr w:rsidR="009F13DD" w:rsidRPr="00DB66BA" w14:paraId="75B0C0AC" w14:textId="77777777" w:rsidTr="00294747">
        <w:trPr>
          <w:trHeight w:val="611"/>
        </w:trPr>
        <w:tc>
          <w:tcPr>
            <w:tcW w:w="2358" w:type="dxa"/>
            <w:vAlign w:val="center"/>
          </w:tcPr>
          <w:p w14:paraId="55E06A5F"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1D5DADC8" w14:textId="77777777" w:rsidR="009F13DD" w:rsidRDefault="009F13DD" w:rsidP="00294747">
            <w:pPr>
              <w:pStyle w:val="ListParagraph"/>
              <w:ind w:left="0"/>
              <w:jc w:val="center"/>
            </w:pPr>
            <w:r>
              <w:t>N</w:t>
            </w:r>
          </w:p>
        </w:tc>
        <w:tc>
          <w:tcPr>
            <w:tcW w:w="1742" w:type="dxa"/>
            <w:vAlign w:val="center"/>
          </w:tcPr>
          <w:p w14:paraId="2DE0A162" w14:textId="77777777" w:rsidR="009F13DD" w:rsidRDefault="009F13DD" w:rsidP="00294747">
            <w:pPr>
              <w:pStyle w:val="ListParagraph"/>
              <w:ind w:left="0"/>
              <w:jc w:val="center"/>
            </w:pPr>
            <w:r>
              <w:t>Date</w:t>
            </w:r>
          </w:p>
        </w:tc>
        <w:tc>
          <w:tcPr>
            <w:tcW w:w="3917" w:type="dxa"/>
          </w:tcPr>
          <w:p w14:paraId="1D9BEA45" w14:textId="77777777" w:rsidR="009F13DD" w:rsidRDefault="009F13DD" w:rsidP="00294747">
            <w:pPr>
              <w:rPr>
                <w:rFonts w:eastAsia="Times New Roman"/>
                <w:bCs/>
                <w:lang w:eastAsia="x-none"/>
              </w:rPr>
            </w:pPr>
            <w:r>
              <w:rPr>
                <w:rFonts w:eastAsia="Times New Roman"/>
                <w:bCs/>
                <w:lang w:eastAsia="x-none"/>
              </w:rPr>
              <w:t>Định dạng DD/MM/YYYY</w:t>
            </w:r>
          </w:p>
          <w:p w14:paraId="01771F5A" w14:textId="195F4EA4" w:rsidR="009F13DD" w:rsidRPr="003C7798" w:rsidRDefault="009F13DD" w:rsidP="00294747">
            <w:pPr>
              <w:rPr>
                <w:rFonts w:eastAsia="Times New Roman"/>
                <w:bCs/>
                <w:lang w:eastAsia="x-none"/>
              </w:rPr>
            </w:pPr>
            <w:r>
              <w:rPr>
                <w:rFonts w:eastAsia="Times New Roman"/>
                <w:bCs/>
                <w:lang w:eastAsia="x-none"/>
              </w:rPr>
              <w:t xml:space="preserve">- Nếu nhập ngày </w:t>
            </w:r>
            <w:del w:id="399" w:author="Nguyen Hong Nhung (Khoi CNTT)" w:date="2019-08-16T10:10:00Z">
              <w:r w:rsidR="00D47235" w:rsidDel="00D22D8C">
                <w:rPr>
                  <w:rFonts w:eastAsia="Times New Roman"/>
                  <w:bCs/>
                  <w:lang w:eastAsia="x-none"/>
                </w:rPr>
                <w:delText>Start</w:delText>
              </w:r>
            </w:del>
            <w:ins w:id="40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01" w:author="Nguyen Hong Nhung (Khoi CNTT)" w:date="2019-08-16T10:10:00Z">
              <w:r w:rsidR="00D47235" w:rsidDel="00D22D8C">
                <w:rPr>
                  <w:rFonts w:eastAsia="Times New Roman"/>
                  <w:bCs/>
                  <w:lang w:eastAsia="x-none"/>
                </w:rPr>
                <w:delText>Start</w:delText>
              </w:r>
            </w:del>
            <w:ins w:id="40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51FA81B5" w14:textId="78589EA0"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03" w:author="Nguyen Hong Nhung (Khoi CNTT)" w:date="2019-08-16T10:10:00Z">
              <w:r w:rsidR="00D47235" w:rsidDel="00D22D8C">
                <w:rPr>
                  <w:rFonts w:eastAsia="Times New Roman"/>
                  <w:bCs/>
                  <w:lang w:eastAsia="x-none"/>
                </w:rPr>
                <w:delText>Start</w:delText>
              </w:r>
            </w:del>
            <w:ins w:id="40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124ED792" w14:textId="7ACA510A" w:rsidR="009F13DD" w:rsidRDefault="009F13DD" w:rsidP="00294747">
            <w:pPr>
              <w:rPr>
                <w:rFonts w:eastAsia="Times New Roman"/>
                <w:bCs/>
                <w:lang w:eastAsia="x-none"/>
              </w:rPr>
            </w:pPr>
            <w:r>
              <w:rPr>
                <w:rFonts w:eastAsia="Times New Roman"/>
                <w:bCs/>
                <w:lang w:eastAsia="x-none"/>
              </w:rPr>
              <w:t xml:space="preserve">- Ngày End &gt;= Ngày </w:t>
            </w:r>
            <w:del w:id="405" w:author="Nguyen Hong Nhung (Khoi CNTT)" w:date="2019-08-16T10:10:00Z">
              <w:r w:rsidR="00D47235" w:rsidDel="00D22D8C">
                <w:rPr>
                  <w:rFonts w:eastAsia="Times New Roman"/>
                  <w:bCs/>
                  <w:lang w:eastAsia="x-none"/>
                </w:rPr>
                <w:delText>Start</w:delText>
              </w:r>
            </w:del>
            <w:ins w:id="406" w:author="Nguyen Hong Nhung (Khoi CNTT)" w:date="2019-08-16T10:10:00Z">
              <w:r w:rsidR="00D22D8C">
                <w:rPr>
                  <w:rFonts w:eastAsia="Times New Roman"/>
                  <w:bCs/>
                  <w:lang w:eastAsia="x-none"/>
                </w:rPr>
                <w:t>Begin</w:t>
              </w:r>
            </w:ins>
          </w:p>
        </w:tc>
      </w:tr>
      <w:tr w:rsidR="009F13DD" w:rsidRPr="00DB66BA" w14:paraId="78D2677B" w14:textId="77777777" w:rsidTr="00294747">
        <w:trPr>
          <w:trHeight w:val="611"/>
        </w:trPr>
        <w:tc>
          <w:tcPr>
            <w:tcW w:w="5551" w:type="dxa"/>
            <w:gridSpan w:val="3"/>
            <w:vAlign w:val="center"/>
          </w:tcPr>
          <w:p w14:paraId="18DC6F03" w14:textId="77777777" w:rsidR="009F13DD" w:rsidRPr="00A40440" w:rsidRDefault="009F13DD" w:rsidP="00294747">
            <w:pPr>
              <w:pStyle w:val="ListParagraph"/>
              <w:ind w:left="0"/>
              <w:jc w:val="left"/>
              <w:rPr>
                <w:i/>
              </w:rPr>
            </w:pPr>
            <w:r w:rsidRPr="00A40440">
              <w:rPr>
                <w:i/>
              </w:rPr>
              <w:t>Thông tin Audit</w:t>
            </w:r>
          </w:p>
        </w:tc>
        <w:tc>
          <w:tcPr>
            <w:tcW w:w="3917" w:type="dxa"/>
          </w:tcPr>
          <w:p w14:paraId="5B9B888D"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44120076" w14:textId="77777777" w:rsidTr="00294747">
        <w:trPr>
          <w:trHeight w:val="611"/>
        </w:trPr>
        <w:tc>
          <w:tcPr>
            <w:tcW w:w="2358" w:type="dxa"/>
            <w:vAlign w:val="center"/>
          </w:tcPr>
          <w:p w14:paraId="3AD8C6DB"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29518C10" w14:textId="77777777" w:rsidR="009F13DD" w:rsidRPr="00AC762B" w:rsidRDefault="009F13DD" w:rsidP="00294747">
            <w:pPr>
              <w:pStyle w:val="ListParagraph"/>
              <w:ind w:left="0"/>
              <w:jc w:val="center"/>
            </w:pPr>
            <w:r>
              <w:t>N</w:t>
            </w:r>
          </w:p>
        </w:tc>
        <w:tc>
          <w:tcPr>
            <w:tcW w:w="1742" w:type="dxa"/>
            <w:vAlign w:val="center"/>
          </w:tcPr>
          <w:p w14:paraId="387706BF" w14:textId="77777777" w:rsidR="009F13DD" w:rsidRDefault="009F13DD" w:rsidP="00294747">
            <w:pPr>
              <w:pStyle w:val="ListParagraph"/>
              <w:ind w:left="0"/>
              <w:jc w:val="center"/>
            </w:pPr>
            <w:r w:rsidRPr="00AC762B">
              <w:t>Drop down list</w:t>
            </w:r>
          </w:p>
        </w:tc>
        <w:tc>
          <w:tcPr>
            <w:tcW w:w="3917" w:type="dxa"/>
          </w:tcPr>
          <w:p w14:paraId="494AAB6C"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509F2680"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0494D54B"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5CC75B16"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66FE47B6"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121BCB47" w14:textId="77777777" w:rsidTr="00294747">
        <w:trPr>
          <w:trHeight w:val="611"/>
        </w:trPr>
        <w:tc>
          <w:tcPr>
            <w:tcW w:w="2358" w:type="dxa"/>
            <w:vAlign w:val="center"/>
          </w:tcPr>
          <w:p w14:paraId="01A88590"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39189EDC" w14:textId="77777777" w:rsidR="009F13DD" w:rsidRPr="00AC762B" w:rsidRDefault="009F13DD" w:rsidP="00294747">
            <w:pPr>
              <w:pStyle w:val="ListParagraph"/>
              <w:ind w:left="0"/>
              <w:jc w:val="center"/>
            </w:pPr>
            <w:r>
              <w:t>N</w:t>
            </w:r>
          </w:p>
        </w:tc>
        <w:tc>
          <w:tcPr>
            <w:tcW w:w="1742" w:type="dxa"/>
            <w:vAlign w:val="center"/>
          </w:tcPr>
          <w:p w14:paraId="00932496" w14:textId="77777777" w:rsidR="009F13DD" w:rsidRDefault="009F13DD" w:rsidP="00294747">
            <w:pPr>
              <w:pStyle w:val="ListParagraph"/>
              <w:ind w:left="0"/>
              <w:jc w:val="center"/>
            </w:pPr>
            <w:r>
              <w:t>Text</w:t>
            </w:r>
          </w:p>
        </w:tc>
        <w:tc>
          <w:tcPr>
            <w:tcW w:w="3917" w:type="dxa"/>
          </w:tcPr>
          <w:p w14:paraId="27EF3216"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1E613430"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440D9410" w14:textId="77777777" w:rsidTr="00294747">
        <w:tc>
          <w:tcPr>
            <w:tcW w:w="2358" w:type="dxa"/>
            <w:vAlign w:val="center"/>
          </w:tcPr>
          <w:p w14:paraId="4F52169B"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1B3A1629" w14:textId="77777777" w:rsidR="009F13DD" w:rsidRPr="00AC762B" w:rsidRDefault="009F13DD" w:rsidP="00294747">
            <w:pPr>
              <w:pStyle w:val="ListParagraph"/>
              <w:ind w:left="0"/>
              <w:jc w:val="center"/>
            </w:pPr>
            <w:r w:rsidRPr="00AC762B">
              <w:t>Y</w:t>
            </w:r>
          </w:p>
        </w:tc>
        <w:tc>
          <w:tcPr>
            <w:tcW w:w="1742" w:type="dxa"/>
            <w:vAlign w:val="center"/>
          </w:tcPr>
          <w:p w14:paraId="1E70D699" w14:textId="77777777" w:rsidR="009F13DD" w:rsidRPr="00AC762B" w:rsidRDefault="009F13DD" w:rsidP="00294747">
            <w:pPr>
              <w:pStyle w:val="ListParagraph"/>
              <w:ind w:left="0"/>
              <w:jc w:val="center"/>
            </w:pPr>
            <w:r>
              <w:t>Text</w:t>
            </w:r>
          </w:p>
        </w:tc>
        <w:tc>
          <w:tcPr>
            <w:tcW w:w="3917" w:type="dxa"/>
          </w:tcPr>
          <w:p w14:paraId="69E56BCB"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21653E23"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1B6F2F90" w14:textId="77777777" w:rsidTr="00294747">
        <w:tc>
          <w:tcPr>
            <w:tcW w:w="2358" w:type="dxa"/>
            <w:vAlign w:val="center"/>
          </w:tcPr>
          <w:p w14:paraId="57F6115D"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1604F7AD" w14:textId="77777777" w:rsidR="009F13DD" w:rsidRPr="00AC762B" w:rsidRDefault="009F13DD" w:rsidP="00294747">
            <w:pPr>
              <w:pStyle w:val="ListParagraph"/>
              <w:ind w:left="0"/>
              <w:jc w:val="center"/>
            </w:pPr>
            <w:r w:rsidRPr="00AC762B">
              <w:t>Y</w:t>
            </w:r>
          </w:p>
        </w:tc>
        <w:tc>
          <w:tcPr>
            <w:tcW w:w="1742" w:type="dxa"/>
            <w:vAlign w:val="center"/>
          </w:tcPr>
          <w:p w14:paraId="579E67FC" w14:textId="77777777" w:rsidR="009F13DD" w:rsidRPr="00AC762B" w:rsidRDefault="009F13DD" w:rsidP="00294747">
            <w:pPr>
              <w:pStyle w:val="ListParagraph"/>
              <w:ind w:left="0"/>
              <w:jc w:val="center"/>
            </w:pPr>
            <w:r>
              <w:t>Date Time</w:t>
            </w:r>
          </w:p>
        </w:tc>
        <w:tc>
          <w:tcPr>
            <w:tcW w:w="3917" w:type="dxa"/>
          </w:tcPr>
          <w:p w14:paraId="73081AF7"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18FF6F91"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1A67CEA4"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138073D1" w14:textId="77777777" w:rsidR="009F13DD" w:rsidRPr="0025056F"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Bảng xác định hệ số hiệu chỉnh TSBĐ</w:t>
      </w:r>
    </w:p>
    <w:p w14:paraId="41E7DDDC" w14:textId="77777777" w:rsidR="009F13DD" w:rsidRDefault="009F13DD" w:rsidP="009F13DD">
      <w:pPr>
        <w:spacing w:line="360" w:lineRule="auto"/>
        <w:ind w:right="0"/>
        <w:rPr>
          <w:noProof/>
        </w:rPr>
      </w:pPr>
      <w:r>
        <w:rPr>
          <w:noProof/>
        </w:rPr>
        <w:drawing>
          <wp:inline distT="0" distB="0" distL="0" distR="0" wp14:anchorId="204BB198" wp14:editId="12E8C66C">
            <wp:extent cx="5942330" cy="282895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2330" cy="2828955"/>
                    </a:xfrm>
                    <a:prstGeom prst="rect">
                      <a:avLst/>
                    </a:prstGeom>
                  </pic:spPr>
                </pic:pic>
              </a:graphicData>
            </a:graphic>
          </wp:inline>
        </w:drawing>
      </w:r>
    </w:p>
    <w:p w14:paraId="77371EF4"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 xml:space="preserve"> 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438832B3" w14:textId="77777777" w:rsidTr="00294747">
        <w:trPr>
          <w:tblHeader/>
        </w:trPr>
        <w:tc>
          <w:tcPr>
            <w:tcW w:w="3116" w:type="dxa"/>
            <w:shd w:val="clear" w:color="auto" w:fill="8DB3E2" w:themeFill="text2" w:themeFillTint="66"/>
          </w:tcPr>
          <w:p w14:paraId="18AB7546"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04BEB103"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22996482"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71B18D57" w14:textId="77777777" w:rsidR="009F13DD" w:rsidRPr="00AC762B" w:rsidRDefault="009F13DD" w:rsidP="00294747">
            <w:pPr>
              <w:pStyle w:val="ListParagraph"/>
              <w:ind w:left="0"/>
              <w:jc w:val="center"/>
              <w:rPr>
                <w:b/>
              </w:rPr>
            </w:pPr>
            <w:r w:rsidRPr="00AC762B">
              <w:rPr>
                <w:b/>
              </w:rPr>
              <w:t>Ý nghĩa</w:t>
            </w:r>
          </w:p>
        </w:tc>
      </w:tr>
      <w:tr w:rsidR="009F13DD" w:rsidRPr="00DB66BA" w14:paraId="1D61A1C2" w14:textId="77777777" w:rsidTr="00294747">
        <w:trPr>
          <w:trHeight w:val="611"/>
        </w:trPr>
        <w:tc>
          <w:tcPr>
            <w:tcW w:w="3116" w:type="dxa"/>
            <w:vAlign w:val="center"/>
          </w:tcPr>
          <w:p w14:paraId="5B0DCCAD"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3B71E5E9" w14:textId="77777777" w:rsidR="009F13DD" w:rsidRPr="00AC762B" w:rsidRDefault="009F13DD" w:rsidP="00294747">
            <w:pPr>
              <w:pStyle w:val="ListParagraph"/>
              <w:ind w:left="0"/>
              <w:jc w:val="center"/>
            </w:pPr>
            <w:r>
              <w:t>Y</w:t>
            </w:r>
          </w:p>
        </w:tc>
        <w:tc>
          <w:tcPr>
            <w:tcW w:w="1586" w:type="dxa"/>
            <w:vAlign w:val="center"/>
          </w:tcPr>
          <w:p w14:paraId="1B8DE60D" w14:textId="77777777" w:rsidR="009F13DD" w:rsidRPr="00AC762B" w:rsidRDefault="009F13DD" w:rsidP="00294747">
            <w:pPr>
              <w:pStyle w:val="ListParagraph"/>
              <w:ind w:left="0"/>
              <w:jc w:val="center"/>
            </w:pPr>
            <w:r>
              <w:t>Text</w:t>
            </w:r>
          </w:p>
        </w:tc>
        <w:tc>
          <w:tcPr>
            <w:tcW w:w="3436" w:type="dxa"/>
          </w:tcPr>
          <w:p w14:paraId="2DBF425C"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340D7213" w14:textId="77777777" w:rsidTr="00294747">
        <w:trPr>
          <w:trHeight w:val="611"/>
        </w:trPr>
        <w:tc>
          <w:tcPr>
            <w:tcW w:w="6032" w:type="dxa"/>
            <w:gridSpan w:val="3"/>
            <w:vAlign w:val="center"/>
          </w:tcPr>
          <w:p w14:paraId="45875D41" w14:textId="77777777" w:rsidR="009F13DD" w:rsidRPr="00307B77" w:rsidRDefault="009F13DD" w:rsidP="00294747">
            <w:pPr>
              <w:pStyle w:val="ListParagraph"/>
              <w:ind w:left="0"/>
              <w:jc w:val="left"/>
              <w:rPr>
                <w:i/>
              </w:rPr>
            </w:pPr>
            <w:r w:rsidRPr="00307B77">
              <w:rPr>
                <w:i/>
              </w:rPr>
              <w:t>Thông tin chính</w:t>
            </w:r>
          </w:p>
        </w:tc>
        <w:tc>
          <w:tcPr>
            <w:tcW w:w="3436" w:type="dxa"/>
          </w:tcPr>
          <w:p w14:paraId="75114EEB"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47A287BA" w14:textId="77777777" w:rsidTr="00294747">
        <w:trPr>
          <w:trHeight w:val="611"/>
        </w:trPr>
        <w:tc>
          <w:tcPr>
            <w:tcW w:w="3116" w:type="dxa"/>
            <w:vAlign w:val="center"/>
          </w:tcPr>
          <w:p w14:paraId="02DE218A"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1EB96E6C" w14:textId="77777777" w:rsidR="009F13DD" w:rsidRDefault="009F13DD" w:rsidP="00294747">
            <w:pPr>
              <w:pStyle w:val="ListParagraph"/>
              <w:ind w:left="0"/>
              <w:jc w:val="center"/>
            </w:pPr>
            <w:r>
              <w:t>Y</w:t>
            </w:r>
          </w:p>
        </w:tc>
        <w:tc>
          <w:tcPr>
            <w:tcW w:w="1586" w:type="dxa"/>
            <w:vAlign w:val="center"/>
          </w:tcPr>
          <w:p w14:paraId="4ACDDD0F" w14:textId="77777777" w:rsidR="009F13DD" w:rsidRPr="00AC762B" w:rsidRDefault="009F13DD" w:rsidP="00294747">
            <w:pPr>
              <w:pStyle w:val="ListParagraph"/>
              <w:ind w:left="0"/>
              <w:jc w:val="center"/>
            </w:pPr>
            <w:r>
              <w:t>Text</w:t>
            </w:r>
          </w:p>
        </w:tc>
        <w:tc>
          <w:tcPr>
            <w:tcW w:w="3436" w:type="dxa"/>
          </w:tcPr>
          <w:p w14:paraId="56A65F4A"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5777664D" w14:textId="77777777" w:rsidTr="00294747">
        <w:trPr>
          <w:trHeight w:val="611"/>
        </w:trPr>
        <w:tc>
          <w:tcPr>
            <w:tcW w:w="3116" w:type="dxa"/>
            <w:vAlign w:val="center"/>
          </w:tcPr>
          <w:p w14:paraId="413DCF59" w14:textId="77777777" w:rsidR="009F13DD" w:rsidRPr="00307B77" w:rsidRDefault="009F13DD" w:rsidP="00294747">
            <w:pPr>
              <w:rPr>
                <w:rFonts w:eastAsia="Times New Roman"/>
                <w:bCs/>
                <w:lang w:eastAsia="x-none"/>
              </w:rPr>
            </w:pPr>
            <w:r w:rsidRPr="00AB11A3">
              <w:rPr>
                <w:rFonts w:eastAsia="Times New Roman"/>
                <w:bCs/>
                <w:lang w:eastAsia="x-none"/>
              </w:rPr>
              <w:t>COL_TYPE_BASEL</w:t>
            </w:r>
          </w:p>
        </w:tc>
        <w:tc>
          <w:tcPr>
            <w:tcW w:w="1330" w:type="dxa"/>
            <w:vAlign w:val="center"/>
          </w:tcPr>
          <w:p w14:paraId="7B486EEE" w14:textId="77777777" w:rsidR="009F13DD" w:rsidRDefault="009F13DD" w:rsidP="00294747">
            <w:pPr>
              <w:pStyle w:val="ListParagraph"/>
              <w:ind w:left="0"/>
              <w:jc w:val="center"/>
            </w:pPr>
            <w:r>
              <w:t>Y</w:t>
            </w:r>
          </w:p>
        </w:tc>
        <w:tc>
          <w:tcPr>
            <w:tcW w:w="1586" w:type="dxa"/>
            <w:vAlign w:val="center"/>
          </w:tcPr>
          <w:p w14:paraId="24D4AC5B" w14:textId="77777777" w:rsidR="009F13DD" w:rsidRPr="00AC762B" w:rsidRDefault="009F13DD" w:rsidP="00294747">
            <w:pPr>
              <w:pStyle w:val="ListParagraph"/>
              <w:ind w:left="0"/>
              <w:jc w:val="center"/>
            </w:pPr>
            <w:r w:rsidRPr="00AC762B">
              <w:t>Drop down list</w:t>
            </w:r>
          </w:p>
        </w:tc>
        <w:tc>
          <w:tcPr>
            <w:tcW w:w="3436" w:type="dxa"/>
          </w:tcPr>
          <w:p w14:paraId="0DE4D755" w14:textId="77777777" w:rsidR="009F13DD" w:rsidRDefault="009F13DD" w:rsidP="00294747">
            <w:pPr>
              <w:rPr>
                <w:rFonts w:eastAsia="Times New Roman"/>
                <w:bCs/>
                <w:lang w:eastAsia="x-none"/>
              </w:rPr>
            </w:pPr>
            <w:r>
              <w:rPr>
                <w:rFonts w:eastAsia="Times New Roman"/>
                <w:bCs/>
                <w:lang w:eastAsia="x-none"/>
              </w:rPr>
              <w:t>Mã TSĐB theo Basel 2 định nghĩa. Nhận các giá trị:</w:t>
            </w:r>
          </w:p>
          <w:p w14:paraId="1F259B2B"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CASH</w:t>
            </w:r>
          </w:p>
          <w:p w14:paraId="00BE7872"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GOLD</w:t>
            </w:r>
          </w:p>
          <w:p w14:paraId="261F6D41" w14:textId="77777777" w:rsidR="009F13DD" w:rsidRDefault="009F13DD" w:rsidP="009F13DD">
            <w:pPr>
              <w:pStyle w:val="ListParagraph"/>
              <w:numPr>
                <w:ilvl w:val="0"/>
                <w:numId w:val="22"/>
              </w:numPr>
              <w:ind w:left="268" w:hanging="178"/>
              <w:rPr>
                <w:rFonts w:eastAsia="Times New Roman"/>
                <w:bCs/>
                <w:lang w:eastAsia="x-none"/>
              </w:rPr>
            </w:pPr>
            <w:r>
              <w:rPr>
                <w:rFonts w:eastAsia="Times New Roman"/>
                <w:bCs/>
                <w:lang w:eastAsia="x-none"/>
              </w:rPr>
              <w:t>DEBT</w:t>
            </w:r>
          </w:p>
          <w:p w14:paraId="1EAF272A"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SECURITIES_CQ</w:t>
            </w:r>
          </w:p>
          <w:p w14:paraId="407E3F5A"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DEPOSIT_OTHER</w:t>
            </w:r>
          </w:p>
          <w:p w14:paraId="46512DA8"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DEPOSIT_SB</w:t>
            </w:r>
          </w:p>
          <w:p w14:paraId="335172FA"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EQUITIES</w:t>
            </w:r>
          </w:p>
          <w:p w14:paraId="56B4BEB4"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VALUABLE PAPER</w:t>
            </w:r>
          </w:p>
          <w:p w14:paraId="6F04F015"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DEBT SECURITIES_GOV</w:t>
            </w:r>
          </w:p>
          <w:p w14:paraId="2B7B36AA"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DEBT SECURITIES_OTHER</w:t>
            </w:r>
          </w:p>
          <w:p w14:paraId="30ECD3ED" w14:textId="77777777" w:rsidR="009F13DD"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CONVERTIBLE BONDS</w:t>
            </w:r>
          </w:p>
          <w:p w14:paraId="088AFF78" w14:textId="77777777" w:rsidR="009F13DD" w:rsidRPr="005A30AA" w:rsidRDefault="009F13DD" w:rsidP="009F13DD">
            <w:pPr>
              <w:pStyle w:val="ListParagraph"/>
              <w:numPr>
                <w:ilvl w:val="0"/>
                <w:numId w:val="22"/>
              </w:numPr>
              <w:ind w:left="268" w:hanging="178"/>
              <w:rPr>
                <w:rFonts w:eastAsia="Times New Roman"/>
                <w:bCs/>
                <w:lang w:eastAsia="x-none"/>
              </w:rPr>
            </w:pPr>
            <w:r w:rsidRPr="005A30AA">
              <w:rPr>
                <w:rFonts w:eastAsia="Times New Roman"/>
                <w:bCs/>
                <w:lang w:eastAsia="x-none"/>
              </w:rPr>
              <w:t>PAYMENT GUARANTEE</w:t>
            </w:r>
          </w:p>
        </w:tc>
      </w:tr>
      <w:tr w:rsidR="009F13DD" w:rsidRPr="00DB66BA" w14:paraId="2D347827" w14:textId="77777777" w:rsidTr="00294747">
        <w:trPr>
          <w:trHeight w:val="611"/>
        </w:trPr>
        <w:tc>
          <w:tcPr>
            <w:tcW w:w="3116" w:type="dxa"/>
            <w:vAlign w:val="center"/>
          </w:tcPr>
          <w:p w14:paraId="1A9C6B4C" w14:textId="77777777" w:rsidR="009F13DD" w:rsidRDefault="009F13DD" w:rsidP="00294747">
            <w:pPr>
              <w:rPr>
                <w:rFonts w:eastAsia="Times New Roman"/>
                <w:bCs/>
                <w:lang w:eastAsia="x-none"/>
              </w:rPr>
            </w:pPr>
            <w:r w:rsidRPr="009D5F38">
              <w:rPr>
                <w:rFonts w:eastAsia="Times New Roman"/>
                <w:bCs/>
                <w:lang w:eastAsia="x-none"/>
              </w:rPr>
              <w:t>GOV</w:t>
            </w:r>
          </w:p>
        </w:tc>
        <w:tc>
          <w:tcPr>
            <w:tcW w:w="1330" w:type="dxa"/>
            <w:vAlign w:val="center"/>
          </w:tcPr>
          <w:p w14:paraId="7DCCF57B" w14:textId="77777777" w:rsidR="009F13DD" w:rsidRPr="00AC762B" w:rsidRDefault="009F13DD" w:rsidP="00294747">
            <w:pPr>
              <w:pStyle w:val="ListParagraph"/>
              <w:ind w:left="0"/>
              <w:jc w:val="center"/>
            </w:pPr>
            <w:r>
              <w:t>N</w:t>
            </w:r>
          </w:p>
        </w:tc>
        <w:tc>
          <w:tcPr>
            <w:tcW w:w="1586" w:type="dxa"/>
            <w:vAlign w:val="center"/>
          </w:tcPr>
          <w:p w14:paraId="3AF27CB3" w14:textId="77777777" w:rsidR="009F13DD" w:rsidRDefault="009F13DD" w:rsidP="00294747">
            <w:pPr>
              <w:pStyle w:val="ListParagraph"/>
              <w:ind w:left="0"/>
              <w:jc w:val="center"/>
            </w:pPr>
            <w:r w:rsidRPr="00AC762B">
              <w:t>Drop down list</w:t>
            </w:r>
          </w:p>
        </w:tc>
        <w:tc>
          <w:tcPr>
            <w:tcW w:w="3436" w:type="dxa"/>
          </w:tcPr>
          <w:p w14:paraId="03A6B32D" w14:textId="77777777" w:rsidR="009F13DD" w:rsidRPr="004A59D2" w:rsidRDefault="009F13DD" w:rsidP="00294747">
            <w:pPr>
              <w:rPr>
                <w:rFonts w:eastAsia="Times New Roman"/>
                <w:bCs/>
                <w:lang w:eastAsia="x-none"/>
              </w:rPr>
            </w:pPr>
            <w:r>
              <w:rPr>
                <w:rFonts w:eastAsia="Times New Roman"/>
                <w:bCs/>
                <w:lang w:eastAsia="x-none"/>
              </w:rPr>
              <w:t>Có thuộc chính phủ không. Nhận 2 giá trị Y/N</w:t>
            </w:r>
          </w:p>
        </w:tc>
      </w:tr>
      <w:tr w:rsidR="009F13DD" w:rsidRPr="00DB66BA" w14:paraId="667F4A0E" w14:textId="77777777" w:rsidTr="00294747">
        <w:trPr>
          <w:trHeight w:val="611"/>
        </w:trPr>
        <w:tc>
          <w:tcPr>
            <w:tcW w:w="3116" w:type="dxa"/>
            <w:vAlign w:val="center"/>
          </w:tcPr>
          <w:p w14:paraId="50F2297D" w14:textId="77777777" w:rsidR="009F13DD" w:rsidRPr="004A59D2" w:rsidRDefault="009F13DD" w:rsidP="00294747">
            <w:pPr>
              <w:rPr>
                <w:rFonts w:eastAsia="Times New Roman"/>
                <w:bCs/>
                <w:lang w:eastAsia="x-none"/>
              </w:rPr>
            </w:pPr>
            <w:r w:rsidRPr="009D5F38">
              <w:rPr>
                <w:rFonts w:eastAsia="Times New Roman"/>
                <w:bCs/>
                <w:lang w:eastAsia="x-none"/>
              </w:rPr>
              <w:t>ELIGI_FINAN_COLLAT</w:t>
            </w:r>
          </w:p>
        </w:tc>
        <w:tc>
          <w:tcPr>
            <w:tcW w:w="1330" w:type="dxa"/>
            <w:vAlign w:val="center"/>
          </w:tcPr>
          <w:p w14:paraId="752E7886" w14:textId="77777777" w:rsidR="009F13DD" w:rsidRPr="00AC762B" w:rsidRDefault="009F13DD" w:rsidP="00294747">
            <w:pPr>
              <w:pStyle w:val="ListParagraph"/>
              <w:ind w:left="0"/>
              <w:jc w:val="center"/>
            </w:pPr>
            <w:r>
              <w:t>N</w:t>
            </w:r>
          </w:p>
        </w:tc>
        <w:tc>
          <w:tcPr>
            <w:tcW w:w="1586" w:type="dxa"/>
            <w:vAlign w:val="center"/>
          </w:tcPr>
          <w:p w14:paraId="12D29DE6" w14:textId="77777777" w:rsidR="009F13DD" w:rsidRDefault="009F13DD" w:rsidP="00294747">
            <w:pPr>
              <w:pStyle w:val="ListParagraph"/>
              <w:ind w:left="0"/>
              <w:jc w:val="center"/>
            </w:pPr>
            <w:r w:rsidRPr="00AC762B">
              <w:t>Drop down list</w:t>
            </w:r>
          </w:p>
        </w:tc>
        <w:tc>
          <w:tcPr>
            <w:tcW w:w="3436" w:type="dxa"/>
          </w:tcPr>
          <w:p w14:paraId="350045B7" w14:textId="77777777" w:rsidR="009F13DD" w:rsidRDefault="009F13DD" w:rsidP="00294747">
            <w:pPr>
              <w:rPr>
                <w:rFonts w:eastAsia="Times New Roman"/>
                <w:bCs/>
                <w:lang w:eastAsia="x-none"/>
              </w:rPr>
            </w:pPr>
            <w:r>
              <w:rPr>
                <w:rFonts w:eastAsia="Times New Roman"/>
                <w:bCs/>
                <w:lang w:eastAsia="x-none"/>
              </w:rPr>
              <w:t>Có nhận bảo lãnh của chính phủ không. Nhận 2 giá trị Y/N</w:t>
            </w:r>
          </w:p>
        </w:tc>
      </w:tr>
      <w:tr w:rsidR="009F13DD" w:rsidRPr="00DB66BA" w14:paraId="6267C17A" w14:textId="77777777" w:rsidTr="00294747">
        <w:trPr>
          <w:trHeight w:val="611"/>
        </w:trPr>
        <w:tc>
          <w:tcPr>
            <w:tcW w:w="3116" w:type="dxa"/>
            <w:vAlign w:val="center"/>
          </w:tcPr>
          <w:p w14:paraId="3C48ED5A" w14:textId="77777777" w:rsidR="009F13DD" w:rsidRPr="009D5F38" w:rsidRDefault="009F13DD" w:rsidP="00294747">
            <w:pPr>
              <w:rPr>
                <w:rFonts w:eastAsia="Times New Roman"/>
                <w:bCs/>
                <w:lang w:eastAsia="x-none"/>
              </w:rPr>
            </w:pPr>
            <w:r w:rsidRPr="00F65AC1">
              <w:rPr>
                <w:rFonts w:eastAsia="Times New Roman"/>
                <w:bCs/>
                <w:lang w:eastAsia="x-none"/>
              </w:rPr>
              <w:t>MATURITY_CODE</w:t>
            </w:r>
          </w:p>
        </w:tc>
        <w:tc>
          <w:tcPr>
            <w:tcW w:w="1330" w:type="dxa"/>
            <w:vAlign w:val="center"/>
          </w:tcPr>
          <w:p w14:paraId="54C66F9C" w14:textId="77777777" w:rsidR="009F13DD" w:rsidRPr="00AC762B" w:rsidRDefault="009F13DD" w:rsidP="00294747">
            <w:pPr>
              <w:pStyle w:val="ListParagraph"/>
              <w:ind w:left="0"/>
              <w:jc w:val="center"/>
            </w:pPr>
            <w:r>
              <w:t>N</w:t>
            </w:r>
          </w:p>
        </w:tc>
        <w:tc>
          <w:tcPr>
            <w:tcW w:w="1586" w:type="dxa"/>
            <w:vAlign w:val="center"/>
          </w:tcPr>
          <w:p w14:paraId="5BB48C50" w14:textId="77777777" w:rsidR="009F13DD" w:rsidRDefault="009F13DD" w:rsidP="00294747">
            <w:pPr>
              <w:pStyle w:val="ListParagraph"/>
              <w:ind w:left="0"/>
              <w:jc w:val="center"/>
            </w:pPr>
            <w:r w:rsidRPr="00AC762B">
              <w:t>Drop down list</w:t>
            </w:r>
          </w:p>
        </w:tc>
        <w:tc>
          <w:tcPr>
            <w:tcW w:w="3436" w:type="dxa"/>
          </w:tcPr>
          <w:p w14:paraId="3877AE55" w14:textId="77777777" w:rsidR="009F13DD" w:rsidRDefault="009F13DD" w:rsidP="00294747">
            <w:pPr>
              <w:rPr>
                <w:rFonts w:eastAsia="Times New Roman"/>
                <w:bCs/>
                <w:lang w:eastAsia="x-none"/>
              </w:rPr>
            </w:pPr>
            <w:r>
              <w:rPr>
                <w:rFonts w:eastAsia="Times New Roman"/>
                <w:bCs/>
                <w:lang w:eastAsia="x-none"/>
              </w:rPr>
              <w:t>Mã tham chiếu M đã đề cập ở bảng 5. Nhận 3 giá trị: M01/ M02/ M03</w:t>
            </w:r>
          </w:p>
        </w:tc>
      </w:tr>
      <w:tr w:rsidR="009F13DD" w:rsidRPr="00DB66BA" w14:paraId="22F62720" w14:textId="77777777" w:rsidTr="00294747">
        <w:trPr>
          <w:trHeight w:val="611"/>
        </w:trPr>
        <w:tc>
          <w:tcPr>
            <w:tcW w:w="3116" w:type="dxa"/>
            <w:vAlign w:val="center"/>
          </w:tcPr>
          <w:p w14:paraId="417653EA" w14:textId="77777777" w:rsidR="009F13DD" w:rsidRPr="009D5F38" w:rsidRDefault="009F13DD" w:rsidP="00294747">
            <w:pPr>
              <w:rPr>
                <w:rFonts w:eastAsia="Times New Roman"/>
                <w:bCs/>
                <w:lang w:eastAsia="x-none"/>
              </w:rPr>
            </w:pPr>
            <w:r w:rsidRPr="00F65AC1">
              <w:rPr>
                <w:rFonts w:eastAsia="Times New Roman"/>
                <w:bCs/>
                <w:lang w:eastAsia="x-none"/>
              </w:rPr>
              <w:t>BUCKET_RATING_FINAL</w:t>
            </w:r>
          </w:p>
        </w:tc>
        <w:tc>
          <w:tcPr>
            <w:tcW w:w="1330" w:type="dxa"/>
            <w:vAlign w:val="center"/>
          </w:tcPr>
          <w:p w14:paraId="737E15BE" w14:textId="77777777" w:rsidR="009F13DD" w:rsidRPr="00AC762B" w:rsidRDefault="009F13DD" w:rsidP="00294747">
            <w:pPr>
              <w:pStyle w:val="ListParagraph"/>
              <w:ind w:left="0"/>
              <w:jc w:val="center"/>
            </w:pPr>
            <w:r>
              <w:t>N</w:t>
            </w:r>
          </w:p>
        </w:tc>
        <w:tc>
          <w:tcPr>
            <w:tcW w:w="1586" w:type="dxa"/>
            <w:vAlign w:val="center"/>
          </w:tcPr>
          <w:p w14:paraId="4714FCC7" w14:textId="77777777" w:rsidR="009F13DD" w:rsidRDefault="009F13DD" w:rsidP="00294747">
            <w:pPr>
              <w:pStyle w:val="ListParagraph"/>
              <w:ind w:left="0"/>
              <w:jc w:val="center"/>
            </w:pPr>
            <w:r w:rsidRPr="00AC762B">
              <w:t>Drop down list</w:t>
            </w:r>
          </w:p>
        </w:tc>
        <w:tc>
          <w:tcPr>
            <w:tcW w:w="3436" w:type="dxa"/>
          </w:tcPr>
          <w:p w14:paraId="0B3247B8" w14:textId="77777777" w:rsidR="009F13DD" w:rsidRDefault="009F13DD" w:rsidP="00294747">
            <w:pPr>
              <w:rPr>
                <w:rFonts w:eastAsia="Times New Roman"/>
                <w:bCs/>
                <w:lang w:eastAsia="x-none"/>
              </w:rPr>
            </w:pPr>
            <w:r>
              <w:rPr>
                <w:rFonts w:eastAsia="Times New Roman"/>
                <w:bCs/>
                <w:lang w:eastAsia="x-none"/>
              </w:rPr>
              <w:t>Mã tham chiếu cho xếp hạng tín dụng đã đề cập ở bảng 6 PAR_RATING. Nhận 6 giá trị: R01/ R02/ R03/ R04/ R05/ R06</w:t>
            </w:r>
          </w:p>
        </w:tc>
      </w:tr>
      <w:tr w:rsidR="009F13DD" w:rsidRPr="00DB66BA" w14:paraId="53DC43B1" w14:textId="77777777" w:rsidTr="00294747">
        <w:trPr>
          <w:trHeight w:val="611"/>
        </w:trPr>
        <w:tc>
          <w:tcPr>
            <w:tcW w:w="3116" w:type="dxa"/>
            <w:vAlign w:val="center"/>
          </w:tcPr>
          <w:p w14:paraId="5847C2D3" w14:textId="77777777" w:rsidR="009F13DD" w:rsidRPr="009D5F38" w:rsidRDefault="009F13DD" w:rsidP="00294747">
            <w:pPr>
              <w:rPr>
                <w:rFonts w:eastAsia="Times New Roman"/>
                <w:bCs/>
                <w:lang w:eastAsia="x-none"/>
              </w:rPr>
            </w:pPr>
            <w:r w:rsidRPr="00F65AC1">
              <w:rPr>
                <w:rFonts w:eastAsia="Times New Roman"/>
                <w:bCs/>
                <w:lang w:eastAsia="x-none"/>
              </w:rPr>
              <w:t>MAIN_INDEX_FLAG</w:t>
            </w:r>
          </w:p>
        </w:tc>
        <w:tc>
          <w:tcPr>
            <w:tcW w:w="1330" w:type="dxa"/>
            <w:vAlign w:val="center"/>
          </w:tcPr>
          <w:p w14:paraId="540A0E70" w14:textId="77777777" w:rsidR="009F13DD" w:rsidRPr="00AC762B" w:rsidRDefault="009F13DD" w:rsidP="00294747">
            <w:pPr>
              <w:pStyle w:val="ListParagraph"/>
              <w:ind w:left="0"/>
              <w:jc w:val="center"/>
            </w:pPr>
            <w:r>
              <w:t>N</w:t>
            </w:r>
          </w:p>
        </w:tc>
        <w:tc>
          <w:tcPr>
            <w:tcW w:w="1586" w:type="dxa"/>
            <w:vAlign w:val="center"/>
          </w:tcPr>
          <w:p w14:paraId="20D8CD35" w14:textId="77777777" w:rsidR="009F13DD" w:rsidRDefault="009F13DD" w:rsidP="00294747">
            <w:pPr>
              <w:pStyle w:val="ListParagraph"/>
              <w:ind w:left="0"/>
              <w:jc w:val="center"/>
            </w:pPr>
            <w:r w:rsidRPr="00AC762B">
              <w:t>Drop down list</w:t>
            </w:r>
          </w:p>
        </w:tc>
        <w:tc>
          <w:tcPr>
            <w:tcW w:w="3436" w:type="dxa"/>
          </w:tcPr>
          <w:p w14:paraId="38454106" w14:textId="77777777" w:rsidR="009F13DD" w:rsidRDefault="009F13DD" w:rsidP="00294747">
            <w:pPr>
              <w:rPr>
                <w:rFonts w:eastAsia="Times New Roman"/>
                <w:bCs/>
                <w:lang w:eastAsia="x-none"/>
              </w:rPr>
            </w:pPr>
            <w:r>
              <w:rPr>
                <w:rFonts w:eastAsia="Times New Roman"/>
                <w:bCs/>
                <w:lang w:eastAsia="x-none"/>
              </w:rPr>
              <w:t>Có thuộc VN30/ HNX30 không. Nhận 2 giá trị Y/N</w:t>
            </w:r>
          </w:p>
        </w:tc>
      </w:tr>
      <w:tr w:rsidR="009F13DD" w:rsidRPr="00DB66BA" w14:paraId="3C0F6842" w14:textId="77777777" w:rsidTr="00294747">
        <w:trPr>
          <w:trHeight w:val="611"/>
        </w:trPr>
        <w:tc>
          <w:tcPr>
            <w:tcW w:w="3116" w:type="dxa"/>
            <w:vAlign w:val="center"/>
          </w:tcPr>
          <w:p w14:paraId="441DC633" w14:textId="77777777" w:rsidR="009F13DD" w:rsidRPr="00F65AC1" w:rsidRDefault="009F13DD" w:rsidP="00294747">
            <w:pPr>
              <w:rPr>
                <w:rFonts w:eastAsia="Times New Roman"/>
                <w:bCs/>
                <w:lang w:eastAsia="x-none"/>
              </w:rPr>
            </w:pPr>
            <w:r w:rsidRPr="00F65AC1">
              <w:rPr>
                <w:rFonts w:eastAsia="Times New Roman"/>
                <w:bCs/>
                <w:lang w:eastAsia="x-none"/>
              </w:rPr>
              <w:t>COUNTRY_VN</w:t>
            </w:r>
          </w:p>
        </w:tc>
        <w:tc>
          <w:tcPr>
            <w:tcW w:w="1330" w:type="dxa"/>
            <w:vAlign w:val="center"/>
          </w:tcPr>
          <w:p w14:paraId="454977C1" w14:textId="77777777" w:rsidR="009F13DD" w:rsidRPr="00AC762B" w:rsidRDefault="009F13DD" w:rsidP="00294747">
            <w:pPr>
              <w:pStyle w:val="ListParagraph"/>
              <w:ind w:left="0"/>
              <w:jc w:val="center"/>
            </w:pPr>
            <w:r>
              <w:t>N</w:t>
            </w:r>
          </w:p>
        </w:tc>
        <w:tc>
          <w:tcPr>
            <w:tcW w:w="1586" w:type="dxa"/>
            <w:vAlign w:val="center"/>
          </w:tcPr>
          <w:p w14:paraId="2E84102A" w14:textId="77777777" w:rsidR="009F13DD" w:rsidRDefault="009F13DD" w:rsidP="00294747">
            <w:pPr>
              <w:pStyle w:val="ListParagraph"/>
              <w:ind w:left="0"/>
              <w:jc w:val="center"/>
            </w:pPr>
            <w:r w:rsidRPr="00AC762B">
              <w:t>Drop down list</w:t>
            </w:r>
          </w:p>
        </w:tc>
        <w:tc>
          <w:tcPr>
            <w:tcW w:w="3436" w:type="dxa"/>
          </w:tcPr>
          <w:p w14:paraId="1B6CE810" w14:textId="77777777" w:rsidR="009F13DD" w:rsidRDefault="009F13DD" w:rsidP="00294747">
            <w:pPr>
              <w:rPr>
                <w:rFonts w:eastAsia="Times New Roman"/>
                <w:bCs/>
                <w:lang w:eastAsia="x-none"/>
              </w:rPr>
            </w:pPr>
            <w:r>
              <w:rPr>
                <w:rFonts w:eastAsia="Times New Roman"/>
                <w:bCs/>
                <w:lang w:eastAsia="x-none"/>
              </w:rPr>
              <w:t>Có thuộc Việt Nam không. Nhận 2 giá trị Y/N</w:t>
            </w:r>
          </w:p>
        </w:tc>
      </w:tr>
      <w:tr w:rsidR="009F13DD" w:rsidRPr="00DB66BA" w14:paraId="7A808CAE" w14:textId="77777777" w:rsidTr="00294747">
        <w:trPr>
          <w:trHeight w:val="611"/>
        </w:trPr>
        <w:tc>
          <w:tcPr>
            <w:tcW w:w="3116" w:type="dxa"/>
            <w:vAlign w:val="center"/>
          </w:tcPr>
          <w:p w14:paraId="361F7987" w14:textId="77777777" w:rsidR="009F13DD" w:rsidRPr="00F65AC1" w:rsidRDefault="009F13DD" w:rsidP="00294747">
            <w:pPr>
              <w:rPr>
                <w:rFonts w:eastAsia="Times New Roman"/>
                <w:bCs/>
                <w:lang w:eastAsia="x-none"/>
              </w:rPr>
            </w:pPr>
            <w:r w:rsidRPr="00F65AC1">
              <w:rPr>
                <w:rFonts w:eastAsia="Times New Roman"/>
                <w:bCs/>
                <w:lang w:eastAsia="x-none"/>
              </w:rPr>
              <w:t>HOLD_PERIOD_FLAG</w:t>
            </w:r>
          </w:p>
        </w:tc>
        <w:tc>
          <w:tcPr>
            <w:tcW w:w="1330" w:type="dxa"/>
            <w:vAlign w:val="center"/>
          </w:tcPr>
          <w:p w14:paraId="708609CE" w14:textId="77777777" w:rsidR="009F13DD" w:rsidRPr="00AC762B" w:rsidRDefault="009F13DD" w:rsidP="00294747">
            <w:pPr>
              <w:pStyle w:val="ListParagraph"/>
              <w:ind w:left="0"/>
              <w:jc w:val="center"/>
            </w:pPr>
            <w:r>
              <w:t>N</w:t>
            </w:r>
          </w:p>
        </w:tc>
        <w:tc>
          <w:tcPr>
            <w:tcW w:w="1586" w:type="dxa"/>
            <w:vAlign w:val="center"/>
          </w:tcPr>
          <w:p w14:paraId="613314E7" w14:textId="77777777" w:rsidR="009F13DD" w:rsidRDefault="009F13DD" w:rsidP="00294747">
            <w:pPr>
              <w:pStyle w:val="ListParagraph"/>
              <w:ind w:left="0"/>
              <w:jc w:val="center"/>
            </w:pPr>
            <w:r w:rsidRPr="00AC762B">
              <w:t>Drop down list</w:t>
            </w:r>
          </w:p>
        </w:tc>
        <w:tc>
          <w:tcPr>
            <w:tcW w:w="3436" w:type="dxa"/>
          </w:tcPr>
          <w:p w14:paraId="7FB5BF80" w14:textId="77777777" w:rsidR="009F13DD" w:rsidRDefault="009F13DD" w:rsidP="00294747">
            <w:pPr>
              <w:rPr>
                <w:rFonts w:eastAsia="Times New Roman"/>
                <w:bCs/>
                <w:lang w:eastAsia="x-none"/>
              </w:rPr>
            </w:pPr>
            <w:r>
              <w:rPr>
                <w:rFonts w:eastAsia="Times New Roman"/>
                <w:bCs/>
                <w:lang w:eastAsia="x-none"/>
              </w:rPr>
              <w:t>Có khớp lệnh 10 ngày làm việc không. Nhận 2 giá trị Y/N</w:t>
            </w:r>
          </w:p>
        </w:tc>
      </w:tr>
      <w:tr w:rsidR="009F13DD" w:rsidRPr="00DB66BA" w14:paraId="0B7A0FD9" w14:textId="77777777" w:rsidTr="00294747">
        <w:trPr>
          <w:trHeight w:val="611"/>
        </w:trPr>
        <w:tc>
          <w:tcPr>
            <w:tcW w:w="3116" w:type="dxa"/>
            <w:vAlign w:val="center"/>
          </w:tcPr>
          <w:p w14:paraId="30A1E0BB" w14:textId="77777777" w:rsidR="009F13DD" w:rsidRPr="00F65AC1" w:rsidRDefault="009F13DD" w:rsidP="00294747">
            <w:pPr>
              <w:rPr>
                <w:rFonts w:eastAsia="Times New Roman"/>
                <w:bCs/>
                <w:lang w:eastAsia="x-none"/>
              </w:rPr>
            </w:pPr>
            <w:r>
              <w:rPr>
                <w:rFonts w:eastAsia="Times New Roman"/>
                <w:bCs/>
                <w:lang w:eastAsia="x-none"/>
              </w:rPr>
              <w:t>HC</w:t>
            </w:r>
          </w:p>
        </w:tc>
        <w:tc>
          <w:tcPr>
            <w:tcW w:w="1330" w:type="dxa"/>
            <w:vAlign w:val="center"/>
          </w:tcPr>
          <w:p w14:paraId="4D37209A" w14:textId="77777777" w:rsidR="009F13DD" w:rsidRDefault="009F13DD" w:rsidP="00294747">
            <w:pPr>
              <w:pStyle w:val="ListParagraph"/>
              <w:ind w:left="0"/>
              <w:jc w:val="center"/>
            </w:pPr>
            <w:r>
              <w:t>Y</w:t>
            </w:r>
          </w:p>
        </w:tc>
        <w:tc>
          <w:tcPr>
            <w:tcW w:w="1586" w:type="dxa"/>
            <w:vAlign w:val="center"/>
          </w:tcPr>
          <w:p w14:paraId="56EA9666" w14:textId="77777777" w:rsidR="009F13DD" w:rsidRDefault="009F13DD" w:rsidP="00294747">
            <w:pPr>
              <w:pStyle w:val="ListParagraph"/>
              <w:ind w:left="0"/>
              <w:jc w:val="center"/>
            </w:pPr>
            <w:r>
              <w:t>Number</w:t>
            </w:r>
          </w:p>
        </w:tc>
        <w:tc>
          <w:tcPr>
            <w:tcW w:w="3436" w:type="dxa"/>
          </w:tcPr>
          <w:p w14:paraId="0098BAD3" w14:textId="77777777" w:rsidR="009F13DD" w:rsidRDefault="009F13DD" w:rsidP="00294747">
            <w:pPr>
              <w:rPr>
                <w:rFonts w:eastAsia="Times New Roman"/>
                <w:bCs/>
                <w:lang w:eastAsia="x-none"/>
              </w:rPr>
            </w:pPr>
            <w:r>
              <w:rPr>
                <w:rFonts w:eastAsia="Times New Roman"/>
                <w:bCs/>
                <w:lang w:eastAsia="x-none"/>
              </w:rPr>
              <w:t>Kết quả giá trị hệ số điều chỉnh tương ứng</w:t>
            </w:r>
          </w:p>
          <w:p w14:paraId="7E43D61D" w14:textId="77777777" w:rsidR="009F13DD" w:rsidRDefault="009F13DD" w:rsidP="00294747">
            <w:pPr>
              <w:rPr>
                <w:rFonts w:eastAsia="Times New Roman"/>
                <w:bCs/>
                <w:lang w:eastAsia="x-none"/>
              </w:rPr>
            </w:pPr>
            <w:r>
              <w:rPr>
                <w:rFonts w:eastAsia="Times New Roman"/>
                <w:bCs/>
                <w:lang w:eastAsia="x-none"/>
              </w:rPr>
              <w:t>Đơn vị: %</w:t>
            </w:r>
          </w:p>
        </w:tc>
      </w:tr>
      <w:tr w:rsidR="009F13DD" w:rsidRPr="00DB66BA" w14:paraId="276690ED" w14:textId="77777777" w:rsidTr="00294747">
        <w:trPr>
          <w:trHeight w:val="611"/>
        </w:trPr>
        <w:tc>
          <w:tcPr>
            <w:tcW w:w="3116" w:type="dxa"/>
            <w:vAlign w:val="center"/>
          </w:tcPr>
          <w:p w14:paraId="64BEB9D8" w14:textId="3E93E2A5" w:rsidR="009F13DD" w:rsidRPr="00E528B7" w:rsidRDefault="00D47235" w:rsidP="00294747">
            <w:pPr>
              <w:rPr>
                <w:rFonts w:eastAsia="Times New Roman"/>
                <w:bCs/>
                <w:lang w:eastAsia="x-none"/>
              </w:rPr>
            </w:pPr>
            <w:del w:id="407" w:author="Nguyen Hong Nhung (Khoi CNTT)" w:date="2019-08-16T10:10:00Z">
              <w:r w:rsidDel="00D22D8C">
                <w:rPr>
                  <w:rFonts w:eastAsia="Times New Roman"/>
                  <w:bCs/>
                  <w:lang w:eastAsia="x-none"/>
                </w:rPr>
                <w:delText>Start</w:delText>
              </w:r>
            </w:del>
            <w:ins w:id="408" w:author="Nguyen Hong Nhung (Khoi CNTT)" w:date="2019-08-16T10:10:00Z">
              <w:r w:rsidR="00D22D8C">
                <w:rPr>
                  <w:rFonts w:eastAsia="Times New Roman"/>
                  <w:bCs/>
                  <w:lang w:eastAsia="x-none"/>
                </w:rPr>
                <w:t>Begin</w:t>
              </w:r>
            </w:ins>
          </w:p>
        </w:tc>
        <w:tc>
          <w:tcPr>
            <w:tcW w:w="1330" w:type="dxa"/>
            <w:vAlign w:val="center"/>
          </w:tcPr>
          <w:p w14:paraId="03EC6E49" w14:textId="77777777" w:rsidR="009F13DD" w:rsidRDefault="009F13DD" w:rsidP="00294747">
            <w:pPr>
              <w:pStyle w:val="ListParagraph"/>
              <w:ind w:left="0"/>
              <w:jc w:val="center"/>
            </w:pPr>
            <w:r>
              <w:t>Y</w:t>
            </w:r>
          </w:p>
        </w:tc>
        <w:tc>
          <w:tcPr>
            <w:tcW w:w="1586" w:type="dxa"/>
            <w:vAlign w:val="center"/>
          </w:tcPr>
          <w:p w14:paraId="204F9FB1" w14:textId="77777777" w:rsidR="009F13DD" w:rsidRDefault="009F13DD" w:rsidP="00294747">
            <w:pPr>
              <w:pStyle w:val="ListParagraph"/>
              <w:ind w:left="0"/>
              <w:jc w:val="center"/>
            </w:pPr>
            <w:r>
              <w:t>Date</w:t>
            </w:r>
          </w:p>
          <w:p w14:paraId="29AE137B" w14:textId="77777777" w:rsidR="009F13DD" w:rsidRDefault="009F13DD" w:rsidP="00294747">
            <w:pPr>
              <w:pStyle w:val="ListParagraph"/>
              <w:ind w:left="0"/>
              <w:jc w:val="center"/>
            </w:pPr>
          </w:p>
        </w:tc>
        <w:tc>
          <w:tcPr>
            <w:tcW w:w="3436" w:type="dxa"/>
          </w:tcPr>
          <w:p w14:paraId="162E28C8" w14:textId="77777777" w:rsidR="009F13DD" w:rsidRDefault="009F13DD" w:rsidP="00294747">
            <w:pPr>
              <w:rPr>
                <w:rFonts w:eastAsia="Times New Roman"/>
                <w:bCs/>
                <w:lang w:eastAsia="x-none"/>
              </w:rPr>
            </w:pPr>
            <w:r>
              <w:rPr>
                <w:rFonts w:eastAsia="Times New Roman"/>
                <w:bCs/>
                <w:lang w:eastAsia="x-none"/>
              </w:rPr>
              <w:t>Định dạng DD/MM/YYYY</w:t>
            </w:r>
          </w:p>
          <w:p w14:paraId="03DF44FF" w14:textId="77777777" w:rsidR="009F13DD" w:rsidRDefault="009F13DD" w:rsidP="00294747">
            <w:pPr>
              <w:rPr>
                <w:rFonts w:eastAsia="Times New Roman"/>
                <w:bCs/>
                <w:lang w:eastAsia="x-none"/>
              </w:rPr>
            </w:pPr>
          </w:p>
        </w:tc>
      </w:tr>
      <w:tr w:rsidR="009F13DD" w:rsidRPr="00DB66BA" w14:paraId="0633B040" w14:textId="77777777" w:rsidTr="00294747">
        <w:trPr>
          <w:trHeight w:val="611"/>
        </w:trPr>
        <w:tc>
          <w:tcPr>
            <w:tcW w:w="3116" w:type="dxa"/>
            <w:vAlign w:val="center"/>
          </w:tcPr>
          <w:p w14:paraId="24D2A6F8"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405C4DE3" w14:textId="77777777" w:rsidR="009F13DD" w:rsidRDefault="009F13DD" w:rsidP="00294747">
            <w:pPr>
              <w:pStyle w:val="ListParagraph"/>
              <w:ind w:left="0"/>
              <w:jc w:val="center"/>
            </w:pPr>
            <w:r>
              <w:t>N</w:t>
            </w:r>
          </w:p>
        </w:tc>
        <w:tc>
          <w:tcPr>
            <w:tcW w:w="1586" w:type="dxa"/>
            <w:vAlign w:val="center"/>
          </w:tcPr>
          <w:p w14:paraId="3024D67B" w14:textId="77777777" w:rsidR="009F13DD" w:rsidRDefault="009F13DD" w:rsidP="00294747">
            <w:pPr>
              <w:pStyle w:val="ListParagraph"/>
              <w:ind w:left="0"/>
              <w:jc w:val="center"/>
            </w:pPr>
            <w:r>
              <w:t>Date</w:t>
            </w:r>
          </w:p>
        </w:tc>
        <w:tc>
          <w:tcPr>
            <w:tcW w:w="3436" w:type="dxa"/>
          </w:tcPr>
          <w:p w14:paraId="1044FE6F" w14:textId="77777777" w:rsidR="009F13DD" w:rsidRDefault="009F13DD" w:rsidP="00294747">
            <w:pPr>
              <w:rPr>
                <w:rFonts w:eastAsia="Times New Roman"/>
                <w:bCs/>
                <w:lang w:eastAsia="x-none"/>
              </w:rPr>
            </w:pPr>
            <w:r>
              <w:rPr>
                <w:rFonts w:eastAsia="Times New Roman"/>
                <w:bCs/>
                <w:lang w:eastAsia="x-none"/>
              </w:rPr>
              <w:t>Định dạng DD/MM/YYYY</w:t>
            </w:r>
          </w:p>
          <w:p w14:paraId="41E1A252" w14:textId="7A181DA2" w:rsidR="009F13DD" w:rsidRPr="003C7798" w:rsidRDefault="009F13DD" w:rsidP="00294747">
            <w:pPr>
              <w:rPr>
                <w:rFonts w:eastAsia="Times New Roman"/>
                <w:bCs/>
                <w:lang w:eastAsia="x-none"/>
              </w:rPr>
            </w:pPr>
            <w:r>
              <w:rPr>
                <w:rFonts w:eastAsia="Times New Roman"/>
                <w:bCs/>
                <w:lang w:eastAsia="x-none"/>
              </w:rPr>
              <w:t xml:space="preserve">- Nếu nhập ngày </w:t>
            </w:r>
            <w:del w:id="409" w:author="Nguyen Hong Nhung (Khoi CNTT)" w:date="2019-08-16T10:10:00Z">
              <w:r w:rsidR="00D47235" w:rsidDel="00D22D8C">
                <w:rPr>
                  <w:rFonts w:eastAsia="Times New Roman"/>
                  <w:bCs/>
                  <w:lang w:eastAsia="x-none"/>
                </w:rPr>
                <w:delText>Start</w:delText>
              </w:r>
            </w:del>
            <w:ins w:id="41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11" w:author="Nguyen Hong Nhung (Khoi CNTT)" w:date="2019-08-16T10:10:00Z">
              <w:r w:rsidR="00D47235" w:rsidDel="00D22D8C">
                <w:rPr>
                  <w:rFonts w:eastAsia="Times New Roman"/>
                  <w:bCs/>
                  <w:lang w:eastAsia="x-none"/>
                </w:rPr>
                <w:delText>Start</w:delText>
              </w:r>
            </w:del>
            <w:ins w:id="41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081CEDE6" w14:textId="0A35DA19"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13" w:author="Nguyen Hong Nhung (Khoi CNTT)" w:date="2019-08-16T10:10:00Z">
              <w:r w:rsidR="00D47235" w:rsidDel="00D22D8C">
                <w:rPr>
                  <w:rFonts w:eastAsia="Times New Roman"/>
                  <w:bCs/>
                  <w:lang w:eastAsia="x-none"/>
                </w:rPr>
                <w:delText>Start</w:delText>
              </w:r>
            </w:del>
            <w:ins w:id="41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58DF3651" w14:textId="4EFCA981" w:rsidR="009F13DD" w:rsidRDefault="009F13DD" w:rsidP="00294747">
            <w:pPr>
              <w:rPr>
                <w:rFonts w:eastAsia="Times New Roman"/>
                <w:bCs/>
                <w:lang w:eastAsia="x-none"/>
              </w:rPr>
            </w:pPr>
            <w:r>
              <w:rPr>
                <w:rFonts w:eastAsia="Times New Roman"/>
                <w:bCs/>
                <w:lang w:eastAsia="x-none"/>
              </w:rPr>
              <w:t xml:space="preserve">- Ngày End &gt;= Ngày </w:t>
            </w:r>
            <w:del w:id="415" w:author="Nguyen Hong Nhung (Khoi CNTT)" w:date="2019-08-16T10:10:00Z">
              <w:r w:rsidR="00D47235" w:rsidDel="00D22D8C">
                <w:rPr>
                  <w:rFonts w:eastAsia="Times New Roman"/>
                  <w:bCs/>
                  <w:lang w:eastAsia="x-none"/>
                </w:rPr>
                <w:delText>Start</w:delText>
              </w:r>
            </w:del>
            <w:ins w:id="416" w:author="Nguyen Hong Nhung (Khoi CNTT)" w:date="2019-08-16T10:10:00Z">
              <w:r w:rsidR="00D22D8C">
                <w:rPr>
                  <w:rFonts w:eastAsia="Times New Roman"/>
                  <w:bCs/>
                  <w:lang w:eastAsia="x-none"/>
                </w:rPr>
                <w:t>Begin</w:t>
              </w:r>
            </w:ins>
          </w:p>
        </w:tc>
      </w:tr>
      <w:tr w:rsidR="009F13DD" w:rsidRPr="00DB66BA" w14:paraId="0B001CB5" w14:textId="77777777" w:rsidTr="00294747">
        <w:trPr>
          <w:trHeight w:val="611"/>
        </w:trPr>
        <w:tc>
          <w:tcPr>
            <w:tcW w:w="6032" w:type="dxa"/>
            <w:gridSpan w:val="3"/>
            <w:vAlign w:val="center"/>
          </w:tcPr>
          <w:p w14:paraId="07FD2D2B" w14:textId="77777777" w:rsidR="009F13DD" w:rsidRPr="00A40440" w:rsidRDefault="009F13DD" w:rsidP="00294747">
            <w:pPr>
              <w:pStyle w:val="ListParagraph"/>
              <w:ind w:left="0"/>
              <w:jc w:val="left"/>
              <w:rPr>
                <w:i/>
              </w:rPr>
            </w:pPr>
            <w:r w:rsidRPr="00A40440">
              <w:rPr>
                <w:i/>
              </w:rPr>
              <w:t>Thông tin Audit</w:t>
            </w:r>
          </w:p>
        </w:tc>
        <w:tc>
          <w:tcPr>
            <w:tcW w:w="3436" w:type="dxa"/>
          </w:tcPr>
          <w:p w14:paraId="16BA7AA7"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2FD702B7" w14:textId="77777777" w:rsidTr="00294747">
        <w:trPr>
          <w:trHeight w:val="611"/>
        </w:trPr>
        <w:tc>
          <w:tcPr>
            <w:tcW w:w="3116" w:type="dxa"/>
            <w:vAlign w:val="center"/>
          </w:tcPr>
          <w:p w14:paraId="1E59FC89"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7D39D0C2" w14:textId="77777777" w:rsidR="009F13DD" w:rsidRPr="00AC762B" w:rsidRDefault="009F13DD" w:rsidP="00294747">
            <w:pPr>
              <w:pStyle w:val="ListParagraph"/>
              <w:ind w:left="0"/>
              <w:jc w:val="center"/>
            </w:pPr>
            <w:r>
              <w:t>N</w:t>
            </w:r>
          </w:p>
        </w:tc>
        <w:tc>
          <w:tcPr>
            <w:tcW w:w="1586" w:type="dxa"/>
            <w:vAlign w:val="center"/>
          </w:tcPr>
          <w:p w14:paraId="2E0A9D23" w14:textId="77777777" w:rsidR="009F13DD" w:rsidRDefault="009F13DD" w:rsidP="00294747">
            <w:pPr>
              <w:pStyle w:val="ListParagraph"/>
              <w:ind w:left="0"/>
              <w:jc w:val="center"/>
            </w:pPr>
            <w:r w:rsidRPr="00AC762B">
              <w:t>Drop down list</w:t>
            </w:r>
          </w:p>
        </w:tc>
        <w:tc>
          <w:tcPr>
            <w:tcW w:w="3436" w:type="dxa"/>
          </w:tcPr>
          <w:p w14:paraId="683B0887"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3BC30174"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431B93E2"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14052FA7"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2601D863"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0113BEE9" w14:textId="77777777" w:rsidTr="00294747">
        <w:trPr>
          <w:trHeight w:val="611"/>
        </w:trPr>
        <w:tc>
          <w:tcPr>
            <w:tcW w:w="3116" w:type="dxa"/>
            <w:vAlign w:val="center"/>
          </w:tcPr>
          <w:p w14:paraId="668FFB86"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3CB123BD" w14:textId="77777777" w:rsidR="009F13DD" w:rsidRPr="00AC762B" w:rsidRDefault="009F13DD" w:rsidP="00294747">
            <w:pPr>
              <w:pStyle w:val="ListParagraph"/>
              <w:ind w:left="0"/>
              <w:jc w:val="center"/>
            </w:pPr>
            <w:r>
              <w:t>N</w:t>
            </w:r>
          </w:p>
        </w:tc>
        <w:tc>
          <w:tcPr>
            <w:tcW w:w="1586" w:type="dxa"/>
            <w:vAlign w:val="center"/>
          </w:tcPr>
          <w:p w14:paraId="72B4DE40" w14:textId="77777777" w:rsidR="009F13DD" w:rsidRDefault="009F13DD" w:rsidP="00294747">
            <w:pPr>
              <w:pStyle w:val="ListParagraph"/>
              <w:ind w:left="0"/>
              <w:jc w:val="center"/>
            </w:pPr>
            <w:r>
              <w:t>Text</w:t>
            </w:r>
          </w:p>
        </w:tc>
        <w:tc>
          <w:tcPr>
            <w:tcW w:w="3436" w:type="dxa"/>
          </w:tcPr>
          <w:p w14:paraId="1FBF403A"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070FB808"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2BD3C020" w14:textId="77777777" w:rsidTr="00294747">
        <w:tc>
          <w:tcPr>
            <w:tcW w:w="3116" w:type="dxa"/>
            <w:vAlign w:val="center"/>
          </w:tcPr>
          <w:p w14:paraId="6D8FA65E"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3AEE470E" w14:textId="77777777" w:rsidR="009F13DD" w:rsidRPr="00AC762B" w:rsidRDefault="009F13DD" w:rsidP="00294747">
            <w:pPr>
              <w:pStyle w:val="ListParagraph"/>
              <w:ind w:left="0"/>
              <w:jc w:val="center"/>
            </w:pPr>
            <w:r w:rsidRPr="00AC762B">
              <w:t>Y</w:t>
            </w:r>
          </w:p>
        </w:tc>
        <w:tc>
          <w:tcPr>
            <w:tcW w:w="1586" w:type="dxa"/>
            <w:vAlign w:val="center"/>
          </w:tcPr>
          <w:p w14:paraId="6228C079" w14:textId="77777777" w:rsidR="009F13DD" w:rsidRPr="00AC762B" w:rsidRDefault="009F13DD" w:rsidP="00294747">
            <w:pPr>
              <w:pStyle w:val="ListParagraph"/>
              <w:ind w:left="0"/>
              <w:jc w:val="center"/>
            </w:pPr>
            <w:r>
              <w:t>Text</w:t>
            </w:r>
          </w:p>
        </w:tc>
        <w:tc>
          <w:tcPr>
            <w:tcW w:w="3436" w:type="dxa"/>
          </w:tcPr>
          <w:p w14:paraId="506CBA5F"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7636B53C"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3396294D" w14:textId="77777777" w:rsidTr="00294747">
        <w:tc>
          <w:tcPr>
            <w:tcW w:w="3116" w:type="dxa"/>
            <w:vAlign w:val="center"/>
          </w:tcPr>
          <w:p w14:paraId="757E52E1"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0A3E77FB" w14:textId="77777777" w:rsidR="009F13DD" w:rsidRPr="00AC762B" w:rsidRDefault="009F13DD" w:rsidP="00294747">
            <w:pPr>
              <w:pStyle w:val="ListParagraph"/>
              <w:ind w:left="0"/>
              <w:jc w:val="center"/>
            </w:pPr>
            <w:r w:rsidRPr="00AC762B">
              <w:t>Y</w:t>
            </w:r>
          </w:p>
        </w:tc>
        <w:tc>
          <w:tcPr>
            <w:tcW w:w="1586" w:type="dxa"/>
            <w:vAlign w:val="center"/>
          </w:tcPr>
          <w:p w14:paraId="198D7D93" w14:textId="77777777" w:rsidR="009F13DD" w:rsidRPr="00AC762B" w:rsidRDefault="009F13DD" w:rsidP="00294747">
            <w:pPr>
              <w:pStyle w:val="ListParagraph"/>
              <w:ind w:left="0"/>
              <w:jc w:val="center"/>
            </w:pPr>
            <w:r>
              <w:t>Date Time</w:t>
            </w:r>
          </w:p>
        </w:tc>
        <w:tc>
          <w:tcPr>
            <w:tcW w:w="3436" w:type="dxa"/>
          </w:tcPr>
          <w:p w14:paraId="64173C61"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A74361E"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074D17C9"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22BB3A0E"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6A3665">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xác định hệ số rủi ro tín dụng</w:t>
      </w:r>
    </w:p>
    <w:p w14:paraId="03AEDEB7" w14:textId="77777777" w:rsidR="009F13DD" w:rsidRDefault="009F13DD" w:rsidP="009F13DD">
      <w:pPr>
        <w:rPr>
          <w:lang w:eastAsia="ja-JP"/>
        </w:rPr>
      </w:pPr>
      <w:r>
        <w:rPr>
          <w:noProof/>
        </w:rPr>
        <w:drawing>
          <wp:inline distT="0" distB="0" distL="0" distR="0" wp14:anchorId="0710EB8A" wp14:editId="2F28B97E">
            <wp:extent cx="5942330" cy="219917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2330" cy="2199170"/>
                    </a:xfrm>
                    <a:prstGeom prst="rect">
                      <a:avLst/>
                    </a:prstGeom>
                  </pic:spPr>
                </pic:pic>
              </a:graphicData>
            </a:graphic>
          </wp:inline>
        </w:drawing>
      </w:r>
    </w:p>
    <w:p w14:paraId="66A2CBB9"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F13DD" w:rsidRPr="00AC762B" w14:paraId="73B5449D" w14:textId="77777777" w:rsidTr="00294747">
        <w:trPr>
          <w:tblHeader/>
        </w:trPr>
        <w:tc>
          <w:tcPr>
            <w:tcW w:w="2358" w:type="dxa"/>
            <w:shd w:val="clear" w:color="auto" w:fill="8DB3E2" w:themeFill="text2" w:themeFillTint="66"/>
          </w:tcPr>
          <w:p w14:paraId="0E6E6FB9" w14:textId="77777777" w:rsidR="009F13DD" w:rsidRPr="00AC762B" w:rsidRDefault="009F13DD" w:rsidP="00294747">
            <w:pPr>
              <w:pStyle w:val="ListParagraph"/>
              <w:ind w:left="0"/>
              <w:jc w:val="center"/>
              <w:rPr>
                <w:b/>
              </w:rPr>
            </w:pPr>
            <w:r w:rsidRPr="00AC762B">
              <w:rPr>
                <w:b/>
              </w:rPr>
              <w:t>Trường</w:t>
            </w:r>
          </w:p>
        </w:tc>
        <w:tc>
          <w:tcPr>
            <w:tcW w:w="1451" w:type="dxa"/>
            <w:shd w:val="clear" w:color="auto" w:fill="8DB3E2" w:themeFill="text2" w:themeFillTint="66"/>
          </w:tcPr>
          <w:p w14:paraId="3DC0B4D2" w14:textId="77777777" w:rsidR="009F13DD" w:rsidRPr="00AC762B" w:rsidRDefault="009F13DD" w:rsidP="00294747">
            <w:pPr>
              <w:pStyle w:val="ListParagraph"/>
              <w:ind w:left="0"/>
              <w:jc w:val="center"/>
              <w:rPr>
                <w:b/>
              </w:rPr>
            </w:pPr>
            <w:r w:rsidRPr="00AC762B">
              <w:rPr>
                <w:b/>
              </w:rPr>
              <w:t>Bắt buộc nhập?</w:t>
            </w:r>
          </w:p>
        </w:tc>
        <w:tc>
          <w:tcPr>
            <w:tcW w:w="1742" w:type="dxa"/>
            <w:shd w:val="clear" w:color="auto" w:fill="8DB3E2" w:themeFill="text2" w:themeFillTint="66"/>
          </w:tcPr>
          <w:p w14:paraId="24E5A100" w14:textId="77777777" w:rsidR="009F13DD" w:rsidRPr="00AC762B" w:rsidRDefault="009F13DD" w:rsidP="00294747">
            <w:pPr>
              <w:pStyle w:val="ListParagraph"/>
              <w:ind w:left="0"/>
              <w:jc w:val="center"/>
              <w:rPr>
                <w:b/>
              </w:rPr>
            </w:pPr>
            <w:r w:rsidRPr="00AC762B">
              <w:rPr>
                <w:b/>
              </w:rPr>
              <w:t>Định dạng</w:t>
            </w:r>
          </w:p>
        </w:tc>
        <w:tc>
          <w:tcPr>
            <w:tcW w:w="3917" w:type="dxa"/>
            <w:shd w:val="clear" w:color="auto" w:fill="8DB3E2" w:themeFill="text2" w:themeFillTint="66"/>
          </w:tcPr>
          <w:p w14:paraId="185E4622" w14:textId="77777777" w:rsidR="009F13DD" w:rsidRPr="00AC762B" w:rsidRDefault="009F13DD" w:rsidP="00294747">
            <w:pPr>
              <w:pStyle w:val="ListParagraph"/>
              <w:ind w:left="0"/>
              <w:jc w:val="center"/>
              <w:rPr>
                <w:b/>
              </w:rPr>
            </w:pPr>
            <w:r w:rsidRPr="00AC762B">
              <w:rPr>
                <w:b/>
              </w:rPr>
              <w:t>Ý nghĩa</w:t>
            </w:r>
          </w:p>
        </w:tc>
      </w:tr>
      <w:tr w:rsidR="009F13DD" w:rsidRPr="00DB66BA" w14:paraId="74D07133" w14:textId="77777777" w:rsidTr="00294747">
        <w:trPr>
          <w:trHeight w:val="611"/>
        </w:trPr>
        <w:tc>
          <w:tcPr>
            <w:tcW w:w="2358" w:type="dxa"/>
            <w:vAlign w:val="center"/>
          </w:tcPr>
          <w:p w14:paraId="0C163911"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451" w:type="dxa"/>
            <w:vAlign w:val="center"/>
          </w:tcPr>
          <w:p w14:paraId="4B9808BB" w14:textId="77777777" w:rsidR="009F13DD" w:rsidRPr="00AC762B" w:rsidRDefault="009F13DD" w:rsidP="00294747">
            <w:pPr>
              <w:pStyle w:val="ListParagraph"/>
              <w:ind w:left="0"/>
              <w:jc w:val="center"/>
            </w:pPr>
            <w:r>
              <w:t>Y</w:t>
            </w:r>
          </w:p>
        </w:tc>
        <w:tc>
          <w:tcPr>
            <w:tcW w:w="1742" w:type="dxa"/>
            <w:vAlign w:val="center"/>
          </w:tcPr>
          <w:p w14:paraId="2293D9AF" w14:textId="77777777" w:rsidR="009F13DD" w:rsidRPr="00AC762B" w:rsidRDefault="009F13DD" w:rsidP="00294747">
            <w:pPr>
              <w:pStyle w:val="ListParagraph"/>
              <w:ind w:left="0"/>
              <w:jc w:val="center"/>
            </w:pPr>
            <w:r>
              <w:t>Text</w:t>
            </w:r>
          </w:p>
        </w:tc>
        <w:tc>
          <w:tcPr>
            <w:tcW w:w="3917" w:type="dxa"/>
          </w:tcPr>
          <w:p w14:paraId="1D12C9B2"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0CF0A5E6" w14:textId="77777777" w:rsidTr="00294747">
        <w:trPr>
          <w:trHeight w:val="611"/>
        </w:trPr>
        <w:tc>
          <w:tcPr>
            <w:tcW w:w="5551" w:type="dxa"/>
            <w:gridSpan w:val="3"/>
            <w:vAlign w:val="center"/>
          </w:tcPr>
          <w:p w14:paraId="7B93B2ED" w14:textId="77777777" w:rsidR="009F13DD" w:rsidRPr="00307B77" w:rsidRDefault="009F13DD" w:rsidP="00294747">
            <w:pPr>
              <w:pStyle w:val="ListParagraph"/>
              <w:ind w:left="0"/>
              <w:jc w:val="left"/>
              <w:rPr>
                <w:i/>
              </w:rPr>
            </w:pPr>
            <w:r w:rsidRPr="00307B77">
              <w:rPr>
                <w:i/>
              </w:rPr>
              <w:t>Thông tin chính</w:t>
            </w:r>
          </w:p>
        </w:tc>
        <w:tc>
          <w:tcPr>
            <w:tcW w:w="3917" w:type="dxa"/>
          </w:tcPr>
          <w:p w14:paraId="6C44229C"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5C7D1FF2" w14:textId="77777777" w:rsidTr="00294747">
        <w:trPr>
          <w:trHeight w:val="611"/>
        </w:trPr>
        <w:tc>
          <w:tcPr>
            <w:tcW w:w="2358" w:type="dxa"/>
            <w:vAlign w:val="center"/>
          </w:tcPr>
          <w:p w14:paraId="07191956" w14:textId="77777777" w:rsidR="009F13DD" w:rsidRPr="00307B77" w:rsidRDefault="009F13DD" w:rsidP="00294747">
            <w:pPr>
              <w:rPr>
                <w:rFonts w:eastAsia="Times New Roman"/>
                <w:bCs/>
                <w:lang w:eastAsia="x-none"/>
              </w:rPr>
            </w:pPr>
            <w:r>
              <w:rPr>
                <w:rFonts w:eastAsia="Times New Roman"/>
                <w:bCs/>
                <w:lang w:eastAsia="x-none"/>
              </w:rPr>
              <w:t>Code</w:t>
            </w:r>
          </w:p>
        </w:tc>
        <w:tc>
          <w:tcPr>
            <w:tcW w:w="1451" w:type="dxa"/>
            <w:vAlign w:val="center"/>
          </w:tcPr>
          <w:p w14:paraId="68EDB53B" w14:textId="77777777" w:rsidR="009F13DD" w:rsidRDefault="009F13DD" w:rsidP="00294747">
            <w:pPr>
              <w:pStyle w:val="ListParagraph"/>
              <w:ind w:left="0"/>
              <w:jc w:val="center"/>
            </w:pPr>
            <w:r>
              <w:t>Y</w:t>
            </w:r>
          </w:p>
        </w:tc>
        <w:tc>
          <w:tcPr>
            <w:tcW w:w="1742" w:type="dxa"/>
            <w:vAlign w:val="center"/>
          </w:tcPr>
          <w:p w14:paraId="024E9318" w14:textId="77777777" w:rsidR="009F13DD" w:rsidRPr="00AC762B" w:rsidRDefault="009F13DD" w:rsidP="00294747">
            <w:pPr>
              <w:pStyle w:val="ListParagraph"/>
              <w:ind w:left="0"/>
              <w:jc w:val="center"/>
            </w:pPr>
            <w:r>
              <w:t>Text</w:t>
            </w:r>
          </w:p>
        </w:tc>
        <w:tc>
          <w:tcPr>
            <w:tcW w:w="3917" w:type="dxa"/>
          </w:tcPr>
          <w:p w14:paraId="1B6DC076"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785749BF" w14:textId="77777777" w:rsidTr="00294747">
        <w:trPr>
          <w:trHeight w:val="611"/>
        </w:trPr>
        <w:tc>
          <w:tcPr>
            <w:tcW w:w="2358" w:type="dxa"/>
            <w:vAlign w:val="center"/>
          </w:tcPr>
          <w:p w14:paraId="473F76C8" w14:textId="77777777" w:rsidR="009F13DD" w:rsidRPr="00307B77" w:rsidRDefault="009F13DD" w:rsidP="00294747">
            <w:pPr>
              <w:rPr>
                <w:rFonts w:eastAsia="Times New Roman"/>
                <w:bCs/>
                <w:lang w:eastAsia="x-none"/>
              </w:rPr>
            </w:pPr>
            <w:r>
              <w:rPr>
                <w:rFonts w:eastAsia="Times New Roman"/>
                <w:bCs/>
                <w:lang w:eastAsia="x-none"/>
              </w:rPr>
              <w:t>RW_ID</w:t>
            </w:r>
          </w:p>
        </w:tc>
        <w:tc>
          <w:tcPr>
            <w:tcW w:w="1451" w:type="dxa"/>
            <w:vAlign w:val="center"/>
          </w:tcPr>
          <w:p w14:paraId="68BCB7C3" w14:textId="77777777" w:rsidR="009F13DD" w:rsidRDefault="009F13DD" w:rsidP="00294747">
            <w:pPr>
              <w:pStyle w:val="ListParagraph"/>
              <w:ind w:left="0"/>
              <w:jc w:val="center"/>
            </w:pPr>
            <w:r>
              <w:t>Y</w:t>
            </w:r>
          </w:p>
        </w:tc>
        <w:tc>
          <w:tcPr>
            <w:tcW w:w="1742" w:type="dxa"/>
            <w:vAlign w:val="center"/>
          </w:tcPr>
          <w:p w14:paraId="2AE29D44" w14:textId="77777777" w:rsidR="009F13DD" w:rsidRPr="00AC762B" w:rsidRDefault="009F13DD" w:rsidP="00294747">
            <w:pPr>
              <w:pStyle w:val="ListParagraph"/>
              <w:ind w:left="0"/>
              <w:jc w:val="center"/>
            </w:pPr>
            <w:r>
              <w:t>Text</w:t>
            </w:r>
          </w:p>
        </w:tc>
        <w:tc>
          <w:tcPr>
            <w:tcW w:w="3917" w:type="dxa"/>
          </w:tcPr>
          <w:p w14:paraId="52B802FB" w14:textId="77777777" w:rsidR="009F13DD" w:rsidRPr="00D77C59" w:rsidRDefault="009F13DD" w:rsidP="00294747">
            <w:pPr>
              <w:rPr>
                <w:rFonts w:eastAsia="Times New Roman"/>
                <w:bCs/>
                <w:lang w:eastAsia="x-none"/>
              </w:rPr>
            </w:pPr>
            <w:r>
              <w:rPr>
                <w:rFonts w:eastAsia="Times New Roman"/>
                <w:bCs/>
                <w:lang w:eastAsia="x-none"/>
              </w:rPr>
              <w:t>Mã hệ số rủi ro tín dụng</w:t>
            </w:r>
          </w:p>
        </w:tc>
      </w:tr>
      <w:tr w:rsidR="009F13DD" w:rsidRPr="00DB66BA" w14:paraId="2D0964CE" w14:textId="77777777" w:rsidTr="00294747">
        <w:trPr>
          <w:trHeight w:val="611"/>
        </w:trPr>
        <w:tc>
          <w:tcPr>
            <w:tcW w:w="2358" w:type="dxa"/>
            <w:vAlign w:val="center"/>
          </w:tcPr>
          <w:p w14:paraId="47B51A2D" w14:textId="77777777" w:rsidR="009F13DD" w:rsidRDefault="009F13DD" w:rsidP="00294747">
            <w:pPr>
              <w:rPr>
                <w:rFonts w:eastAsia="Times New Roman"/>
                <w:bCs/>
                <w:lang w:eastAsia="x-none"/>
              </w:rPr>
            </w:pPr>
            <w:r>
              <w:rPr>
                <w:rFonts w:eastAsia="Times New Roman"/>
                <w:bCs/>
                <w:lang w:eastAsia="x-none"/>
              </w:rPr>
              <w:t>RW</w:t>
            </w:r>
          </w:p>
        </w:tc>
        <w:tc>
          <w:tcPr>
            <w:tcW w:w="1451" w:type="dxa"/>
            <w:vAlign w:val="center"/>
          </w:tcPr>
          <w:p w14:paraId="09B9F882" w14:textId="77777777" w:rsidR="009F13DD" w:rsidRDefault="009F13DD" w:rsidP="00294747">
            <w:pPr>
              <w:pStyle w:val="ListParagraph"/>
              <w:ind w:left="0"/>
              <w:jc w:val="center"/>
            </w:pPr>
            <w:r>
              <w:t>Y</w:t>
            </w:r>
          </w:p>
        </w:tc>
        <w:tc>
          <w:tcPr>
            <w:tcW w:w="1742" w:type="dxa"/>
            <w:vAlign w:val="center"/>
          </w:tcPr>
          <w:p w14:paraId="3E7F43A1" w14:textId="77777777" w:rsidR="009F13DD" w:rsidRDefault="009F13DD" w:rsidP="00294747">
            <w:pPr>
              <w:pStyle w:val="ListParagraph"/>
              <w:ind w:left="0"/>
              <w:jc w:val="center"/>
            </w:pPr>
            <w:r w:rsidRPr="00B709CF">
              <w:t>Number</w:t>
            </w:r>
          </w:p>
        </w:tc>
        <w:tc>
          <w:tcPr>
            <w:tcW w:w="3917" w:type="dxa"/>
          </w:tcPr>
          <w:p w14:paraId="33525E5E" w14:textId="77777777" w:rsidR="009F13DD" w:rsidRDefault="009F13DD" w:rsidP="00294747">
            <w:pPr>
              <w:rPr>
                <w:rFonts w:eastAsia="Times New Roman"/>
                <w:bCs/>
                <w:lang w:eastAsia="x-none"/>
              </w:rPr>
            </w:pPr>
            <w:r>
              <w:rPr>
                <w:rFonts w:eastAsia="Times New Roman"/>
                <w:bCs/>
                <w:lang w:eastAsia="x-none"/>
              </w:rPr>
              <w:t>Giá trị hệ số rủi ro tín dụng.</w:t>
            </w:r>
          </w:p>
          <w:p w14:paraId="79FAFEAE" w14:textId="77777777" w:rsidR="009F13DD" w:rsidRPr="004A59D2" w:rsidRDefault="009F13DD" w:rsidP="00294747">
            <w:pPr>
              <w:rPr>
                <w:rFonts w:eastAsia="Times New Roman"/>
                <w:bCs/>
                <w:lang w:eastAsia="x-none"/>
              </w:rPr>
            </w:pPr>
            <w:r>
              <w:rPr>
                <w:rFonts w:eastAsia="Times New Roman"/>
                <w:bCs/>
                <w:lang w:eastAsia="x-none"/>
              </w:rPr>
              <w:t>Đơn vị %</w:t>
            </w:r>
          </w:p>
        </w:tc>
      </w:tr>
      <w:tr w:rsidR="009F13DD" w:rsidRPr="00DB66BA" w14:paraId="2012254A" w14:textId="77777777" w:rsidTr="00294747">
        <w:trPr>
          <w:trHeight w:val="611"/>
        </w:trPr>
        <w:tc>
          <w:tcPr>
            <w:tcW w:w="2358" w:type="dxa"/>
            <w:vAlign w:val="center"/>
          </w:tcPr>
          <w:p w14:paraId="5C6CF598" w14:textId="77777777" w:rsidR="009F13DD" w:rsidRPr="004A59D2" w:rsidRDefault="009F13DD" w:rsidP="00294747">
            <w:pPr>
              <w:rPr>
                <w:rFonts w:eastAsia="Times New Roman"/>
                <w:bCs/>
                <w:lang w:eastAsia="x-none"/>
              </w:rPr>
            </w:pPr>
            <w:r>
              <w:rPr>
                <w:rFonts w:eastAsia="Times New Roman"/>
                <w:bCs/>
                <w:lang w:eastAsia="x-none"/>
              </w:rPr>
              <w:t>DESC</w:t>
            </w:r>
          </w:p>
        </w:tc>
        <w:tc>
          <w:tcPr>
            <w:tcW w:w="1451" w:type="dxa"/>
            <w:vAlign w:val="center"/>
          </w:tcPr>
          <w:p w14:paraId="5B16C25A" w14:textId="77777777" w:rsidR="009F13DD" w:rsidRDefault="009F13DD" w:rsidP="00294747">
            <w:pPr>
              <w:pStyle w:val="ListParagraph"/>
              <w:ind w:left="0"/>
              <w:jc w:val="center"/>
            </w:pPr>
            <w:r>
              <w:t>Y</w:t>
            </w:r>
          </w:p>
        </w:tc>
        <w:tc>
          <w:tcPr>
            <w:tcW w:w="1742" w:type="dxa"/>
            <w:vAlign w:val="center"/>
          </w:tcPr>
          <w:p w14:paraId="132AD362" w14:textId="77777777" w:rsidR="009F13DD" w:rsidRPr="00AC762B" w:rsidRDefault="009F13DD" w:rsidP="00294747">
            <w:pPr>
              <w:pStyle w:val="ListParagraph"/>
              <w:ind w:left="0"/>
              <w:jc w:val="center"/>
            </w:pPr>
            <w:r>
              <w:t>Text</w:t>
            </w:r>
          </w:p>
        </w:tc>
        <w:tc>
          <w:tcPr>
            <w:tcW w:w="3917" w:type="dxa"/>
          </w:tcPr>
          <w:p w14:paraId="6CFC2486" w14:textId="77777777" w:rsidR="009F13DD" w:rsidRDefault="009F13DD" w:rsidP="00294747">
            <w:pPr>
              <w:rPr>
                <w:rFonts w:eastAsia="Times New Roman"/>
                <w:bCs/>
                <w:lang w:eastAsia="x-none"/>
              </w:rPr>
            </w:pPr>
            <w:r>
              <w:rPr>
                <w:rFonts w:eastAsia="Times New Roman"/>
                <w:bCs/>
                <w:lang w:eastAsia="x-none"/>
              </w:rPr>
              <w:t>Mô tả</w:t>
            </w:r>
          </w:p>
        </w:tc>
      </w:tr>
      <w:tr w:rsidR="009F13DD" w:rsidRPr="00DB66BA" w14:paraId="2E714888" w14:textId="77777777" w:rsidTr="00294747">
        <w:trPr>
          <w:trHeight w:val="611"/>
        </w:trPr>
        <w:tc>
          <w:tcPr>
            <w:tcW w:w="2358" w:type="dxa"/>
            <w:vAlign w:val="center"/>
          </w:tcPr>
          <w:p w14:paraId="732D3E0E" w14:textId="4DFF8B16" w:rsidR="009F13DD" w:rsidRPr="00E528B7" w:rsidRDefault="00D47235" w:rsidP="00294747">
            <w:pPr>
              <w:rPr>
                <w:rFonts w:eastAsia="Times New Roman"/>
                <w:bCs/>
                <w:lang w:eastAsia="x-none"/>
              </w:rPr>
            </w:pPr>
            <w:del w:id="417" w:author="Nguyen Hong Nhung (Khoi CNTT)" w:date="2019-08-16T10:10:00Z">
              <w:r w:rsidDel="00D22D8C">
                <w:rPr>
                  <w:rFonts w:eastAsia="Times New Roman"/>
                  <w:bCs/>
                  <w:lang w:eastAsia="x-none"/>
                </w:rPr>
                <w:delText>Start</w:delText>
              </w:r>
            </w:del>
            <w:ins w:id="418" w:author="Nguyen Hong Nhung (Khoi CNTT)" w:date="2019-08-16T10:10:00Z">
              <w:r w:rsidR="00D22D8C">
                <w:rPr>
                  <w:rFonts w:eastAsia="Times New Roman"/>
                  <w:bCs/>
                  <w:lang w:eastAsia="x-none"/>
                </w:rPr>
                <w:t>Begin</w:t>
              </w:r>
            </w:ins>
          </w:p>
        </w:tc>
        <w:tc>
          <w:tcPr>
            <w:tcW w:w="1451" w:type="dxa"/>
            <w:vAlign w:val="center"/>
          </w:tcPr>
          <w:p w14:paraId="29B28571" w14:textId="77777777" w:rsidR="009F13DD" w:rsidRDefault="009F13DD" w:rsidP="00294747">
            <w:pPr>
              <w:pStyle w:val="ListParagraph"/>
              <w:ind w:left="0"/>
              <w:jc w:val="center"/>
            </w:pPr>
            <w:r>
              <w:t>Y</w:t>
            </w:r>
          </w:p>
        </w:tc>
        <w:tc>
          <w:tcPr>
            <w:tcW w:w="1742" w:type="dxa"/>
            <w:vAlign w:val="center"/>
          </w:tcPr>
          <w:p w14:paraId="40B5F852" w14:textId="77777777" w:rsidR="009F13DD" w:rsidRDefault="009F13DD" w:rsidP="00294747">
            <w:pPr>
              <w:pStyle w:val="ListParagraph"/>
              <w:ind w:left="0"/>
              <w:jc w:val="center"/>
            </w:pPr>
            <w:r>
              <w:t>Date</w:t>
            </w:r>
          </w:p>
          <w:p w14:paraId="20044B71" w14:textId="77777777" w:rsidR="009F13DD" w:rsidRDefault="009F13DD" w:rsidP="00294747">
            <w:pPr>
              <w:pStyle w:val="ListParagraph"/>
              <w:ind w:left="0"/>
              <w:jc w:val="center"/>
            </w:pPr>
          </w:p>
        </w:tc>
        <w:tc>
          <w:tcPr>
            <w:tcW w:w="3917" w:type="dxa"/>
          </w:tcPr>
          <w:p w14:paraId="5FCEE5DF" w14:textId="77777777" w:rsidR="009F13DD" w:rsidRDefault="009F13DD" w:rsidP="00294747">
            <w:pPr>
              <w:rPr>
                <w:rFonts w:eastAsia="Times New Roman"/>
                <w:bCs/>
                <w:lang w:eastAsia="x-none"/>
              </w:rPr>
            </w:pPr>
            <w:r>
              <w:rPr>
                <w:rFonts w:eastAsia="Times New Roman"/>
                <w:bCs/>
                <w:lang w:eastAsia="x-none"/>
              </w:rPr>
              <w:t>Định dạng DD/MM/YYYY</w:t>
            </w:r>
          </w:p>
          <w:p w14:paraId="1F558237" w14:textId="77777777" w:rsidR="009F13DD" w:rsidRDefault="009F13DD" w:rsidP="00294747">
            <w:pPr>
              <w:rPr>
                <w:rFonts w:eastAsia="Times New Roman"/>
                <w:bCs/>
                <w:lang w:eastAsia="x-none"/>
              </w:rPr>
            </w:pPr>
          </w:p>
        </w:tc>
      </w:tr>
      <w:tr w:rsidR="009F13DD" w:rsidRPr="00DB66BA" w14:paraId="56AD2A82" w14:textId="77777777" w:rsidTr="00294747">
        <w:trPr>
          <w:trHeight w:val="611"/>
        </w:trPr>
        <w:tc>
          <w:tcPr>
            <w:tcW w:w="2358" w:type="dxa"/>
            <w:vAlign w:val="center"/>
          </w:tcPr>
          <w:p w14:paraId="4AF846FF" w14:textId="77777777" w:rsidR="009F13DD" w:rsidRPr="00E528B7" w:rsidRDefault="009F13DD" w:rsidP="00294747">
            <w:pPr>
              <w:rPr>
                <w:rFonts w:eastAsia="Times New Roman"/>
                <w:bCs/>
                <w:lang w:eastAsia="x-none"/>
              </w:rPr>
            </w:pPr>
            <w:r>
              <w:rPr>
                <w:rFonts w:eastAsia="Times New Roman"/>
                <w:bCs/>
                <w:lang w:eastAsia="x-none"/>
              </w:rPr>
              <w:t>End</w:t>
            </w:r>
          </w:p>
        </w:tc>
        <w:tc>
          <w:tcPr>
            <w:tcW w:w="1451" w:type="dxa"/>
            <w:vAlign w:val="center"/>
          </w:tcPr>
          <w:p w14:paraId="31C88A51" w14:textId="77777777" w:rsidR="009F13DD" w:rsidRDefault="009F13DD" w:rsidP="00294747">
            <w:pPr>
              <w:pStyle w:val="ListParagraph"/>
              <w:ind w:left="0"/>
              <w:jc w:val="center"/>
            </w:pPr>
            <w:r>
              <w:t>N</w:t>
            </w:r>
          </w:p>
        </w:tc>
        <w:tc>
          <w:tcPr>
            <w:tcW w:w="1742" w:type="dxa"/>
            <w:vAlign w:val="center"/>
          </w:tcPr>
          <w:p w14:paraId="756F0B8E" w14:textId="77777777" w:rsidR="009F13DD" w:rsidRDefault="009F13DD" w:rsidP="00294747">
            <w:pPr>
              <w:pStyle w:val="ListParagraph"/>
              <w:ind w:left="0"/>
              <w:jc w:val="center"/>
            </w:pPr>
            <w:r>
              <w:t>Date</w:t>
            </w:r>
          </w:p>
        </w:tc>
        <w:tc>
          <w:tcPr>
            <w:tcW w:w="3917" w:type="dxa"/>
          </w:tcPr>
          <w:p w14:paraId="401B4763" w14:textId="77777777" w:rsidR="009F13DD" w:rsidRDefault="009F13DD" w:rsidP="00294747">
            <w:pPr>
              <w:rPr>
                <w:rFonts w:eastAsia="Times New Roman"/>
                <w:bCs/>
                <w:lang w:eastAsia="x-none"/>
              </w:rPr>
            </w:pPr>
            <w:r>
              <w:rPr>
                <w:rFonts w:eastAsia="Times New Roman"/>
                <w:bCs/>
                <w:lang w:eastAsia="x-none"/>
              </w:rPr>
              <w:t>Định dạng DD/MM/YYYY</w:t>
            </w:r>
          </w:p>
          <w:p w14:paraId="718E8418" w14:textId="7135D7C6" w:rsidR="009F13DD" w:rsidRPr="003C7798" w:rsidRDefault="009F13DD" w:rsidP="00294747">
            <w:pPr>
              <w:rPr>
                <w:rFonts w:eastAsia="Times New Roman"/>
                <w:bCs/>
                <w:lang w:eastAsia="x-none"/>
              </w:rPr>
            </w:pPr>
            <w:r>
              <w:rPr>
                <w:rFonts w:eastAsia="Times New Roman"/>
                <w:bCs/>
                <w:lang w:eastAsia="x-none"/>
              </w:rPr>
              <w:t xml:space="preserve">- Nếu nhập ngày </w:t>
            </w:r>
            <w:del w:id="419" w:author="Nguyen Hong Nhung (Khoi CNTT)" w:date="2019-08-16T10:10:00Z">
              <w:r w:rsidR="00D47235" w:rsidDel="00D22D8C">
                <w:rPr>
                  <w:rFonts w:eastAsia="Times New Roman"/>
                  <w:bCs/>
                  <w:lang w:eastAsia="x-none"/>
                </w:rPr>
                <w:delText>Start</w:delText>
              </w:r>
            </w:del>
            <w:ins w:id="42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21" w:author="Nguyen Hong Nhung (Khoi CNTT)" w:date="2019-08-16T10:10:00Z">
              <w:r w:rsidR="00D47235" w:rsidDel="00D22D8C">
                <w:rPr>
                  <w:rFonts w:eastAsia="Times New Roman"/>
                  <w:bCs/>
                  <w:lang w:eastAsia="x-none"/>
                </w:rPr>
                <w:delText>Start</w:delText>
              </w:r>
            </w:del>
            <w:ins w:id="42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036E727A" w14:textId="39A3B6CC"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23" w:author="Nguyen Hong Nhung (Khoi CNTT)" w:date="2019-08-16T10:10:00Z">
              <w:r w:rsidR="00D47235" w:rsidDel="00D22D8C">
                <w:rPr>
                  <w:rFonts w:eastAsia="Times New Roman"/>
                  <w:bCs/>
                  <w:lang w:eastAsia="x-none"/>
                </w:rPr>
                <w:delText>Start</w:delText>
              </w:r>
            </w:del>
            <w:ins w:id="42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3F2A5935" w14:textId="58A8914A" w:rsidR="009F13DD" w:rsidRDefault="009F13DD" w:rsidP="00294747">
            <w:pPr>
              <w:rPr>
                <w:rFonts w:eastAsia="Times New Roman"/>
                <w:bCs/>
                <w:lang w:eastAsia="x-none"/>
              </w:rPr>
            </w:pPr>
            <w:r>
              <w:rPr>
                <w:rFonts w:eastAsia="Times New Roman"/>
                <w:bCs/>
                <w:lang w:eastAsia="x-none"/>
              </w:rPr>
              <w:t xml:space="preserve">- Ngày End &gt;= Ngày </w:t>
            </w:r>
            <w:del w:id="425" w:author="Nguyen Hong Nhung (Khoi CNTT)" w:date="2019-08-16T10:10:00Z">
              <w:r w:rsidR="00D47235" w:rsidDel="00D22D8C">
                <w:rPr>
                  <w:rFonts w:eastAsia="Times New Roman"/>
                  <w:bCs/>
                  <w:lang w:eastAsia="x-none"/>
                </w:rPr>
                <w:delText>Start</w:delText>
              </w:r>
            </w:del>
            <w:ins w:id="426" w:author="Nguyen Hong Nhung (Khoi CNTT)" w:date="2019-08-16T10:10:00Z">
              <w:r w:rsidR="00D22D8C">
                <w:rPr>
                  <w:rFonts w:eastAsia="Times New Roman"/>
                  <w:bCs/>
                  <w:lang w:eastAsia="x-none"/>
                </w:rPr>
                <w:t>Begin</w:t>
              </w:r>
            </w:ins>
          </w:p>
        </w:tc>
      </w:tr>
      <w:tr w:rsidR="009F13DD" w:rsidRPr="00DB66BA" w14:paraId="26D92841" w14:textId="77777777" w:rsidTr="00294747">
        <w:trPr>
          <w:trHeight w:val="611"/>
        </w:trPr>
        <w:tc>
          <w:tcPr>
            <w:tcW w:w="5551" w:type="dxa"/>
            <w:gridSpan w:val="3"/>
            <w:vAlign w:val="center"/>
          </w:tcPr>
          <w:p w14:paraId="4C44986A" w14:textId="77777777" w:rsidR="009F13DD" w:rsidRPr="00A40440" w:rsidRDefault="009F13DD" w:rsidP="00294747">
            <w:pPr>
              <w:pStyle w:val="ListParagraph"/>
              <w:ind w:left="0"/>
              <w:jc w:val="left"/>
              <w:rPr>
                <w:i/>
              </w:rPr>
            </w:pPr>
            <w:r w:rsidRPr="00A40440">
              <w:rPr>
                <w:i/>
              </w:rPr>
              <w:t>Thông tin Audit</w:t>
            </w:r>
          </w:p>
        </w:tc>
        <w:tc>
          <w:tcPr>
            <w:tcW w:w="3917" w:type="dxa"/>
          </w:tcPr>
          <w:p w14:paraId="7E97F684"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017CBC89" w14:textId="77777777" w:rsidTr="00294747">
        <w:trPr>
          <w:trHeight w:val="611"/>
        </w:trPr>
        <w:tc>
          <w:tcPr>
            <w:tcW w:w="2358" w:type="dxa"/>
            <w:vAlign w:val="center"/>
          </w:tcPr>
          <w:p w14:paraId="73EA1AA7"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451" w:type="dxa"/>
            <w:vAlign w:val="center"/>
          </w:tcPr>
          <w:p w14:paraId="770D7F16" w14:textId="77777777" w:rsidR="009F13DD" w:rsidRPr="00AC762B" w:rsidRDefault="009F13DD" w:rsidP="00294747">
            <w:pPr>
              <w:pStyle w:val="ListParagraph"/>
              <w:ind w:left="0"/>
              <w:jc w:val="center"/>
            </w:pPr>
            <w:r>
              <w:t>N</w:t>
            </w:r>
          </w:p>
        </w:tc>
        <w:tc>
          <w:tcPr>
            <w:tcW w:w="1742" w:type="dxa"/>
            <w:vAlign w:val="center"/>
          </w:tcPr>
          <w:p w14:paraId="5BD16A19" w14:textId="77777777" w:rsidR="009F13DD" w:rsidRDefault="009F13DD" w:rsidP="00294747">
            <w:pPr>
              <w:pStyle w:val="ListParagraph"/>
              <w:ind w:left="0"/>
              <w:jc w:val="center"/>
            </w:pPr>
            <w:r w:rsidRPr="00AC762B">
              <w:t>Drop down list</w:t>
            </w:r>
          </w:p>
        </w:tc>
        <w:tc>
          <w:tcPr>
            <w:tcW w:w="3917" w:type="dxa"/>
          </w:tcPr>
          <w:p w14:paraId="0BE02BB5"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31F98470"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4C5A93AE"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49E04FA1"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3D5BB006"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38D2587D" w14:textId="77777777" w:rsidTr="00294747">
        <w:trPr>
          <w:trHeight w:val="611"/>
        </w:trPr>
        <w:tc>
          <w:tcPr>
            <w:tcW w:w="2358" w:type="dxa"/>
            <w:vAlign w:val="center"/>
          </w:tcPr>
          <w:p w14:paraId="29598BE4"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451" w:type="dxa"/>
            <w:vAlign w:val="center"/>
          </w:tcPr>
          <w:p w14:paraId="6B58858A" w14:textId="77777777" w:rsidR="009F13DD" w:rsidRPr="00AC762B" w:rsidRDefault="009F13DD" w:rsidP="00294747">
            <w:pPr>
              <w:pStyle w:val="ListParagraph"/>
              <w:ind w:left="0"/>
              <w:jc w:val="center"/>
            </w:pPr>
            <w:r>
              <w:t>N</w:t>
            </w:r>
          </w:p>
        </w:tc>
        <w:tc>
          <w:tcPr>
            <w:tcW w:w="1742" w:type="dxa"/>
            <w:vAlign w:val="center"/>
          </w:tcPr>
          <w:p w14:paraId="3E07F110" w14:textId="77777777" w:rsidR="009F13DD" w:rsidRDefault="009F13DD" w:rsidP="00294747">
            <w:pPr>
              <w:pStyle w:val="ListParagraph"/>
              <w:ind w:left="0"/>
              <w:jc w:val="center"/>
            </w:pPr>
            <w:r>
              <w:t>Text</w:t>
            </w:r>
          </w:p>
        </w:tc>
        <w:tc>
          <w:tcPr>
            <w:tcW w:w="3917" w:type="dxa"/>
          </w:tcPr>
          <w:p w14:paraId="51B7C0AA"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11670909"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0F9B1214" w14:textId="77777777" w:rsidTr="00294747">
        <w:tc>
          <w:tcPr>
            <w:tcW w:w="2358" w:type="dxa"/>
            <w:vAlign w:val="center"/>
          </w:tcPr>
          <w:p w14:paraId="7899926B"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451" w:type="dxa"/>
            <w:vAlign w:val="center"/>
          </w:tcPr>
          <w:p w14:paraId="3692F900" w14:textId="77777777" w:rsidR="009F13DD" w:rsidRPr="00AC762B" w:rsidRDefault="009F13DD" w:rsidP="00294747">
            <w:pPr>
              <w:pStyle w:val="ListParagraph"/>
              <w:ind w:left="0"/>
              <w:jc w:val="center"/>
            </w:pPr>
            <w:r w:rsidRPr="00AC762B">
              <w:t>Y</w:t>
            </w:r>
          </w:p>
        </w:tc>
        <w:tc>
          <w:tcPr>
            <w:tcW w:w="1742" w:type="dxa"/>
            <w:vAlign w:val="center"/>
          </w:tcPr>
          <w:p w14:paraId="3F673EA8" w14:textId="77777777" w:rsidR="009F13DD" w:rsidRPr="00AC762B" w:rsidRDefault="009F13DD" w:rsidP="00294747">
            <w:pPr>
              <w:pStyle w:val="ListParagraph"/>
              <w:ind w:left="0"/>
              <w:jc w:val="center"/>
            </w:pPr>
            <w:r>
              <w:t>Text</w:t>
            </w:r>
          </w:p>
        </w:tc>
        <w:tc>
          <w:tcPr>
            <w:tcW w:w="3917" w:type="dxa"/>
          </w:tcPr>
          <w:p w14:paraId="76DB7BB5"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5D25D64C"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2CDBA9C4" w14:textId="77777777" w:rsidTr="00294747">
        <w:tc>
          <w:tcPr>
            <w:tcW w:w="2358" w:type="dxa"/>
            <w:vAlign w:val="center"/>
          </w:tcPr>
          <w:p w14:paraId="4B115564"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451" w:type="dxa"/>
            <w:vAlign w:val="center"/>
          </w:tcPr>
          <w:p w14:paraId="7305CC25" w14:textId="77777777" w:rsidR="009F13DD" w:rsidRPr="00AC762B" w:rsidRDefault="009F13DD" w:rsidP="00294747">
            <w:pPr>
              <w:pStyle w:val="ListParagraph"/>
              <w:ind w:left="0"/>
              <w:jc w:val="center"/>
            </w:pPr>
            <w:r w:rsidRPr="00AC762B">
              <w:t>Y</w:t>
            </w:r>
          </w:p>
        </w:tc>
        <w:tc>
          <w:tcPr>
            <w:tcW w:w="1742" w:type="dxa"/>
            <w:vAlign w:val="center"/>
          </w:tcPr>
          <w:p w14:paraId="40759A15" w14:textId="77777777" w:rsidR="009F13DD" w:rsidRPr="00AC762B" w:rsidRDefault="009F13DD" w:rsidP="00294747">
            <w:pPr>
              <w:pStyle w:val="ListParagraph"/>
              <w:ind w:left="0"/>
              <w:jc w:val="center"/>
            </w:pPr>
            <w:r>
              <w:t>Date Time</w:t>
            </w:r>
          </w:p>
        </w:tc>
        <w:tc>
          <w:tcPr>
            <w:tcW w:w="3917" w:type="dxa"/>
          </w:tcPr>
          <w:p w14:paraId="7AA4EE2B"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2451DFF5"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7409890D"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020C895E"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25056F">
        <w:rPr>
          <w:rFonts w:ascii="Times New Roman" w:eastAsia="MS Mincho" w:hAnsi="Times New Roman" w:cs="Times New Roman"/>
          <w:b/>
          <w:i/>
          <w:lang w:eastAsia="ja-JP"/>
        </w:rPr>
        <w:t xml:space="preserve">Màn hình </w:t>
      </w:r>
      <w:r w:rsidRPr="00B16862">
        <w:rPr>
          <w:rFonts w:ascii="Times New Roman" w:eastAsia="MS Mincho" w:hAnsi="Times New Roman" w:cs="Times New Roman"/>
          <w:b/>
          <w:i/>
          <w:lang w:eastAsia="ja-JP"/>
        </w:rPr>
        <w:t xml:space="preserve">Bảng </w:t>
      </w:r>
      <w:r>
        <w:rPr>
          <w:rFonts w:ascii="Times New Roman" w:eastAsia="MS Mincho" w:hAnsi="Times New Roman" w:cs="Times New Roman"/>
          <w:b/>
          <w:i/>
          <w:lang w:eastAsia="ja-JP"/>
        </w:rPr>
        <w:t>mã mục đích vay</w:t>
      </w:r>
    </w:p>
    <w:p w14:paraId="35FE815D" w14:textId="77777777" w:rsidR="009F13DD" w:rsidRPr="0049189D" w:rsidRDefault="009F13DD" w:rsidP="009F13DD">
      <w:pPr>
        <w:rPr>
          <w:lang w:eastAsia="ja-JP"/>
        </w:rPr>
      </w:pPr>
      <w:r>
        <w:rPr>
          <w:noProof/>
        </w:rPr>
        <w:drawing>
          <wp:inline distT="0" distB="0" distL="0" distR="0" wp14:anchorId="4860DEA1" wp14:editId="4749A7BF">
            <wp:extent cx="5942330" cy="2215042"/>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2330" cy="2215042"/>
                    </a:xfrm>
                    <a:prstGeom prst="rect">
                      <a:avLst/>
                    </a:prstGeom>
                  </pic:spPr>
                </pic:pic>
              </a:graphicData>
            </a:graphic>
          </wp:inline>
        </w:drawing>
      </w:r>
    </w:p>
    <w:p w14:paraId="7FB598B0"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29CD1B0F" w14:textId="77777777" w:rsidTr="00294747">
        <w:trPr>
          <w:tblHeader/>
        </w:trPr>
        <w:tc>
          <w:tcPr>
            <w:tcW w:w="3116" w:type="dxa"/>
            <w:shd w:val="clear" w:color="auto" w:fill="8DB3E2" w:themeFill="text2" w:themeFillTint="66"/>
          </w:tcPr>
          <w:p w14:paraId="74AF88DA"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0D220936"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6DC81363"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2F9CB4B4" w14:textId="77777777" w:rsidR="009F13DD" w:rsidRPr="00AC762B" w:rsidRDefault="009F13DD" w:rsidP="00294747">
            <w:pPr>
              <w:pStyle w:val="ListParagraph"/>
              <w:ind w:left="0"/>
              <w:jc w:val="center"/>
              <w:rPr>
                <w:b/>
              </w:rPr>
            </w:pPr>
            <w:r w:rsidRPr="00AC762B">
              <w:rPr>
                <w:b/>
              </w:rPr>
              <w:t>Ý nghĩa</w:t>
            </w:r>
          </w:p>
        </w:tc>
      </w:tr>
      <w:tr w:rsidR="009F13DD" w:rsidRPr="00DB66BA" w14:paraId="73CF25E0" w14:textId="77777777" w:rsidTr="00294747">
        <w:trPr>
          <w:trHeight w:val="611"/>
        </w:trPr>
        <w:tc>
          <w:tcPr>
            <w:tcW w:w="3116" w:type="dxa"/>
            <w:vAlign w:val="center"/>
          </w:tcPr>
          <w:p w14:paraId="3C93D4BC"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0E54F250" w14:textId="77777777" w:rsidR="009F13DD" w:rsidRPr="00AC762B" w:rsidRDefault="009F13DD" w:rsidP="00294747">
            <w:pPr>
              <w:pStyle w:val="ListParagraph"/>
              <w:ind w:left="0"/>
              <w:jc w:val="center"/>
            </w:pPr>
            <w:r>
              <w:t>Y</w:t>
            </w:r>
          </w:p>
        </w:tc>
        <w:tc>
          <w:tcPr>
            <w:tcW w:w="1586" w:type="dxa"/>
            <w:vAlign w:val="center"/>
          </w:tcPr>
          <w:p w14:paraId="6BE09B83" w14:textId="77777777" w:rsidR="009F13DD" w:rsidRPr="00AC762B" w:rsidRDefault="009F13DD" w:rsidP="00294747">
            <w:pPr>
              <w:pStyle w:val="ListParagraph"/>
              <w:ind w:left="0"/>
              <w:jc w:val="center"/>
            </w:pPr>
            <w:r>
              <w:t>Text</w:t>
            </w:r>
          </w:p>
        </w:tc>
        <w:tc>
          <w:tcPr>
            <w:tcW w:w="3436" w:type="dxa"/>
          </w:tcPr>
          <w:p w14:paraId="22BAD020"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7217D490" w14:textId="77777777" w:rsidTr="00294747">
        <w:trPr>
          <w:trHeight w:val="611"/>
        </w:trPr>
        <w:tc>
          <w:tcPr>
            <w:tcW w:w="6032" w:type="dxa"/>
            <w:gridSpan w:val="3"/>
            <w:vAlign w:val="center"/>
          </w:tcPr>
          <w:p w14:paraId="6CED02CD" w14:textId="77777777" w:rsidR="009F13DD" w:rsidRPr="00307B77" w:rsidRDefault="009F13DD" w:rsidP="00294747">
            <w:pPr>
              <w:pStyle w:val="ListParagraph"/>
              <w:ind w:left="0"/>
              <w:jc w:val="left"/>
              <w:rPr>
                <w:i/>
              </w:rPr>
            </w:pPr>
            <w:r w:rsidRPr="00307B77">
              <w:rPr>
                <w:i/>
              </w:rPr>
              <w:t>Thông tin chính</w:t>
            </w:r>
          </w:p>
        </w:tc>
        <w:tc>
          <w:tcPr>
            <w:tcW w:w="3436" w:type="dxa"/>
          </w:tcPr>
          <w:p w14:paraId="5B915933"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118A39AF" w14:textId="77777777" w:rsidTr="00294747">
        <w:trPr>
          <w:trHeight w:val="611"/>
        </w:trPr>
        <w:tc>
          <w:tcPr>
            <w:tcW w:w="3116" w:type="dxa"/>
            <w:vAlign w:val="center"/>
          </w:tcPr>
          <w:p w14:paraId="17428CC1"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6F1E8614" w14:textId="77777777" w:rsidR="009F13DD" w:rsidRDefault="009F13DD" w:rsidP="00294747">
            <w:pPr>
              <w:pStyle w:val="ListParagraph"/>
              <w:ind w:left="0"/>
              <w:jc w:val="center"/>
            </w:pPr>
            <w:r>
              <w:t>Y</w:t>
            </w:r>
          </w:p>
        </w:tc>
        <w:tc>
          <w:tcPr>
            <w:tcW w:w="1586" w:type="dxa"/>
            <w:vAlign w:val="center"/>
          </w:tcPr>
          <w:p w14:paraId="010A8F6D" w14:textId="77777777" w:rsidR="009F13DD" w:rsidRPr="00AC762B" w:rsidRDefault="009F13DD" w:rsidP="00294747">
            <w:pPr>
              <w:pStyle w:val="ListParagraph"/>
              <w:ind w:left="0"/>
              <w:jc w:val="center"/>
            </w:pPr>
            <w:r>
              <w:t>Text</w:t>
            </w:r>
          </w:p>
        </w:tc>
        <w:tc>
          <w:tcPr>
            <w:tcW w:w="3436" w:type="dxa"/>
          </w:tcPr>
          <w:p w14:paraId="0D2CFA47"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42886A7B" w14:textId="77777777" w:rsidTr="00294747">
        <w:trPr>
          <w:trHeight w:val="611"/>
        </w:trPr>
        <w:tc>
          <w:tcPr>
            <w:tcW w:w="3116" w:type="dxa"/>
            <w:vAlign w:val="center"/>
          </w:tcPr>
          <w:p w14:paraId="7ED39CEA" w14:textId="77777777" w:rsidR="009F13DD" w:rsidRPr="00307B77" w:rsidRDefault="009F13DD" w:rsidP="00294747">
            <w:pPr>
              <w:rPr>
                <w:rFonts w:eastAsia="Times New Roman"/>
                <w:bCs/>
                <w:lang w:eastAsia="x-none"/>
              </w:rPr>
            </w:pPr>
            <w:r>
              <w:rPr>
                <w:rFonts w:eastAsia="Times New Roman"/>
                <w:bCs/>
                <w:lang w:eastAsia="x-none"/>
              </w:rPr>
              <w:t>CODE_PURPOSE</w:t>
            </w:r>
          </w:p>
        </w:tc>
        <w:tc>
          <w:tcPr>
            <w:tcW w:w="1330" w:type="dxa"/>
            <w:vAlign w:val="center"/>
          </w:tcPr>
          <w:p w14:paraId="1737B742" w14:textId="77777777" w:rsidR="009F13DD" w:rsidRDefault="009F13DD" w:rsidP="00294747">
            <w:pPr>
              <w:pStyle w:val="ListParagraph"/>
              <w:ind w:left="0"/>
              <w:jc w:val="center"/>
            </w:pPr>
            <w:r>
              <w:t>Y</w:t>
            </w:r>
          </w:p>
        </w:tc>
        <w:tc>
          <w:tcPr>
            <w:tcW w:w="1586" w:type="dxa"/>
            <w:vAlign w:val="center"/>
          </w:tcPr>
          <w:p w14:paraId="4F7E0C9B" w14:textId="77777777" w:rsidR="009F13DD" w:rsidRPr="00AC762B" w:rsidRDefault="009F13DD" w:rsidP="00294747">
            <w:pPr>
              <w:pStyle w:val="ListParagraph"/>
              <w:ind w:left="0"/>
              <w:jc w:val="center"/>
            </w:pPr>
            <w:r w:rsidRPr="00C148E9">
              <w:t>Number</w:t>
            </w:r>
          </w:p>
        </w:tc>
        <w:tc>
          <w:tcPr>
            <w:tcW w:w="3436" w:type="dxa"/>
          </w:tcPr>
          <w:p w14:paraId="31B687E7" w14:textId="77777777" w:rsidR="009F13DD" w:rsidRPr="00671E69" w:rsidRDefault="009F13DD" w:rsidP="00294747">
            <w:pPr>
              <w:rPr>
                <w:rFonts w:eastAsia="Times New Roman"/>
                <w:bCs/>
                <w:lang w:eastAsia="x-none"/>
              </w:rPr>
            </w:pPr>
            <w:r>
              <w:rPr>
                <w:rFonts w:eastAsia="Times New Roman"/>
                <w:bCs/>
                <w:lang w:eastAsia="x-none"/>
              </w:rPr>
              <w:t>Mã mục đích vay</w:t>
            </w:r>
          </w:p>
        </w:tc>
      </w:tr>
      <w:tr w:rsidR="009F13DD" w:rsidRPr="00DB66BA" w14:paraId="15642A24" w14:textId="77777777" w:rsidTr="00294747">
        <w:trPr>
          <w:trHeight w:val="611"/>
        </w:trPr>
        <w:tc>
          <w:tcPr>
            <w:tcW w:w="3116" w:type="dxa"/>
            <w:vAlign w:val="center"/>
          </w:tcPr>
          <w:p w14:paraId="0669C80E" w14:textId="77777777" w:rsidR="009F13DD" w:rsidRDefault="009F13DD" w:rsidP="00294747">
            <w:pPr>
              <w:rPr>
                <w:rFonts w:eastAsia="Times New Roman"/>
                <w:bCs/>
                <w:lang w:eastAsia="x-none"/>
              </w:rPr>
            </w:pPr>
            <w:r>
              <w:rPr>
                <w:rFonts w:eastAsia="Times New Roman"/>
                <w:bCs/>
                <w:lang w:eastAsia="x-none"/>
              </w:rPr>
              <w:t>PURPOSE</w:t>
            </w:r>
          </w:p>
        </w:tc>
        <w:tc>
          <w:tcPr>
            <w:tcW w:w="1330" w:type="dxa"/>
            <w:vAlign w:val="center"/>
          </w:tcPr>
          <w:p w14:paraId="232C6C9F" w14:textId="77777777" w:rsidR="009F13DD" w:rsidRDefault="009F13DD" w:rsidP="00294747">
            <w:pPr>
              <w:jc w:val="center"/>
            </w:pPr>
            <w:r w:rsidRPr="005B495F">
              <w:t>Y</w:t>
            </w:r>
          </w:p>
        </w:tc>
        <w:tc>
          <w:tcPr>
            <w:tcW w:w="1586" w:type="dxa"/>
            <w:vAlign w:val="center"/>
          </w:tcPr>
          <w:p w14:paraId="7A4FD7B1" w14:textId="77777777" w:rsidR="009F13DD" w:rsidRDefault="009F13DD" w:rsidP="00294747">
            <w:pPr>
              <w:pStyle w:val="ListParagraph"/>
              <w:ind w:left="0"/>
              <w:jc w:val="center"/>
            </w:pPr>
            <w:r w:rsidRPr="00AC762B">
              <w:t>Drop down list</w:t>
            </w:r>
          </w:p>
        </w:tc>
        <w:tc>
          <w:tcPr>
            <w:tcW w:w="3436" w:type="dxa"/>
          </w:tcPr>
          <w:p w14:paraId="64128986" w14:textId="77777777" w:rsidR="009F13DD" w:rsidRDefault="009F13DD" w:rsidP="00294747">
            <w:pPr>
              <w:rPr>
                <w:rFonts w:eastAsia="Times New Roman"/>
                <w:bCs/>
                <w:lang w:eastAsia="x-none"/>
              </w:rPr>
            </w:pPr>
            <w:r>
              <w:rPr>
                <w:rFonts w:eastAsia="Times New Roman"/>
                <w:bCs/>
                <w:lang w:eastAsia="x-none"/>
              </w:rPr>
              <w:t>Mục đích vay tương ứng cho Basel. Nhận các giá trị:</w:t>
            </w:r>
          </w:p>
          <w:p w14:paraId="3632CCFF" w14:textId="77777777"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Mua BDS khac</w:t>
            </w:r>
          </w:p>
          <w:p w14:paraId="55EF1B04" w14:textId="77777777" w:rsidR="009F13DD" w:rsidRDefault="009F13DD" w:rsidP="009F13DD">
            <w:pPr>
              <w:pStyle w:val="ListParagraph"/>
              <w:numPr>
                <w:ilvl w:val="0"/>
                <w:numId w:val="33"/>
              </w:numPr>
              <w:ind w:left="268" w:hanging="178"/>
            </w:pPr>
            <w:r w:rsidRPr="00514AE9">
              <w:rPr>
                <w:rFonts w:eastAsia="Times New Roman"/>
                <w:bCs/>
                <w:lang w:eastAsia="x-none"/>
              </w:rPr>
              <w:t>Mua nha o</w:t>
            </w:r>
          </w:p>
          <w:p w14:paraId="50EC5420" w14:textId="77777777"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Security</w:t>
            </w:r>
          </w:p>
        </w:tc>
      </w:tr>
      <w:tr w:rsidR="009F13DD" w:rsidRPr="00DB66BA" w14:paraId="72006179" w14:textId="77777777" w:rsidTr="00294747">
        <w:trPr>
          <w:trHeight w:val="611"/>
        </w:trPr>
        <w:tc>
          <w:tcPr>
            <w:tcW w:w="3116" w:type="dxa"/>
            <w:vAlign w:val="center"/>
          </w:tcPr>
          <w:p w14:paraId="3EB16ABD" w14:textId="55DAB446" w:rsidR="009F13DD" w:rsidRPr="00E528B7" w:rsidRDefault="00D47235" w:rsidP="00294747">
            <w:pPr>
              <w:rPr>
                <w:rFonts w:eastAsia="Times New Roman"/>
                <w:bCs/>
                <w:lang w:eastAsia="x-none"/>
              </w:rPr>
            </w:pPr>
            <w:del w:id="427" w:author="Nguyen Hong Nhung (Khoi CNTT)" w:date="2019-08-16T10:10:00Z">
              <w:r w:rsidDel="00D22D8C">
                <w:rPr>
                  <w:rFonts w:eastAsia="Times New Roman"/>
                  <w:bCs/>
                  <w:lang w:eastAsia="x-none"/>
                </w:rPr>
                <w:delText>Start</w:delText>
              </w:r>
            </w:del>
            <w:ins w:id="428" w:author="Nguyen Hong Nhung (Khoi CNTT)" w:date="2019-08-16T10:10:00Z">
              <w:r w:rsidR="00D22D8C">
                <w:rPr>
                  <w:rFonts w:eastAsia="Times New Roman"/>
                  <w:bCs/>
                  <w:lang w:eastAsia="x-none"/>
                </w:rPr>
                <w:t>Begin</w:t>
              </w:r>
            </w:ins>
          </w:p>
        </w:tc>
        <w:tc>
          <w:tcPr>
            <w:tcW w:w="1330" w:type="dxa"/>
            <w:vAlign w:val="center"/>
          </w:tcPr>
          <w:p w14:paraId="3758AF53" w14:textId="77777777" w:rsidR="009F13DD" w:rsidRDefault="009F13DD" w:rsidP="00294747">
            <w:pPr>
              <w:pStyle w:val="ListParagraph"/>
              <w:ind w:left="0"/>
              <w:jc w:val="center"/>
            </w:pPr>
            <w:r>
              <w:t>Y</w:t>
            </w:r>
          </w:p>
        </w:tc>
        <w:tc>
          <w:tcPr>
            <w:tcW w:w="1586" w:type="dxa"/>
            <w:vAlign w:val="center"/>
          </w:tcPr>
          <w:p w14:paraId="604AD4BF" w14:textId="77777777" w:rsidR="009F13DD" w:rsidRDefault="009F13DD" w:rsidP="00294747">
            <w:pPr>
              <w:pStyle w:val="ListParagraph"/>
              <w:ind w:left="0"/>
              <w:jc w:val="center"/>
            </w:pPr>
            <w:r>
              <w:t>Date</w:t>
            </w:r>
          </w:p>
          <w:p w14:paraId="31D09C2C" w14:textId="77777777" w:rsidR="009F13DD" w:rsidRDefault="009F13DD" w:rsidP="00294747">
            <w:pPr>
              <w:pStyle w:val="ListParagraph"/>
              <w:ind w:left="0"/>
              <w:jc w:val="center"/>
            </w:pPr>
          </w:p>
        </w:tc>
        <w:tc>
          <w:tcPr>
            <w:tcW w:w="3436" w:type="dxa"/>
          </w:tcPr>
          <w:p w14:paraId="2B041655" w14:textId="77777777" w:rsidR="009F13DD" w:rsidRDefault="009F13DD" w:rsidP="00294747">
            <w:pPr>
              <w:rPr>
                <w:rFonts w:eastAsia="Times New Roman"/>
                <w:bCs/>
                <w:lang w:eastAsia="x-none"/>
              </w:rPr>
            </w:pPr>
            <w:r>
              <w:rPr>
                <w:rFonts w:eastAsia="Times New Roman"/>
                <w:bCs/>
                <w:lang w:eastAsia="x-none"/>
              </w:rPr>
              <w:t>Định dạng DD/MM/YYYY</w:t>
            </w:r>
          </w:p>
          <w:p w14:paraId="56D98641" w14:textId="77777777" w:rsidR="009F13DD" w:rsidRDefault="009F13DD" w:rsidP="00294747">
            <w:pPr>
              <w:jc w:val="center"/>
              <w:rPr>
                <w:rFonts w:eastAsia="Times New Roman"/>
                <w:bCs/>
                <w:lang w:eastAsia="x-none"/>
              </w:rPr>
            </w:pPr>
          </w:p>
        </w:tc>
      </w:tr>
      <w:tr w:rsidR="009F13DD" w:rsidRPr="00DB66BA" w14:paraId="23DC0AC4" w14:textId="77777777" w:rsidTr="00294747">
        <w:trPr>
          <w:trHeight w:val="611"/>
        </w:trPr>
        <w:tc>
          <w:tcPr>
            <w:tcW w:w="3116" w:type="dxa"/>
            <w:vAlign w:val="center"/>
          </w:tcPr>
          <w:p w14:paraId="13A85473"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3BBC6C10" w14:textId="77777777" w:rsidR="009F13DD" w:rsidRDefault="009F13DD" w:rsidP="00294747">
            <w:pPr>
              <w:pStyle w:val="ListParagraph"/>
              <w:ind w:left="0"/>
              <w:jc w:val="center"/>
            </w:pPr>
            <w:r>
              <w:t>N</w:t>
            </w:r>
          </w:p>
        </w:tc>
        <w:tc>
          <w:tcPr>
            <w:tcW w:w="1586" w:type="dxa"/>
            <w:vAlign w:val="center"/>
          </w:tcPr>
          <w:p w14:paraId="468A62B3" w14:textId="77777777" w:rsidR="009F13DD" w:rsidRDefault="009F13DD" w:rsidP="00294747">
            <w:pPr>
              <w:pStyle w:val="ListParagraph"/>
              <w:ind w:left="0"/>
              <w:jc w:val="center"/>
            </w:pPr>
            <w:r>
              <w:t>Date</w:t>
            </w:r>
          </w:p>
        </w:tc>
        <w:tc>
          <w:tcPr>
            <w:tcW w:w="3436" w:type="dxa"/>
          </w:tcPr>
          <w:p w14:paraId="45F95268" w14:textId="77777777" w:rsidR="009F13DD" w:rsidRDefault="009F13DD" w:rsidP="00294747">
            <w:pPr>
              <w:rPr>
                <w:rFonts w:eastAsia="Times New Roman"/>
                <w:bCs/>
                <w:lang w:eastAsia="x-none"/>
              </w:rPr>
            </w:pPr>
            <w:r>
              <w:rPr>
                <w:rFonts w:eastAsia="Times New Roman"/>
                <w:bCs/>
                <w:lang w:eastAsia="x-none"/>
              </w:rPr>
              <w:t>Định dạng DD/MM/YYYY</w:t>
            </w:r>
          </w:p>
          <w:p w14:paraId="08DB3068" w14:textId="17BD7938" w:rsidR="009F13DD" w:rsidRPr="003C7798" w:rsidRDefault="009F13DD" w:rsidP="00294747">
            <w:pPr>
              <w:rPr>
                <w:rFonts w:eastAsia="Times New Roman"/>
                <w:bCs/>
                <w:lang w:eastAsia="x-none"/>
              </w:rPr>
            </w:pPr>
            <w:r>
              <w:rPr>
                <w:rFonts w:eastAsia="Times New Roman"/>
                <w:bCs/>
                <w:lang w:eastAsia="x-none"/>
              </w:rPr>
              <w:t xml:space="preserve">- Nếu nhập ngày </w:t>
            </w:r>
            <w:del w:id="429" w:author="Nguyen Hong Nhung (Khoi CNTT)" w:date="2019-08-16T10:10:00Z">
              <w:r w:rsidR="00D47235" w:rsidDel="00D22D8C">
                <w:rPr>
                  <w:rFonts w:eastAsia="Times New Roman"/>
                  <w:bCs/>
                  <w:lang w:eastAsia="x-none"/>
                </w:rPr>
                <w:delText>Start</w:delText>
              </w:r>
            </w:del>
            <w:ins w:id="430"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31" w:author="Nguyen Hong Nhung (Khoi CNTT)" w:date="2019-08-16T10:10:00Z">
              <w:r w:rsidR="00D47235" w:rsidDel="00D22D8C">
                <w:rPr>
                  <w:rFonts w:eastAsia="Times New Roman"/>
                  <w:bCs/>
                  <w:lang w:eastAsia="x-none"/>
                </w:rPr>
                <w:delText>Start</w:delText>
              </w:r>
            </w:del>
            <w:ins w:id="432"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5BDCCA57" w14:textId="5AE0253F"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33" w:author="Nguyen Hong Nhung (Khoi CNTT)" w:date="2019-08-16T10:10:00Z">
              <w:r w:rsidR="00D47235" w:rsidDel="00D22D8C">
                <w:rPr>
                  <w:rFonts w:eastAsia="Times New Roman"/>
                  <w:bCs/>
                  <w:lang w:eastAsia="x-none"/>
                </w:rPr>
                <w:delText>Start</w:delText>
              </w:r>
            </w:del>
            <w:ins w:id="434"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404B4D2A" w14:textId="6401BBCC" w:rsidR="009F13DD" w:rsidRDefault="009F13DD" w:rsidP="00294747">
            <w:pPr>
              <w:rPr>
                <w:rFonts w:eastAsia="Times New Roman"/>
                <w:bCs/>
                <w:lang w:eastAsia="x-none"/>
              </w:rPr>
            </w:pPr>
            <w:r>
              <w:rPr>
                <w:rFonts w:eastAsia="Times New Roman"/>
                <w:bCs/>
                <w:lang w:eastAsia="x-none"/>
              </w:rPr>
              <w:t xml:space="preserve">- Ngày End &gt;= Ngày </w:t>
            </w:r>
            <w:del w:id="435" w:author="Nguyen Hong Nhung (Khoi CNTT)" w:date="2019-08-16T10:10:00Z">
              <w:r w:rsidR="00D47235" w:rsidDel="00D22D8C">
                <w:rPr>
                  <w:rFonts w:eastAsia="Times New Roman"/>
                  <w:bCs/>
                  <w:lang w:eastAsia="x-none"/>
                </w:rPr>
                <w:delText>Start</w:delText>
              </w:r>
            </w:del>
            <w:ins w:id="436" w:author="Nguyen Hong Nhung (Khoi CNTT)" w:date="2019-08-16T10:10:00Z">
              <w:r w:rsidR="00D22D8C">
                <w:rPr>
                  <w:rFonts w:eastAsia="Times New Roman"/>
                  <w:bCs/>
                  <w:lang w:eastAsia="x-none"/>
                </w:rPr>
                <w:t>Begin</w:t>
              </w:r>
            </w:ins>
          </w:p>
        </w:tc>
      </w:tr>
      <w:tr w:rsidR="009F13DD" w:rsidRPr="00DB66BA" w14:paraId="28AF85C7" w14:textId="77777777" w:rsidTr="00294747">
        <w:trPr>
          <w:trHeight w:val="611"/>
        </w:trPr>
        <w:tc>
          <w:tcPr>
            <w:tcW w:w="6032" w:type="dxa"/>
            <w:gridSpan w:val="3"/>
            <w:vAlign w:val="center"/>
          </w:tcPr>
          <w:p w14:paraId="4B95D81F" w14:textId="77777777" w:rsidR="009F13DD" w:rsidRPr="00A40440" w:rsidRDefault="009F13DD" w:rsidP="00294747">
            <w:pPr>
              <w:pStyle w:val="ListParagraph"/>
              <w:ind w:left="0"/>
              <w:jc w:val="left"/>
              <w:rPr>
                <w:i/>
              </w:rPr>
            </w:pPr>
            <w:r w:rsidRPr="00A40440">
              <w:rPr>
                <w:i/>
              </w:rPr>
              <w:t>Thông tin Audit</w:t>
            </w:r>
          </w:p>
        </w:tc>
        <w:tc>
          <w:tcPr>
            <w:tcW w:w="3436" w:type="dxa"/>
          </w:tcPr>
          <w:p w14:paraId="4E90EBB6"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37997991" w14:textId="77777777" w:rsidTr="00294747">
        <w:trPr>
          <w:trHeight w:val="611"/>
        </w:trPr>
        <w:tc>
          <w:tcPr>
            <w:tcW w:w="3116" w:type="dxa"/>
            <w:vAlign w:val="center"/>
          </w:tcPr>
          <w:p w14:paraId="70ABE2E8"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0D2CC04A" w14:textId="77777777" w:rsidR="009F13DD" w:rsidRPr="00AC762B" w:rsidRDefault="009F13DD" w:rsidP="00294747">
            <w:pPr>
              <w:pStyle w:val="ListParagraph"/>
              <w:ind w:left="0"/>
              <w:jc w:val="center"/>
            </w:pPr>
            <w:r>
              <w:t>N</w:t>
            </w:r>
          </w:p>
        </w:tc>
        <w:tc>
          <w:tcPr>
            <w:tcW w:w="1586" w:type="dxa"/>
            <w:vAlign w:val="center"/>
          </w:tcPr>
          <w:p w14:paraId="08D9A0D7" w14:textId="77777777" w:rsidR="009F13DD" w:rsidRDefault="009F13DD" w:rsidP="00294747">
            <w:pPr>
              <w:pStyle w:val="ListParagraph"/>
              <w:ind w:left="0"/>
              <w:jc w:val="center"/>
            </w:pPr>
            <w:r w:rsidRPr="00AC762B">
              <w:t>Drop down list</w:t>
            </w:r>
          </w:p>
        </w:tc>
        <w:tc>
          <w:tcPr>
            <w:tcW w:w="3436" w:type="dxa"/>
          </w:tcPr>
          <w:p w14:paraId="1FFC164C"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24F0324F"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2DC6CC3A"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3E95AA82"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0EBB041D"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5E696B41" w14:textId="77777777" w:rsidTr="00294747">
        <w:trPr>
          <w:trHeight w:val="611"/>
        </w:trPr>
        <w:tc>
          <w:tcPr>
            <w:tcW w:w="3116" w:type="dxa"/>
            <w:vAlign w:val="center"/>
          </w:tcPr>
          <w:p w14:paraId="15D98FE3"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5671B3A2" w14:textId="77777777" w:rsidR="009F13DD" w:rsidRPr="00AC762B" w:rsidRDefault="009F13DD" w:rsidP="00294747">
            <w:pPr>
              <w:pStyle w:val="ListParagraph"/>
              <w:ind w:left="0"/>
              <w:jc w:val="center"/>
            </w:pPr>
            <w:r>
              <w:t>N</w:t>
            </w:r>
          </w:p>
        </w:tc>
        <w:tc>
          <w:tcPr>
            <w:tcW w:w="1586" w:type="dxa"/>
            <w:vAlign w:val="center"/>
          </w:tcPr>
          <w:p w14:paraId="63052238" w14:textId="77777777" w:rsidR="009F13DD" w:rsidRDefault="009F13DD" w:rsidP="00294747">
            <w:pPr>
              <w:pStyle w:val="ListParagraph"/>
              <w:ind w:left="0"/>
              <w:jc w:val="center"/>
            </w:pPr>
            <w:r>
              <w:t>Text</w:t>
            </w:r>
          </w:p>
        </w:tc>
        <w:tc>
          <w:tcPr>
            <w:tcW w:w="3436" w:type="dxa"/>
          </w:tcPr>
          <w:p w14:paraId="56FEAC6A"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032931D5"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32C3C5AE" w14:textId="77777777" w:rsidTr="00294747">
        <w:tc>
          <w:tcPr>
            <w:tcW w:w="3116" w:type="dxa"/>
            <w:vAlign w:val="center"/>
          </w:tcPr>
          <w:p w14:paraId="0D448345"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186CB2B4" w14:textId="77777777" w:rsidR="009F13DD" w:rsidRPr="00AC762B" w:rsidRDefault="009F13DD" w:rsidP="00294747">
            <w:pPr>
              <w:pStyle w:val="ListParagraph"/>
              <w:ind w:left="0"/>
              <w:jc w:val="center"/>
            </w:pPr>
            <w:r w:rsidRPr="00AC762B">
              <w:t>Y</w:t>
            </w:r>
          </w:p>
        </w:tc>
        <w:tc>
          <w:tcPr>
            <w:tcW w:w="1586" w:type="dxa"/>
            <w:vAlign w:val="center"/>
          </w:tcPr>
          <w:p w14:paraId="1D10658E" w14:textId="77777777" w:rsidR="009F13DD" w:rsidRPr="00AC762B" w:rsidRDefault="009F13DD" w:rsidP="00294747">
            <w:pPr>
              <w:pStyle w:val="ListParagraph"/>
              <w:ind w:left="0"/>
              <w:jc w:val="center"/>
            </w:pPr>
            <w:r>
              <w:t>Text</w:t>
            </w:r>
          </w:p>
        </w:tc>
        <w:tc>
          <w:tcPr>
            <w:tcW w:w="3436" w:type="dxa"/>
          </w:tcPr>
          <w:p w14:paraId="1914BAFA"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4B55B9C0"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13EBCB19" w14:textId="77777777" w:rsidTr="00294747">
        <w:tc>
          <w:tcPr>
            <w:tcW w:w="3116" w:type="dxa"/>
            <w:vAlign w:val="center"/>
          </w:tcPr>
          <w:p w14:paraId="1B837044"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1C76A231" w14:textId="77777777" w:rsidR="009F13DD" w:rsidRPr="00AC762B" w:rsidRDefault="009F13DD" w:rsidP="00294747">
            <w:pPr>
              <w:pStyle w:val="ListParagraph"/>
              <w:ind w:left="0"/>
              <w:jc w:val="center"/>
            </w:pPr>
            <w:r w:rsidRPr="00AC762B">
              <w:t>Y</w:t>
            </w:r>
          </w:p>
        </w:tc>
        <w:tc>
          <w:tcPr>
            <w:tcW w:w="1586" w:type="dxa"/>
            <w:vAlign w:val="center"/>
          </w:tcPr>
          <w:p w14:paraId="0E390234" w14:textId="77777777" w:rsidR="009F13DD" w:rsidRPr="00AC762B" w:rsidRDefault="009F13DD" w:rsidP="00294747">
            <w:pPr>
              <w:pStyle w:val="ListParagraph"/>
              <w:ind w:left="0"/>
              <w:jc w:val="center"/>
            </w:pPr>
            <w:r>
              <w:t>Date Time</w:t>
            </w:r>
          </w:p>
        </w:tc>
        <w:tc>
          <w:tcPr>
            <w:tcW w:w="3436" w:type="dxa"/>
          </w:tcPr>
          <w:p w14:paraId="3C16348C"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3AEAA66B"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56FF1C41"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57DB3D9F" w14:textId="77777777" w:rsidR="009F13DD" w:rsidRDefault="009F13DD" w:rsidP="009F13DD">
      <w:pPr>
        <w:pStyle w:val="Heading5"/>
        <w:numPr>
          <w:ilvl w:val="0"/>
          <w:numId w:val="13"/>
        </w:numPr>
        <w:rPr>
          <w:rFonts w:ascii="Times New Roman" w:eastAsia="MS Mincho" w:hAnsi="Times New Roman" w:cs="Times New Roman"/>
          <w:b/>
          <w:i/>
          <w:lang w:eastAsia="ja-JP"/>
        </w:rPr>
      </w:pPr>
      <w:r w:rsidRPr="0049189D">
        <w:rPr>
          <w:rFonts w:ascii="Times New Roman" w:eastAsia="MS Mincho" w:hAnsi="Times New Roman" w:cs="Times New Roman"/>
          <w:b/>
          <w:i/>
          <w:lang w:eastAsia="ja-JP"/>
        </w:rPr>
        <w:t xml:space="preserve">Màn hình Bảng </w:t>
      </w:r>
      <w:r>
        <w:rPr>
          <w:rFonts w:ascii="Times New Roman" w:eastAsia="MS Mincho" w:hAnsi="Times New Roman" w:cs="Times New Roman"/>
          <w:b/>
          <w:i/>
          <w:lang w:eastAsia="ja-JP"/>
        </w:rPr>
        <w:t>tham số cho TSĐB</w:t>
      </w:r>
    </w:p>
    <w:p w14:paraId="10D7D7CE" w14:textId="77777777" w:rsidR="009F13DD" w:rsidRPr="00B01314" w:rsidRDefault="009F13DD" w:rsidP="009F13DD">
      <w:pPr>
        <w:rPr>
          <w:lang w:eastAsia="ja-JP"/>
        </w:rPr>
      </w:pPr>
      <w:r>
        <w:rPr>
          <w:noProof/>
        </w:rPr>
        <w:drawing>
          <wp:inline distT="0" distB="0" distL="0" distR="0" wp14:anchorId="6FB51B62" wp14:editId="11E86601">
            <wp:extent cx="5942330" cy="251587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2330" cy="2515870"/>
                    </a:xfrm>
                    <a:prstGeom prst="rect">
                      <a:avLst/>
                    </a:prstGeom>
                  </pic:spPr>
                </pic:pic>
              </a:graphicData>
            </a:graphic>
          </wp:inline>
        </w:drawing>
      </w:r>
    </w:p>
    <w:p w14:paraId="437EA18C"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16921FC2" w14:textId="77777777" w:rsidTr="00294747">
        <w:trPr>
          <w:tblHeader/>
        </w:trPr>
        <w:tc>
          <w:tcPr>
            <w:tcW w:w="3116" w:type="dxa"/>
            <w:shd w:val="clear" w:color="auto" w:fill="8DB3E2" w:themeFill="text2" w:themeFillTint="66"/>
          </w:tcPr>
          <w:p w14:paraId="6C085C09"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17BFBFDB"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322FEE54"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73D6E813" w14:textId="77777777" w:rsidR="009F13DD" w:rsidRPr="00AC762B" w:rsidRDefault="009F13DD" w:rsidP="00294747">
            <w:pPr>
              <w:pStyle w:val="ListParagraph"/>
              <w:ind w:left="0"/>
              <w:jc w:val="center"/>
              <w:rPr>
                <w:b/>
              </w:rPr>
            </w:pPr>
            <w:r w:rsidRPr="00AC762B">
              <w:rPr>
                <w:b/>
              </w:rPr>
              <w:t>Ý nghĩa</w:t>
            </w:r>
          </w:p>
        </w:tc>
      </w:tr>
      <w:tr w:rsidR="009F13DD" w:rsidRPr="00DB66BA" w14:paraId="5DBE920D" w14:textId="77777777" w:rsidTr="00294747">
        <w:trPr>
          <w:trHeight w:val="611"/>
        </w:trPr>
        <w:tc>
          <w:tcPr>
            <w:tcW w:w="3116" w:type="dxa"/>
            <w:vAlign w:val="center"/>
          </w:tcPr>
          <w:p w14:paraId="7ED91CE1"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6A35E7E9" w14:textId="77777777" w:rsidR="009F13DD" w:rsidRPr="00AC762B" w:rsidRDefault="009F13DD" w:rsidP="00294747">
            <w:pPr>
              <w:pStyle w:val="ListParagraph"/>
              <w:ind w:left="0"/>
              <w:jc w:val="center"/>
            </w:pPr>
            <w:r>
              <w:t>Y</w:t>
            </w:r>
          </w:p>
        </w:tc>
        <w:tc>
          <w:tcPr>
            <w:tcW w:w="1586" w:type="dxa"/>
            <w:vAlign w:val="center"/>
          </w:tcPr>
          <w:p w14:paraId="310EBF5F" w14:textId="77777777" w:rsidR="009F13DD" w:rsidRPr="00AC762B" w:rsidRDefault="009F13DD" w:rsidP="00294747">
            <w:pPr>
              <w:pStyle w:val="ListParagraph"/>
              <w:ind w:left="0"/>
              <w:jc w:val="center"/>
            </w:pPr>
            <w:r>
              <w:t>Text</w:t>
            </w:r>
          </w:p>
        </w:tc>
        <w:tc>
          <w:tcPr>
            <w:tcW w:w="3436" w:type="dxa"/>
          </w:tcPr>
          <w:p w14:paraId="1DD05E4E"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47CAE30B" w14:textId="77777777" w:rsidTr="00294747">
        <w:trPr>
          <w:trHeight w:val="611"/>
        </w:trPr>
        <w:tc>
          <w:tcPr>
            <w:tcW w:w="6032" w:type="dxa"/>
            <w:gridSpan w:val="3"/>
            <w:vAlign w:val="center"/>
          </w:tcPr>
          <w:p w14:paraId="72F5F401" w14:textId="77777777" w:rsidR="009F13DD" w:rsidRPr="00307B77" w:rsidRDefault="009F13DD" w:rsidP="00294747">
            <w:pPr>
              <w:pStyle w:val="ListParagraph"/>
              <w:ind w:left="0"/>
              <w:jc w:val="left"/>
              <w:rPr>
                <w:i/>
              </w:rPr>
            </w:pPr>
            <w:r w:rsidRPr="00307B77">
              <w:rPr>
                <w:i/>
              </w:rPr>
              <w:t>Thông tin chính</w:t>
            </w:r>
          </w:p>
        </w:tc>
        <w:tc>
          <w:tcPr>
            <w:tcW w:w="3436" w:type="dxa"/>
          </w:tcPr>
          <w:p w14:paraId="609ED128"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00C7F0E9" w14:textId="77777777" w:rsidTr="00294747">
        <w:trPr>
          <w:trHeight w:val="611"/>
        </w:trPr>
        <w:tc>
          <w:tcPr>
            <w:tcW w:w="3116" w:type="dxa"/>
            <w:vAlign w:val="center"/>
          </w:tcPr>
          <w:p w14:paraId="4D74EBF8"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198D742B" w14:textId="77777777" w:rsidR="009F13DD" w:rsidRDefault="009F13DD" w:rsidP="00294747">
            <w:pPr>
              <w:pStyle w:val="ListParagraph"/>
              <w:ind w:left="0"/>
              <w:jc w:val="center"/>
            </w:pPr>
            <w:r>
              <w:t>Y</w:t>
            </w:r>
          </w:p>
        </w:tc>
        <w:tc>
          <w:tcPr>
            <w:tcW w:w="1586" w:type="dxa"/>
            <w:vAlign w:val="center"/>
          </w:tcPr>
          <w:p w14:paraId="62AE5EC0" w14:textId="77777777" w:rsidR="009F13DD" w:rsidRPr="00AC762B" w:rsidRDefault="009F13DD" w:rsidP="00294747">
            <w:pPr>
              <w:pStyle w:val="ListParagraph"/>
              <w:ind w:left="0"/>
              <w:jc w:val="center"/>
            </w:pPr>
            <w:r>
              <w:t>Text</w:t>
            </w:r>
          </w:p>
        </w:tc>
        <w:tc>
          <w:tcPr>
            <w:tcW w:w="3436" w:type="dxa"/>
          </w:tcPr>
          <w:p w14:paraId="5675D061"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2437088A" w14:textId="77777777" w:rsidTr="00294747">
        <w:trPr>
          <w:trHeight w:val="611"/>
        </w:trPr>
        <w:tc>
          <w:tcPr>
            <w:tcW w:w="3116" w:type="dxa"/>
            <w:vAlign w:val="center"/>
          </w:tcPr>
          <w:p w14:paraId="1171BBB1" w14:textId="77777777" w:rsidR="009F13DD" w:rsidRPr="00307B77" w:rsidRDefault="009F13DD" w:rsidP="00294747">
            <w:pPr>
              <w:rPr>
                <w:rFonts w:eastAsia="Times New Roman"/>
                <w:bCs/>
                <w:lang w:eastAsia="x-none"/>
              </w:rPr>
            </w:pPr>
            <w:r w:rsidRPr="00C148E9">
              <w:rPr>
                <w:rFonts w:eastAsia="Times New Roman"/>
                <w:bCs/>
                <w:lang w:eastAsia="x-none"/>
              </w:rPr>
              <w:t>COLL.TYPE</w:t>
            </w:r>
          </w:p>
        </w:tc>
        <w:tc>
          <w:tcPr>
            <w:tcW w:w="1330" w:type="dxa"/>
            <w:vAlign w:val="center"/>
          </w:tcPr>
          <w:p w14:paraId="533A2CBF" w14:textId="77777777" w:rsidR="009F13DD" w:rsidRDefault="009F13DD" w:rsidP="00294747">
            <w:pPr>
              <w:pStyle w:val="ListParagraph"/>
              <w:ind w:left="0"/>
              <w:jc w:val="center"/>
            </w:pPr>
            <w:r>
              <w:t>Y</w:t>
            </w:r>
          </w:p>
        </w:tc>
        <w:tc>
          <w:tcPr>
            <w:tcW w:w="1586" w:type="dxa"/>
            <w:vAlign w:val="center"/>
          </w:tcPr>
          <w:p w14:paraId="79D3909C" w14:textId="77777777" w:rsidR="009F13DD" w:rsidRPr="00AC762B" w:rsidRDefault="009F13DD" w:rsidP="00294747">
            <w:pPr>
              <w:pStyle w:val="ListParagraph"/>
              <w:ind w:left="0"/>
              <w:jc w:val="center"/>
            </w:pPr>
            <w:r w:rsidRPr="00C148E9">
              <w:t>Number</w:t>
            </w:r>
          </w:p>
        </w:tc>
        <w:tc>
          <w:tcPr>
            <w:tcW w:w="3436" w:type="dxa"/>
          </w:tcPr>
          <w:p w14:paraId="445FA483" w14:textId="77777777" w:rsidR="009F13DD" w:rsidRPr="00671E69" w:rsidRDefault="009F13DD" w:rsidP="00294747">
            <w:pPr>
              <w:rPr>
                <w:rFonts w:eastAsia="Times New Roman"/>
                <w:bCs/>
                <w:lang w:eastAsia="x-none"/>
              </w:rPr>
            </w:pPr>
            <w:r>
              <w:rPr>
                <w:rFonts w:eastAsia="Times New Roman"/>
                <w:bCs/>
                <w:lang w:eastAsia="x-none"/>
              </w:rPr>
              <w:t>Mã loại tài sản đảm bảo</w:t>
            </w:r>
          </w:p>
        </w:tc>
      </w:tr>
      <w:tr w:rsidR="009F13DD" w:rsidRPr="00DB66BA" w14:paraId="27F74436" w14:textId="77777777" w:rsidTr="00294747">
        <w:trPr>
          <w:trHeight w:val="611"/>
        </w:trPr>
        <w:tc>
          <w:tcPr>
            <w:tcW w:w="3116" w:type="dxa"/>
            <w:vAlign w:val="center"/>
          </w:tcPr>
          <w:p w14:paraId="6E4F4C87" w14:textId="77777777" w:rsidR="009F13DD" w:rsidRDefault="009F13DD" w:rsidP="00294747">
            <w:pPr>
              <w:rPr>
                <w:rFonts w:eastAsia="Times New Roman"/>
                <w:bCs/>
                <w:lang w:eastAsia="x-none"/>
              </w:rPr>
            </w:pPr>
            <w:r w:rsidRPr="00C148E9">
              <w:rPr>
                <w:rFonts w:eastAsia="Times New Roman"/>
                <w:bCs/>
                <w:lang w:eastAsia="x-none"/>
              </w:rPr>
              <w:t>SEAB.COL.STATUS</w:t>
            </w:r>
          </w:p>
        </w:tc>
        <w:tc>
          <w:tcPr>
            <w:tcW w:w="1330" w:type="dxa"/>
            <w:vAlign w:val="center"/>
          </w:tcPr>
          <w:p w14:paraId="7337D24C" w14:textId="77777777" w:rsidR="009F13DD" w:rsidRDefault="009F13DD" w:rsidP="00294747">
            <w:pPr>
              <w:jc w:val="center"/>
            </w:pPr>
            <w:r w:rsidRPr="005B495F">
              <w:t>Y</w:t>
            </w:r>
          </w:p>
        </w:tc>
        <w:tc>
          <w:tcPr>
            <w:tcW w:w="1586" w:type="dxa"/>
            <w:vAlign w:val="center"/>
          </w:tcPr>
          <w:p w14:paraId="3F8BA62B" w14:textId="77777777" w:rsidR="009F13DD" w:rsidRDefault="009F13DD" w:rsidP="00294747">
            <w:pPr>
              <w:pStyle w:val="ListParagraph"/>
              <w:ind w:left="0"/>
              <w:jc w:val="center"/>
            </w:pPr>
            <w:r>
              <w:t>Text</w:t>
            </w:r>
          </w:p>
        </w:tc>
        <w:tc>
          <w:tcPr>
            <w:tcW w:w="3436" w:type="dxa"/>
          </w:tcPr>
          <w:p w14:paraId="6B72A380" w14:textId="77777777" w:rsidR="009F13DD" w:rsidRPr="004A59D2" w:rsidRDefault="009F13DD" w:rsidP="00294747">
            <w:pPr>
              <w:rPr>
                <w:rFonts w:eastAsia="Times New Roman"/>
                <w:bCs/>
                <w:lang w:eastAsia="x-none"/>
              </w:rPr>
            </w:pPr>
            <w:r>
              <w:rPr>
                <w:rFonts w:eastAsia="Times New Roman"/>
                <w:bCs/>
                <w:lang w:eastAsia="x-none"/>
              </w:rPr>
              <w:t>Mã trạng thái TSĐB có thuộc 1 trong các giá trị</w:t>
            </w:r>
            <w:ins w:id="437" w:author="Luyen Do Thi (Khoi Quan tri rui ro)" w:date="2019-08-12T13:39:00Z">
              <w:r w:rsidR="002E62A8">
                <w:rPr>
                  <w:rFonts w:eastAsia="Times New Roman"/>
                  <w:bCs/>
                  <w:lang w:eastAsia="x-none"/>
                </w:rPr>
                <w:t xml:space="preserve"> 1, 2, 5</w:t>
              </w:r>
            </w:ins>
          </w:p>
        </w:tc>
      </w:tr>
      <w:tr w:rsidR="009F13DD" w:rsidRPr="00DB66BA" w14:paraId="75DE7977" w14:textId="77777777" w:rsidTr="00294747">
        <w:trPr>
          <w:trHeight w:val="611"/>
        </w:trPr>
        <w:tc>
          <w:tcPr>
            <w:tcW w:w="3116" w:type="dxa"/>
            <w:vAlign w:val="center"/>
          </w:tcPr>
          <w:p w14:paraId="540095DF" w14:textId="77777777" w:rsidR="009F13DD" w:rsidRPr="004A59D2" w:rsidRDefault="009F13DD" w:rsidP="00294747">
            <w:pPr>
              <w:rPr>
                <w:rFonts w:eastAsia="Times New Roman"/>
                <w:bCs/>
                <w:lang w:eastAsia="x-none"/>
              </w:rPr>
            </w:pPr>
            <w:r w:rsidRPr="00C148E9">
              <w:rPr>
                <w:rFonts w:eastAsia="Times New Roman"/>
                <w:bCs/>
                <w:lang w:eastAsia="x-none"/>
              </w:rPr>
              <w:t>LEGAL.STATUS</w:t>
            </w:r>
          </w:p>
        </w:tc>
        <w:tc>
          <w:tcPr>
            <w:tcW w:w="1330" w:type="dxa"/>
            <w:vAlign w:val="center"/>
          </w:tcPr>
          <w:p w14:paraId="35826614" w14:textId="77777777" w:rsidR="009F13DD" w:rsidRDefault="009F13DD" w:rsidP="00294747">
            <w:pPr>
              <w:jc w:val="center"/>
            </w:pPr>
            <w:r w:rsidRPr="005B495F">
              <w:t>Y</w:t>
            </w:r>
          </w:p>
        </w:tc>
        <w:tc>
          <w:tcPr>
            <w:tcW w:w="1586" w:type="dxa"/>
            <w:vAlign w:val="center"/>
          </w:tcPr>
          <w:p w14:paraId="6692CD7A" w14:textId="77777777" w:rsidR="009F13DD" w:rsidRDefault="009F13DD" w:rsidP="00294747">
            <w:pPr>
              <w:pStyle w:val="ListParagraph"/>
              <w:ind w:left="0"/>
              <w:jc w:val="center"/>
            </w:pPr>
            <w:r>
              <w:t>Text</w:t>
            </w:r>
          </w:p>
        </w:tc>
        <w:tc>
          <w:tcPr>
            <w:tcW w:w="3436" w:type="dxa"/>
          </w:tcPr>
          <w:p w14:paraId="28E1B4B6" w14:textId="77777777" w:rsidR="009F13DD" w:rsidRDefault="009F13DD" w:rsidP="00294747">
            <w:pPr>
              <w:rPr>
                <w:rFonts w:eastAsia="Times New Roman"/>
                <w:bCs/>
                <w:lang w:eastAsia="x-none"/>
              </w:rPr>
            </w:pPr>
            <w:r>
              <w:rPr>
                <w:rFonts w:eastAsia="Times New Roman"/>
                <w:bCs/>
                <w:lang w:eastAsia="x-none"/>
              </w:rPr>
              <w:t>TSĐB có được công chứng không</w:t>
            </w:r>
          </w:p>
        </w:tc>
      </w:tr>
      <w:tr w:rsidR="009F13DD" w:rsidRPr="00DB66BA" w14:paraId="27BC7E5E" w14:textId="77777777" w:rsidTr="00294747">
        <w:trPr>
          <w:trHeight w:val="611"/>
        </w:trPr>
        <w:tc>
          <w:tcPr>
            <w:tcW w:w="3116" w:type="dxa"/>
            <w:vAlign w:val="center"/>
          </w:tcPr>
          <w:p w14:paraId="72E6B1C7" w14:textId="77777777" w:rsidR="009F13DD" w:rsidRPr="009D5F38" w:rsidRDefault="009F13DD" w:rsidP="00294747">
            <w:pPr>
              <w:rPr>
                <w:rFonts w:eastAsia="Times New Roman"/>
                <w:bCs/>
                <w:lang w:eastAsia="x-none"/>
              </w:rPr>
            </w:pPr>
            <w:r w:rsidRPr="00C148E9">
              <w:rPr>
                <w:rFonts w:eastAsia="Times New Roman"/>
                <w:bCs/>
                <w:lang w:eastAsia="x-none"/>
              </w:rPr>
              <w:t>SEAB.COL.ORIGI</w:t>
            </w:r>
          </w:p>
        </w:tc>
        <w:tc>
          <w:tcPr>
            <w:tcW w:w="1330" w:type="dxa"/>
            <w:vAlign w:val="center"/>
          </w:tcPr>
          <w:p w14:paraId="173F20B2" w14:textId="77777777" w:rsidR="009F13DD" w:rsidRPr="00AC762B" w:rsidRDefault="009F13DD" w:rsidP="00294747">
            <w:pPr>
              <w:pStyle w:val="ListParagraph"/>
              <w:ind w:left="0"/>
              <w:jc w:val="center"/>
            </w:pPr>
            <w:r>
              <w:t>N</w:t>
            </w:r>
          </w:p>
        </w:tc>
        <w:tc>
          <w:tcPr>
            <w:tcW w:w="1586" w:type="dxa"/>
            <w:vAlign w:val="center"/>
          </w:tcPr>
          <w:p w14:paraId="6BD61AD0" w14:textId="77777777" w:rsidR="009F13DD" w:rsidRDefault="009F13DD" w:rsidP="00294747">
            <w:pPr>
              <w:pStyle w:val="ListParagraph"/>
              <w:ind w:left="0"/>
              <w:jc w:val="center"/>
            </w:pPr>
            <w:r>
              <w:t>Text</w:t>
            </w:r>
          </w:p>
        </w:tc>
        <w:tc>
          <w:tcPr>
            <w:tcW w:w="3436" w:type="dxa"/>
          </w:tcPr>
          <w:p w14:paraId="0FCF88B7" w14:textId="77777777" w:rsidR="009F13DD" w:rsidRDefault="009F13DD" w:rsidP="00294747">
            <w:pPr>
              <w:rPr>
                <w:rFonts w:eastAsia="Times New Roman"/>
                <w:bCs/>
                <w:lang w:eastAsia="x-none"/>
              </w:rPr>
            </w:pPr>
            <w:r>
              <w:rPr>
                <w:rFonts w:eastAsia="Times New Roman"/>
                <w:bCs/>
                <w:lang w:eastAsia="x-none"/>
              </w:rPr>
              <w:t>Tài sản được hình thành từ vốn vay hay không</w:t>
            </w:r>
          </w:p>
        </w:tc>
      </w:tr>
      <w:tr w:rsidR="009F13DD" w:rsidRPr="00DB66BA" w14:paraId="4B91D2ED" w14:textId="77777777" w:rsidTr="00294747">
        <w:trPr>
          <w:trHeight w:val="611"/>
        </w:trPr>
        <w:tc>
          <w:tcPr>
            <w:tcW w:w="3116" w:type="dxa"/>
            <w:vAlign w:val="center"/>
          </w:tcPr>
          <w:p w14:paraId="0548A43C" w14:textId="77777777" w:rsidR="009F13DD" w:rsidRPr="009D5F38" w:rsidRDefault="009F13DD" w:rsidP="00294747">
            <w:pPr>
              <w:rPr>
                <w:rFonts w:eastAsia="Times New Roman"/>
                <w:bCs/>
                <w:lang w:eastAsia="x-none"/>
              </w:rPr>
            </w:pPr>
            <w:r w:rsidRPr="00D12208">
              <w:rPr>
                <w:rFonts w:eastAsia="Times New Roman"/>
                <w:bCs/>
                <w:lang w:eastAsia="x-none"/>
              </w:rPr>
              <w:t>COL_TYPE_BASEL</w:t>
            </w:r>
          </w:p>
        </w:tc>
        <w:tc>
          <w:tcPr>
            <w:tcW w:w="1330" w:type="dxa"/>
            <w:vAlign w:val="center"/>
          </w:tcPr>
          <w:p w14:paraId="4ED13B3B" w14:textId="77777777" w:rsidR="009F13DD" w:rsidRPr="00AC762B" w:rsidRDefault="009F13DD" w:rsidP="00294747">
            <w:pPr>
              <w:pStyle w:val="ListParagraph"/>
              <w:ind w:left="0"/>
              <w:jc w:val="center"/>
            </w:pPr>
            <w:r>
              <w:t>Y</w:t>
            </w:r>
          </w:p>
        </w:tc>
        <w:tc>
          <w:tcPr>
            <w:tcW w:w="1586" w:type="dxa"/>
            <w:vAlign w:val="center"/>
          </w:tcPr>
          <w:p w14:paraId="4BDA316E" w14:textId="77777777" w:rsidR="009F13DD" w:rsidRDefault="009F13DD" w:rsidP="00294747">
            <w:pPr>
              <w:pStyle w:val="ListParagraph"/>
              <w:ind w:left="0"/>
              <w:jc w:val="center"/>
            </w:pPr>
            <w:r w:rsidRPr="00AC762B">
              <w:t>Drop down list</w:t>
            </w:r>
          </w:p>
        </w:tc>
        <w:tc>
          <w:tcPr>
            <w:tcW w:w="3436" w:type="dxa"/>
          </w:tcPr>
          <w:p w14:paraId="0CA7317D" w14:textId="77777777" w:rsidR="009F13DD" w:rsidRDefault="009F13DD" w:rsidP="00294747">
            <w:pPr>
              <w:rPr>
                <w:rFonts w:eastAsia="Times New Roman"/>
                <w:bCs/>
                <w:lang w:eastAsia="x-none"/>
              </w:rPr>
            </w:pPr>
            <w:r>
              <w:rPr>
                <w:rFonts w:eastAsia="Times New Roman"/>
                <w:bCs/>
                <w:lang w:eastAsia="x-none"/>
              </w:rPr>
              <w:t>Giá trị tham chiếu cho Basel về TSĐB. Nhận các giá trị:</w:t>
            </w:r>
          </w:p>
          <w:p w14:paraId="05224ACD"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Nha o</w:t>
            </w:r>
          </w:p>
          <w:p w14:paraId="0F9C4B67"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BDS khac</w:t>
            </w:r>
          </w:p>
          <w:p w14:paraId="7A057958"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CASH</w:t>
            </w:r>
          </w:p>
          <w:p w14:paraId="3F0D1762"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GOLD</w:t>
            </w:r>
          </w:p>
          <w:p w14:paraId="7446F286"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SECURITIES_OTHER</w:t>
            </w:r>
          </w:p>
          <w:p w14:paraId="60D2FC68"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SECURITIES_CQ</w:t>
            </w:r>
          </w:p>
          <w:p w14:paraId="192A1A32"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DEPOSIT_SB</w:t>
            </w:r>
          </w:p>
          <w:p w14:paraId="7F3B9FAA"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DEPOSIT_OTHER</w:t>
            </w:r>
          </w:p>
          <w:p w14:paraId="2D69431B"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DEBT SECURITIES_GOV</w:t>
            </w:r>
          </w:p>
          <w:p w14:paraId="3A403083"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VALUABLE PAPER</w:t>
            </w:r>
          </w:p>
        </w:tc>
      </w:tr>
      <w:tr w:rsidR="009F13DD" w:rsidRPr="00DB66BA" w14:paraId="08898DBA" w14:textId="77777777" w:rsidTr="00294747">
        <w:trPr>
          <w:trHeight w:val="611"/>
        </w:trPr>
        <w:tc>
          <w:tcPr>
            <w:tcW w:w="3116" w:type="dxa"/>
            <w:vAlign w:val="center"/>
          </w:tcPr>
          <w:p w14:paraId="3455B6EC" w14:textId="318E801D" w:rsidR="009F13DD" w:rsidRPr="00E528B7" w:rsidRDefault="00D47235" w:rsidP="00294747">
            <w:pPr>
              <w:rPr>
                <w:rFonts w:eastAsia="Times New Roman"/>
                <w:bCs/>
                <w:lang w:eastAsia="x-none"/>
              </w:rPr>
            </w:pPr>
            <w:del w:id="438" w:author="Nguyen Hong Nhung (Khoi CNTT)" w:date="2019-08-16T10:10:00Z">
              <w:r w:rsidDel="00D22D8C">
                <w:rPr>
                  <w:rFonts w:eastAsia="Times New Roman"/>
                  <w:bCs/>
                  <w:lang w:eastAsia="x-none"/>
                </w:rPr>
                <w:delText>Start</w:delText>
              </w:r>
            </w:del>
            <w:ins w:id="439" w:author="Nguyen Hong Nhung (Khoi CNTT)" w:date="2019-08-16T10:10:00Z">
              <w:r w:rsidR="00D22D8C">
                <w:rPr>
                  <w:rFonts w:eastAsia="Times New Roman"/>
                  <w:bCs/>
                  <w:lang w:eastAsia="x-none"/>
                </w:rPr>
                <w:t>Begin</w:t>
              </w:r>
            </w:ins>
          </w:p>
        </w:tc>
        <w:tc>
          <w:tcPr>
            <w:tcW w:w="1330" w:type="dxa"/>
            <w:vAlign w:val="center"/>
          </w:tcPr>
          <w:p w14:paraId="575759FE" w14:textId="77777777" w:rsidR="009F13DD" w:rsidRDefault="009F13DD" w:rsidP="00294747">
            <w:pPr>
              <w:pStyle w:val="ListParagraph"/>
              <w:ind w:left="0"/>
              <w:jc w:val="center"/>
            </w:pPr>
            <w:r>
              <w:t>Y</w:t>
            </w:r>
          </w:p>
        </w:tc>
        <w:tc>
          <w:tcPr>
            <w:tcW w:w="1586" w:type="dxa"/>
            <w:vAlign w:val="center"/>
          </w:tcPr>
          <w:p w14:paraId="4D245272" w14:textId="77777777" w:rsidR="009F13DD" w:rsidRDefault="009F13DD" w:rsidP="00294747">
            <w:pPr>
              <w:pStyle w:val="ListParagraph"/>
              <w:ind w:left="0"/>
              <w:jc w:val="center"/>
            </w:pPr>
            <w:r>
              <w:t>Date</w:t>
            </w:r>
          </w:p>
          <w:p w14:paraId="057BABD8" w14:textId="77777777" w:rsidR="009F13DD" w:rsidRDefault="009F13DD" w:rsidP="00294747">
            <w:pPr>
              <w:pStyle w:val="ListParagraph"/>
              <w:ind w:left="0"/>
              <w:jc w:val="center"/>
            </w:pPr>
          </w:p>
        </w:tc>
        <w:tc>
          <w:tcPr>
            <w:tcW w:w="3436" w:type="dxa"/>
          </w:tcPr>
          <w:p w14:paraId="747C3B6E" w14:textId="77777777" w:rsidR="009F13DD" w:rsidRDefault="009F13DD" w:rsidP="00294747">
            <w:pPr>
              <w:rPr>
                <w:rFonts w:eastAsia="Times New Roman"/>
                <w:bCs/>
                <w:lang w:eastAsia="x-none"/>
              </w:rPr>
            </w:pPr>
            <w:r>
              <w:rPr>
                <w:rFonts w:eastAsia="Times New Roman"/>
                <w:bCs/>
                <w:lang w:eastAsia="x-none"/>
              </w:rPr>
              <w:t>Định dạng DD/MM/YYYY</w:t>
            </w:r>
          </w:p>
          <w:p w14:paraId="5D00F37B" w14:textId="77777777" w:rsidR="009F13DD" w:rsidRDefault="009F13DD" w:rsidP="00294747">
            <w:pPr>
              <w:jc w:val="center"/>
              <w:rPr>
                <w:rFonts w:eastAsia="Times New Roman"/>
                <w:bCs/>
                <w:lang w:eastAsia="x-none"/>
              </w:rPr>
            </w:pPr>
          </w:p>
        </w:tc>
      </w:tr>
      <w:tr w:rsidR="009F13DD" w:rsidRPr="00DB66BA" w14:paraId="34878C8D" w14:textId="77777777" w:rsidTr="00294747">
        <w:trPr>
          <w:trHeight w:val="611"/>
        </w:trPr>
        <w:tc>
          <w:tcPr>
            <w:tcW w:w="3116" w:type="dxa"/>
            <w:vAlign w:val="center"/>
          </w:tcPr>
          <w:p w14:paraId="200EDC75"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752C3DB5" w14:textId="77777777" w:rsidR="009F13DD" w:rsidRDefault="009F13DD" w:rsidP="00294747">
            <w:pPr>
              <w:pStyle w:val="ListParagraph"/>
              <w:ind w:left="0"/>
              <w:jc w:val="center"/>
            </w:pPr>
            <w:r>
              <w:t>N</w:t>
            </w:r>
          </w:p>
        </w:tc>
        <w:tc>
          <w:tcPr>
            <w:tcW w:w="1586" w:type="dxa"/>
            <w:vAlign w:val="center"/>
          </w:tcPr>
          <w:p w14:paraId="3D48345A" w14:textId="77777777" w:rsidR="009F13DD" w:rsidRDefault="009F13DD" w:rsidP="00294747">
            <w:pPr>
              <w:pStyle w:val="ListParagraph"/>
              <w:ind w:left="0"/>
              <w:jc w:val="center"/>
            </w:pPr>
            <w:r>
              <w:t>Date</w:t>
            </w:r>
          </w:p>
        </w:tc>
        <w:tc>
          <w:tcPr>
            <w:tcW w:w="3436" w:type="dxa"/>
          </w:tcPr>
          <w:p w14:paraId="160D343E" w14:textId="77777777" w:rsidR="009F13DD" w:rsidRDefault="009F13DD" w:rsidP="00294747">
            <w:pPr>
              <w:rPr>
                <w:rFonts w:eastAsia="Times New Roman"/>
                <w:bCs/>
                <w:lang w:eastAsia="x-none"/>
              </w:rPr>
            </w:pPr>
            <w:r>
              <w:rPr>
                <w:rFonts w:eastAsia="Times New Roman"/>
                <w:bCs/>
                <w:lang w:eastAsia="x-none"/>
              </w:rPr>
              <w:t>Định dạng DD/MM/YYYY</w:t>
            </w:r>
          </w:p>
          <w:p w14:paraId="1399F64F" w14:textId="1A798670" w:rsidR="009F13DD" w:rsidRPr="003C7798" w:rsidRDefault="009F13DD" w:rsidP="00294747">
            <w:pPr>
              <w:rPr>
                <w:rFonts w:eastAsia="Times New Roman"/>
                <w:bCs/>
                <w:lang w:eastAsia="x-none"/>
              </w:rPr>
            </w:pPr>
            <w:r>
              <w:rPr>
                <w:rFonts w:eastAsia="Times New Roman"/>
                <w:bCs/>
                <w:lang w:eastAsia="x-none"/>
              </w:rPr>
              <w:t xml:space="preserve">- Nếu nhập ngày </w:t>
            </w:r>
            <w:del w:id="440" w:author="Nguyen Hong Nhung (Khoi CNTT)" w:date="2019-08-16T10:10:00Z">
              <w:r w:rsidR="00D47235" w:rsidDel="00D22D8C">
                <w:rPr>
                  <w:rFonts w:eastAsia="Times New Roman"/>
                  <w:bCs/>
                  <w:lang w:eastAsia="x-none"/>
                </w:rPr>
                <w:delText>Start</w:delText>
              </w:r>
            </w:del>
            <w:ins w:id="441"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42" w:author="Nguyen Hong Nhung (Khoi CNTT)" w:date="2019-08-16T10:10:00Z">
              <w:r w:rsidR="00D47235" w:rsidDel="00D22D8C">
                <w:rPr>
                  <w:rFonts w:eastAsia="Times New Roman"/>
                  <w:bCs/>
                  <w:lang w:eastAsia="x-none"/>
                </w:rPr>
                <w:delText>Start</w:delText>
              </w:r>
            </w:del>
            <w:ins w:id="443"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148AE8A1" w14:textId="43273EEB"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44" w:author="Nguyen Hong Nhung (Khoi CNTT)" w:date="2019-08-16T10:10:00Z">
              <w:r w:rsidR="00D47235" w:rsidDel="00D22D8C">
                <w:rPr>
                  <w:rFonts w:eastAsia="Times New Roman"/>
                  <w:bCs/>
                  <w:lang w:eastAsia="x-none"/>
                </w:rPr>
                <w:delText>Start</w:delText>
              </w:r>
            </w:del>
            <w:ins w:id="445"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300B173F" w14:textId="53A59B1B" w:rsidR="009F13DD" w:rsidRDefault="009F13DD" w:rsidP="00294747">
            <w:pPr>
              <w:rPr>
                <w:rFonts w:eastAsia="Times New Roman"/>
                <w:bCs/>
                <w:lang w:eastAsia="x-none"/>
              </w:rPr>
            </w:pPr>
            <w:r>
              <w:rPr>
                <w:rFonts w:eastAsia="Times New Roman"/>
                <w:bCs/>
                <w:lang w:eastAsia="x-none"/>
              </w:rPr>
              <w:t xml:space="preserve">- Ngày End &gt;= Ngày </w:t>
            </w:r>
            <w:del w:id="446" w:author="Nguyen Hong Nhung (Khoi CNTT)" w:date="2019-08-16T10:10:00Z">
              <w:r w:rsidR="00D47235" w:rsidDel="00D22D8C">
                <w:rPr>
                  <w:rFonts w:eastAsia="Times New Roman"/>
                  <w:bCs/>
                  <w:lang w:eastAsia="x-none"/>
                </w:rPr>
                <w:delText>Start</w:delText>
              </w:r>
            </w:del>
            <w:ins w:id="447" w:author="Nguyen Hong Nhung (Khoi CNTT)" w:date="2019-08-16T10:10:00Z">
              <w:r w:rsidR="00D22D8C">
                <w:rPr>
                  <w:rFonts w:eastAsia="Times New Roman"/>
                  <w:bCs/>
                  <w:lang w:eastAsia="x-none"/>
                </w:rPr>
                <w:t>Begin</w:t>
              </w:r>
            </w:ins>
          </w:p>
        </w:tc>
      </w:tr>
      <w:tr w:rsidR="009F13DD" w:rsidRPr="00DB66BA" w14:paraId="5271841A" w14:textId="77777777" w:rsidTr="00294747">
        <w:trPr>
          <w:trHeight w:val="611"/>
        </w:trPr>
        <w:tc>
          <w:tcPr>
            <w:tcW w:w="6032" w:type="dxa"/>
            <w:gridSpan w:val="3"/>
            <w:vAlign w:val="center"/>
          </w:tcPr>
          <w:p w14:paraId="4F27CDB2" w14:textId="77777777" w:rsidR="009F13DD" w:rsidRPr="00A40440" w:rsidRDefault="009F13DD" w:rsidP="00294747">
            <w:pPr>
              <w:pStyle w:val="ListParagraph"/>
              <w:ind w:left="0"/>
              <w:jc w:val="left"/>
              <w:rPr>
                <w:i/>
              </w:rPr>
            </w:pPr>
            <w:r w:rsidRPr="00A40440">
              <w:rPr>
                <w:i/>
              </w:rPr>
              <w:t>Thông tin Audit</w:t>
            </w:r>
          </w:p>
        </w:tc>
        <w:tc>
          <w:tcPr>
            <w:tcW w:w="3436" w:type="dxa"/>
          </w:tcPr>
          <w:p w14:paraId="450B02A6"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411866E9" w14:textId="77777777" w:rsidTr="00294747">
        <w:trPr>
          <w:trHeight w:val="611"/>
        </w:trPr>
        <w:tc>
          <w:tcPr>
            <w:tcW w:w="3116" w:type="dxa"/>
            <w:vAlign w:val="center"/>
          </w:tcPr>
          <w:p w14:paraId="67E5C591"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74D929A2" w14:textId="77777777" w:rsidR="009F13DD" w:rsidRPr="00AC762B" w:rsidRDefault="009F13DD" w:rsidP="00294747">
            <w:pPr>
              <w:pStyle w:val="ListParagraph"/>
              <w:ind w:left="0"/>
              <w:jc w:val="center"/>
            </w:pPr>
            <w:r>
              <w:t>N</w:t>
            </w:r>
          </w:p>
        </w:tc>
        <w:tc>
          <w:tcPr>
            <w:tcW w:w="1586" w:type="dxa"/>
            <w:vAlign w:val="center"/>
          </w:tcPr>
          <w:p w14:paraId="4A1F2383" w14:textId="77777777" w:rsidR="009F13DD" w:rsidRDefault="009F13DD" w:rsidP="00294747">
            <w:pPr>
              <w:pStyle w:val="ListParagraph"/>
              <w:ind w:left="0"/>
              <w:jc w:val="center"/>
            </w:pPr>
            <w:r w:rsidRPr="00AC762B">
              <w:t>Drop down list</w:t>
            </w:r>
          </w:p>
        </w:tc>
        <w:tc>
          <w:tcPr>
            <w:tcW w:w="3436" w:type="dxa"/>
          </w:tcPr>
          <w:p w14:paraId="27A23594"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14EE3234"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1108BAA7"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16ED5045"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292D1201"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41593E93" w14:textId="77777777" w:rsidTr="00294747">
        <w:trPr>
          <w:trHeight w:val="611"/>
        </w:trPr>
        <w:tc>
          <w:tcPr>
            <w:tcW w:w="3116" w:type="dxa"/>
            <w:vAlign w:val="center"/>
          </w:tcPr>
          <w:p w14:paraId="6030DB79"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4D60A133" w14:textId="77777777" w:rsidR="009F13DD" w:rsidRPr="00AC762B" w:rsidRDefault="009F13DD" w:rsidP="00294747">
            <w:pPr>
              <w:pStyle w:val="ListParagraph"/>
              <w:ind w:left="0"/>
              <w:jc w:val="center"/>
            </w:pPr>
            <w:r>
              <w:t>N</w:t>
            </w:r>
          </w:p>
        </w:tc>
        <w:tc>
          <w:tcPr>
            <w:tcW w:w="1586" w:type="dxa"/>
            <w:vAlign w:val="center"/>
          </w:tcPr>
          <w:p w14:paraId="0F14FF1E" w14:textId="77777777" w:rsidR="009F13DD" w:rsidRDefault="009F13DD" w:rsidP="00294747">
            <w:pPr>
              <w:pStyle w:val="ListParagraph"/>
              <w:ind w:left="0"/>
              <w:jc w:val="center"/>
            </w:pPr>
            <w:r>
              <w:t>Text</w:t>
            </w:r>
          </w:p>
        </w:tc>
        <w:tc>
          <w:tcPr>
            <w:tcW w:w="3436" w:type="dxa"/>
          </w:tcPr>
          <w:p w14:paraId="338BD05B"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15C4FE37"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4314D16B" w14:textId="77777777" w:rsidTr="00294747">
        <w:tc>
          <w:tcPr>
            <w:tcW w:w="3116" w:type="dxa"/>
            <w:vAlign w:val="center"/>
          </w:tcPr>
          <w:p w14:paraId="17C268E4"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183EC45A" w14:textId="77777777" w:rsidR="009F13DD" w:rsidRPr="00AC762B" w:rsidRDefault="009F13DD" w:rsidP="00294747">
            <w:pPr>
              <w:pStyle w:val="ListParagraph"/>
              <w:ind w:left="0"/>
              <w:jc w:val="center"/>
            </w:pPr>
            <w:r w:rsidRPr="00AC762B">
              <w:t>Y</w:t>
            </w:r>
          </w:p>
        </w:tc>
        <w:tc>
          <w:tcPr>
            <w:tcW w:w="1586" w:type="dxa"/>
            <w:vAlign w:val="center"/>
          </w:tcPr>
          <w:p w14:paraId="3AFF7C26" w14:textId="77777777" w:rsidR="009F13DD" w:rsidRPr="00AC762B" w:rsidRDefault="009F13DD" w:rsidP="00294747">
            <w:pPr>
              <w:pStyle w:val="ListParagraph"/>
              <w:ind w:left="0"/>
              <w:jc w:val="center"/>
            </w:pPr>
            <w:r>
              <w:t>Text</w:t>
            </w:r>
          </w:p>
        </w:tc>
        <w:tc>
          <w:tcPr>
            <w:tcW w:w="3436" w:type="dxa"/>
          </w:tcPr>
          <w:p w14:paraId="764A9445"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26270C6F"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34D813C6" w14:textId="77777777" w:rsidTr="00294747">
        <w:tc>
          <w:tcPr>
            <w:tcW w:w="3116" w:type="dxa"/>
            <w:vAlign w:val="center"/>
          </w:tcPr>
          <w:p w14:paraId="10B2E092"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395E0DB1" w14:textId="77777777" w:rsidR="009F13DD" w:rsidRPr="00AC762B" w:rsidRDefault="009F13DD" w:rsidP="00294747">
            <w:pPr>
              <w:pStyle w:val="ListParagraph"/>
              <w:ind w:left="0"/>
              <w:jc w:val="center"/>
            </w:pPr>
            <w:r w:rsidRPr="00AC762B">
              <w:t>Y</w:t>
            </w:r>
          </w:p>
        </w:tc>
        <w:tc>
          <w:tcPr>
            <w:tcW w:w="1586" w:type="dxa"/>
            <w:vAlign w:val="center"/>
          </w:tcPr>
          <w:p w14:paraId="6840122B" w14:textId="77777777" w:rsidR="009F13DD" w:rsidRPr="00AC762B" w:rsidRDefault="009F13DD" w:rsidP="00294747">
            <w:pPr>
              <w:pStyle w:val="ListParagraph"/>
              <w:ind w:left="0"/>
              <w:jc w:val="center"/>
            </w:pPr>
            <w:r>
              <w:t>Date Time</w:t>
            </w:r>
          </w:p>
        </w:tc>
        <w:tc>
          <w:tcPr>
            <w:tcW w:w="3436" w:type="dxa"/>
          </w:tcPr>
          <w:p w14:paraId="7D05F7C6"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8FF664E"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2904B673"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607B5D08" w14:textId="77777777"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Bảng xác định khoản CVTC nhà ở và CVBĐ bằng BĐS</w:t>
      </w:r>
    </w:p>
    <w:p w14:paraId="77ACEE65" w14:textId="77777777" w:rsidR="009F13DD" w:rsidRDefault="009F13DD" w:rsidP="009F13DD">
      <w:pPr>
        <w:rPr>
          <w:lang w:eastAsia="ja-JP"/>
        </w:rPr>
      </w:pPr>
      <w:r>
        <w:rPr>
          <w:noProof/>
        </w:rPr>
        <w:drawing>
          <wp:inline distT="0" distB="0" distL="0" distR="0" wp14:anchorId="1B9E0151" wp14:editId="17A548CF">
            <wp:extent cx="5942330" cy="2495652"/>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2330" cy="2495652"/>
                    </a:xfrm>
                    <a:prstGeom prst="rect">
                      <a:avLst/>
                    </a:prstGeom>
                  </pic:spPr>
                </pic:pic>
              </a:graphicData>
            </a:graphic>
          </wp:inline>
        </w:drawing>
      </w:r>
    </w:p>
    <w:p w14:paraId="40428783" w14:textId="77777777" w:rsidR="009F13DD" w:rsidRDefault="009F13DD" w:rsidP="009F13DD">
      <w:pPr>
        <w:spacing w:after="200"/>
        <w:ind w:right="0"/>
        <w:jc w:val="left"/>
        <w:rPr>
          <w:rFonts w:eastAsia="MS Mincho"/>
          <w:bCs/>
          <w:iCs/>
          <w:color w:val="000000"/>
          <w:lang w:eastAsia="ja-JP"/>
        </w:rPr>
      </w:pPr>
      <w:r>
        <w:rPr>
          <w:rFonts w:eastAsia="MS Mincho"/>
          <w:bCs/>
          <w:iCs/>
          <w:color w:val="000000"/>
          <w:lang w:eastAsia="ja-JP"/>
        </w:rPr>
        <w:br w:type="page"/>
      </w:r>
    </w:p>
    <w:p w14:paraId="535578F1" w14:textId="77777777" w:rsidR="009F13DD" w:rsidRPr="00430B69" w:rsidRDefault="009F13DD" w:rsidP="009F13DD">
      <w:pPr>
        <w:spacing w:line="360" w:lineRule="auto"/>
        <w:ind w:right="0"/>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371F25C2" w14:textId="77777777" w:rsidTr="00294747">
        <w:trPr>
          <w:tblHeader/>
        </w:trPr>
        <w:tc>
          <w:tcPr>
            <w:tcW w:w="3116" w:type="dxa"/>
            <w:shd w:val="clear" w:color="auto" w:fill="8DB3E2" w:themeFill="text2" w:themeFillTint="66"/>
          </w:tcPr>
          <w:p w14:paraId="110D92EA"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50C9DAEC"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6AE06740"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3DE5E215" w14:textId="77777777" w:rsidR="009F13DD" w:rsidRPr="00AC762B" w:rsidRDefault="009F13DD" w:rsidP="00294747">
            <w:pPr>
              <w:pStyle w:val="ListParagraph"/>
              <w:ind w:left="0"/>
              <w:jc w:val="center"/>
              <w:rPr>
                <w:b/>
              </w:rPr>
            </w:pPr>
            <w:r w:rsidRPr="00AC762B">
              <w:rPr>
                <w:b/>
              </w:rPr>
              <w:t>Ý nghĩa</w:t>
            </w:r>
          </w:p>
        </w:tc>
      </w:tr>
      <w:tr w:rsidR="009F13DD" w:rsidRPr="00DB66BA" w14:paraId="64ED85D4" w14:textId="77777777" w:rsidTr="00294747">
        <w:trPr>
          <w:trHeight w:val="611"/>
        </w:trPr>
        <w:tc>
          <w:tcPr>
            <w:tcW w:w="3116" w:type="dxa"/>
            <w:vAlign w:val="center"/>
          </w:tcPr>
          <w:p w14:paraId="40F84D0E"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10B0FA2A" w14:textId="77777777" w:rsidR="009F13DD" w:rsidRPr="00AC762B" w:rsidRDefault="009F13DD" w:rsidP="00294747">
            <w:pPr>
              <w:pStyle w:val="ListParagraph"/>
              <w:ind w:left="0"/>
              <w:jc w:val="center"/>
            </w:pPr>
            <w:r>
              <w:t>Y</w:t>
            </w:r>
          </w:p>
        </w:tc>
        <w:tc>
          <w:tcPr>
            <w:tcW w:w="1586" w:type="dxa"/>
            <w:vAlign w:val="center"/>
          </w:tcPr>
          <w:p w14:paraId="7079DC32" w14:textId="77777777" w:rsidR="009F13DD" w:rsidRPr="00AC762B" w:rsidRDefault="009F13DD" w:rsidP="00294747">
            <w:pPr>
              <w:pStyle w:val="ListParagraph"/>
              <w:ind w:left="0"/>
              <w:jc w:val="center"/>
            </w:pPr>
            <w:r>
              <w:t>Text</w:t>
            </w:r>
          </w:p>
        </w:tc>
        <w:tc>
          <w:tcPr>
            <w:tcW w:w="3436" w:type="dxa"/>
          </w:tcPr>
          <w:p w14:paraId="0E015A2F"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579E8FF0" w14:textId="77777777" w:rsidTr="00294747">
        <w:trPr>
          <w:trHeight w:val="611"/>
        </w:trPr>
        <w:tc>
          <w:tcPr>
            <w:tcW w:w="6032" w:type="dxa"/>
            <w:gridSpan w:val="3"/>
            <w:vAlign w:val="center"/>
          </w:tcPr>
          <w:p w14:paraId="0733FE2B" w14:textId="77777777" w:rsidR="009F13DD" w:rsidRPr="00307B77" w:rsidRDefault="009F13DD" w:rsidP="00294747">
            <w:pPr>
              <w:pStyle w:val="ListParagraph"/>
              <w:ind w:left="0"/>
              <w:jc w:val="left"/>
              <w:rPr>
                <w:i/>
              </w:rPr>
            </w:pPr>
            <w:r w:rsidRPr="00307B77">
              <w:rPr>
                <w:i/>
              </w:rPr>
              <w:t>Thông tin chính</w:t>
            </w:r>
          </w:p>
        </w:tc>
        <w:tc>
          <w:tcPr>
            <w:tcW w:w="3436" w:type="dxa"/>
          </w:tcPr>
          <w:p w14:paraId="70AA7D87"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55F64777" w14:textId="77777777" w:rsidTr="00294747">
        <w:trPr>
          <w:trHeight w:val="611"/>
        </w:trPr>
        <w:tc>
          <w:tcPr>
            <w:tcW w:w="3116" w:type="dxa"/>
            <w:vAlign w:val="center"/>
          </w:tcPr>
          <w:p w14:paraId="7904D99A"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4A1CECF8" w14:textId="77777777" w:rsidR="009F13DD" w:rsidRDefault="009F13DD" w:rsidP="00294747">
            <w:pPr>
              <w:pStyle w:val="ListParagraph"/>
              <w:ind w:left="0"/>
              <w:jc w:val="center"/>
            </w:pPr>
            <w:r>
              <w:t>Y</w:t>
            </w:r>
          </w:p>
        </w:tc>
        <w:tc>
          <w:tcPr>
            <w:tcW w:w="1586" w:type="dxa"/>
            <w:vAlign w:val="center"/>
          </w:tcPr>
          <w:p w14:paraId="52BBC208" w14:textId="77777777" w:rsidR="009F13DD" w:rsidRPr="00AC762B" w:rsidRDefault="009F13DD" w:rsidP="00294747">
            <w:pPr>
              <w:pStyle w:val="ListParagraph"/>
              <w:ind w:left="0"/>
              <w:jc w:val="center"/>
            </w:pPr>
            <w:r>
              <w:t>Text</w:t>
            </w:r>
          </w:p>
        </w:tc>
        <w:tc>
          <w:tcPr>
            <w:tcW w:w="3436" w:type="dxa"/>
          </w:tcPr>
          <w:p w14:paraId="080F81E1"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635051AF" w14:textId="77777777" w:rsidTr="00294747">
        <w:trPr>
          <w:trHeight w:val="611"/>
        </w:trPr>
        <w:tc>
          <w:tcPr>
            <w:tcW w:w="3116" w:type="dxa"/>
            <w:vAlign w:val="center"/>
          </w:tcPr>
          <w:p w14:paraId="642078F2" w14:textId="77777777" w:rsidR="009F13DD" w:rsidRPr="00307B77" w:rsidRDefault="009F13DD" w:rsidP="00294747">
            <w:pPr>
              <w:rPr>
                <w:rFonts w:eastAsia="Times New Roman"/>
                <w:bCs/>
                <w:lang w:eastAsia="x-none"/>
              </w:rPr>
            </w:pPr>
            <w:r w:rsidRPr="00EE59FC">
              <w:rPr>
                <w:rFonts w:eastAsia="Times New Roman"/>
                <w:bCs/>
                <w:lang w:eastAsia="x-none"/>
              </w:rPr>
              <w:t>COL_TYPE_BASEL</w:t>
            </w:r>
          </w:p>
        </w:tc>
        <w:tc>
          <w:tcPr>
            <w:tcW w:w="1330" w:type="dxa"/>
            <w:vAlign w:val="center"/>
          </w:tcPr>
          <w:p w14:paraId="4CCCB826" w14:textId="77777777" w:rsidR="009F13DD" w:rsidRDefault="009F13DD" w:rsidP="00294747">
            <w:pPr>
              <w:pStyle w:val="ListParagraph"/>
              <w:ind w:left="0"/>
              <w:jc w:val="center"/>
            </w:pPr>
            <w:r>
              <w:t>Y</w:t>
            </w:r>
          </w:p>
        </w:tc>
        <w:tc>
          <w:tcPr>
            <w:tcW w:w="1586" w:type="dxa"/>
            <w:vAlign w:val="center"/>
          </w:tcPr>
          <w:p w14:paraId="64C17AA5" w14:textId="77777777" w:rsidR="009F13DD" w:rsidRPr="00AC762B" w:rsidRDefault="009F13DD" w:rsidP="00294747">
            <w:pPr>
              <w:pStyle w:val="ListParagraph"/>
              <w:ind w:left="0"/>
              <w:jc w:val="center"/>
            </w:pPr>
            <w:r w:rsidRPr="00AC762B">
              <w:t>Drop down list</w:t>
            </w:r>
          </w:p>
        </w:tc>
        <w:tc>
          <w:tcPr>
            <w:tcW w:w="3436" w:type="dxa"/>
          </w:tcPr>
          <w:p w14:paraId="6D8AFAE8" w14:textId="77777777" w:rsidR="009F13DD" w:rsidRDefault="009F13DD" w:rsidP="00294747">
            <w:pPr>
              <w:rPr>
                <w:rFonts w:eastAsia="Times New Roman"/>
                <w:bCs/>
                <w:lang w:eastAsia="x-none"/>
              </w:rPr>
            </w:pPr>
            <w:r>
              <w:rPr>
                <w:rFonts w:eastAsia="Times New Roman"/>
                <w:bCs/>
                <w:lang w:eastAsia="x-none"/>
              </w:rPr>
              <w:t>Giá trị tham chiếu cho Basel về TSĐB. Nhận các giá trị:</w:t>
            </w:r>
          </w:p>
          <w:p w14:paraId="07C896DD" w14:textId="77777777" w:rsidR="009F13DD" w:rsidRPr="00A0393A"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Nha o</w:t>
            </w:r>
          </w:p>
          <w:p w14:paraId="35504413" w14:textId="77777777" w:rsidR="009F13DD" w:rsidRPr="00EE59FC" w:rsidRDefault="009F13DD" w:rsidP="009F13DD">
            <w:pPr>
              <w:pStyle w:val="ListParagraph"/>
              <w:numPr>
                <w:ilvl w:val="0"/>
                <w:numId w:val="32"/>
              </w:numPr>
              <w:ind w:left="268" w:hanging="178"/>
              <w:rPr>
                <w:rFonts w:eastAsia="Times New Roman"/>
                <w:bCs/>
                <w:lang w:eastAsia="x-none"/>
              </w:rPr>
            </w:pPr>
            <w:r w:rsidRPr="00A0393A">
              <w:rPr>
                <w:rFonts w:eastAsia="Times New Roman"/>
                <w:bCs/>
                <w:lang w:eastAsia="x-none"/>
              </w:rPr>
              <w:t>BDS khac</w:t>
            </w:r>
          </w:p>
        </w:tc>
      </w:tr>
      <w:tr w:rsidR="009F13DD" w:rsidRPr="00DB66BA" w14:paraId="3B54BDE1" w14:textId="77777777" w:rsidTr="00294747">
        <w:trPr>
          <w:trHeight w:val="611"/>
        </w:trPr>
        <w:tc>
          <w:tcPr>
            <w:tcW w:w="3116" w:type="dxa"/>
            <w:vAlign w:val="center"/>
          </w:tcPr>
          <w:p w14:paraId="1B5A9D0A" w14:textId="77777777" w:rsidR="009F13DD" w:rsidRDefault="009F13DD" w:rsidP="00294747">
            <w:pPr>
              <w:rPr>
                <w:rFonts w:eastAsia="Times New Roman"/>
                <w:bCs/>
                <w:lang w:eastAsia="x-none"/>
              </w:rPr>
            </w:pPr>
            <w:r>
              <w:rPr>
                <w:rFonts w:eastAsia="Times New Roman"/>
                <w:bCs/>
                <w:lang w:eastAsia="x-none"/>
              </w:rPr>
              <w:t>PURPOSE</w:t>
            </w:r>
          </w:p>
        </w:tc>
        <w:tc>
          <w:tcPr>
            <w:tcW w:w="1330" w:type="dxa"/>
            <w:vAlign w:val="center"/>
          </w:tcPr>
          <w:p w14:paraId="7E4742C6" w14:textId="77777777" w:rsidR="009F13DD" w:rsidRDefault="009F13DD" w:rsidP="00294747">
            <w:pPr>
              <w:jc w:val="center"/>
            </w:pPr>
            <w:r w:rsidRPr="005B495F">
              <w:t>Y</w:t>
            </w:r>
          </w:p>
        </w:tc>
        <w:tc>
          <w:tcPr>
            <w:tcW w:w="1586" w:type="dxa"/>
            <w:vAlign w:val="center"/>
          </w:tcPr>
          <w:p w14:paraId="0ED9A456" w14:textId="77777777" w:rsidR="009F13DD" w:rsidRDefault="009F13DD" w:rsidP="00294747">
            <w:pPr>
              <w:pStyle w:val="ListParagraph"/>
              <w:ind w:left="0"/>
              <w:jc w:val="center"/>
            </w:pPr>
            <w:r w:rsidRPr="00AC762B">
              <w:t>Drop down list</w:t>
            </w:r>
          </w:p>
        </w:tc>
        <w:tc>
          <w:tcPr>
            <w:tcW w:w="3436" w:type="dxa"/>
          </w:tcPr>
          <w:p w14:paraId="4E823B34" w14:textId="77777777" w:rsidR="009F13DD" w:rsidRDefault="009F13DD" w:rsidP="00294747">
            <w:pPr>
              <w:rPr>
                <w:rFonts w:eastAsia="Times New Roman"/>
                <w:bCs/>
                <w:lang w:eastAsia="x-none"/>
              </w:rPr>
            </w:pPr>
            <w:r>
              <w:rPr>
                <w:rFonts w:eastAsia="Times New Roman"/>
                <w:bCs/>
                <w:lang w:eastAsia="x-none"/>
              </w:rPr>
              <w:t>Mục đích vay tương ứng cho Basel. Nhận các giá trị:</w:t>
            </w:r>
          </w:p>
          <w:p w14:paraId="75260A10" w14:textId="77777777" w:rsidR="009F13DD" w:rsidRPr="00514AE9" w:rsidRDefault="009F13DD" w:rsidP="009F13DD">
            <w:pPr>
              <w:pStyle w:val="ListParagraph"/>
              <w:numPr>
                <w:ilvl w:val="0"/>
                <w:numId w:val="33"/>
              </w:numPr>
              <w:ind w:left="268" w:hanging="178"/>
              <w:rPr>
                <w:rFonts w:eastAsia="Times New Roman"/>
                <w:bCs/>
                <w:lang w:eastAsia="x-none"/>
              </w:rPr>
            </w:pPr>
            <w:r w:rsidRPr="00514AE9">
              <w:rPr>
                <w:rFonts w:eastAsia="Times New Roman"/>
                <w:bCs/>
                <w:lang w:eastAsia="x-none"/>
              </w:rPr>
              <w:t>Mua BDS khac</w:t>
            </w:r>
          </w:p>
          <w:p w14:paraId="4F5CEF4A" w14:textId="77777777" w:rsidR="009F13DD" w:rsidRPr="007F6583" w:rsidRDefault="009F13DD" w:rsidP="009F13DD">
            <w:pPr>
              <w:pStyle w:val="ListParagraph"/>
              <w:numPr>
                <w:ilvl w:val="0"/>
                <w:numId w:val="33"/>
              </w:numPr>
              <w:ind w:left="268" w:hanging="178"/>
            </w:pPr>
            <w:r w:rsidRPr="00514AE9">
              <w:rPr>
                <w:rFonts w:eastAsia="Times New Roman"/>
                <w:bCs/>
                <w:lang w:eastAsia="x-none"/>
              </w:rPr>
              <w:t>Mua nha o</w:t>
            </w:r>
          </w:p>
        </w:tc>
      </w:tr>
      <w:tr w:rsidR="009F13DD" w:rsidRPr="00DB66BA" w14:paraId="7F03A2A7" w14:textId="77777777" w:rsidTr="00294747">
        <w:trPr>
          <w:trHeight w:val="611"/>
        </w:trPr>
        <w:tc>
          <w:tcPr>
            <w:tcW w:w="3116" w:type="dxa"/>
            <w:vAlign w:val="center"/>
          </w:tcPr>
          <w:p w14:paraId="3D052BF7" w14:textId="77777777" w:rsidR="009F13DD" w:rsidRDefault="009F13DD" w:rsidP="00294747">
            <w:pPr>
              <w:rPr>
                <w:rFonts w:eastAsia="Times New Roman"/>
                <w:bCs/>
                <w:lang w:eastAsia="x-none"/>
              </w:rPr>
            </w:pPr>
            <w:r w:rsidRPr="00EE59FC">
              <w:rPr>
                <w:rFonts w:eastAsia="Times New Roman"/>
                <w:bCs/>
                <w:lang w:eastAsia="x-none"/>
              </w:rPr>
              <w:t>CPTY_TYPE</w:t>
            </w:r>
          </w:p>
        </w:tc>
        <w:tc>
          <w:tcPr>
            <w:tcW w:w="1330" w:type="dxa"/>
            <w:vAlign w:val="center"/>
          </w:tcPr>
          <w:p w14:paraId="0A748AA9" w14:textId="77777777" w:rsidR="009F13DD" w:rsidRPr="005B495F" w:rsidRDefault="009F13DD" w:rsidP="00294747">
            <w:pPr>
              <w:jc w:val="center"/>
            </w:pPr>
            <w:r>
              <w:t>Y</w:t>
            </w:r>
          </w:p>
        </w:tc>
        <w:tc>
          <w:tcPr>
            <w:tcW w:w="1586" w:type="dxa"/>
            <w:vAlign w:val="center"/>
          </w:tcPr>
          <w:p w14:paraId="33F82666" w14:textId="77777777" w:rsidR="009F13DD" w:rsidRPr="00AC762B" w:rsidRDefault="009F13DD" w:rsidP="00294747">
            <w:pPr>
              <w:pStyle w:val="ListParagraph"/>
              <w:ind w:left="0"/>
              <w:jc w:val="center"/>
            </w:pPr>
            <w:r w:rsidRPr="00AC762B">
              <w:t>Drop down list</w:t>
            </w:r>
          </w:p>
        </w:tc>
        <w:tc>
          <w:tcPr>
            <w:tcW w:w="3436" w:type="dxa"/>
          </w:tcPr>
          <w:p w14:paraId="51E5E8F3" w14:textId="77777777" w:rsidR="009F13DD" w:rsidRDefault="009F13DD" w:rsidP="00294747">
            <w:pPr>
              <w:rPr>
                <w:rFonts w:eastAsia="Times New Roman"/>
                <w:bCs/>
                <w:lang w:eastAsia="x-none"/>
              </w:rPr>
            </w:pPr>
            <w:r>
              <w:rPr>
                <w:rFonts w:eastAsia="Times New Roman"/>
                <w:bCs/>
                <w:lang w:eastAsia="x-none"/>
              </w:rPr>
              <w:t xml:space="preserve">Loại hình công ty. Nhận các giá trị: </w:t>
            </w:r>
          </w:p>
          <w:p w14:paraId="7C26A092" w14:textId="77777777" w:rsidR="009F13DD" w:rsidRDefault="009F13DD" w:rsidP="009F13DD">
            <w:pPr>
              <w:pStyle w:val="ListParagraph"/>
              <w:numPr>
                <w:ilvl w:val="0"/>
                <w:numId w:val="33"/>
              </w:numPr>
              <w:ind w:left="268" w:hanging="178"/>
              <w:rPr>
                <w:rFonts w:eastAsia="Times New Roman"/>
                <w:bCs/>
                <w:lang w:eastAsia="x-none"/>
              </w:rPr>
            </w:pPr>
            <w:r w:rsidRPr="00C729EC">
              <w:rPr>
                <w:rFonts w:eastAsia="Times New Roman"/>
                <w:bCs/>
                <w:lang w:eastAsia="x-none"/>
              </w:rPr>
              <w:t>Retail</w:t>
            </w:r>
          </w:p>
          <w:p w14:paraId="70EAE943" w14:textId="77777777" w:rsidR="009F13DD" w:rsidRDefault="009F13DD" w:rsidP="009F13DD">
            <w:pPr>
              <w:pStyle w:val="ListParagraph"/>
              <w:numPr>
                <w:ilvl w:val="0"/>
                <w:numId w:val="33"/>
              </w:numPr>
              <w:ind w:left="268" w:hanging="178"/>
              <w:rPr>
                <w:rFonts w:eastAsia="Times New Roman"/>
                <w:bCs/>
                <w:lang w:eastAsia="x-none"/>
              </w:rPr>
            </w:pPr>
            <w:r w:rsidRPr="00C729EC">
              <w:rPr>
                <w:rFonts w:eastAsia="Times New Roman"/>
                <w:bCs/>
                <w:lang w:eastAsia="x-none"/>
              </w:rPr>
              <w:t>Corp</w:t>
            </w:r>
          </w:p>
        </w:tc>
      </w:tr>
      <w:tr w:rsidR="009F13DD" w:rsidRPr="00DB66BA" w14:paraId="45DC4D18" w14:textId="77777777" w:rsidTr="00294747">
        <w:trPr>
          <w:trHeight w:val="611"/>
        </w:trPr>
        <w:tc>
          <w:tcPr>
            <w:tcW w:w="3116" w:type="dxa"/>
            <w:vAlign w:val="center"/>
          </w:tcPr>
          <w:p w14:paraId="4983CF7D" w14:textId="77777777" w:rsidR="009F13DD" w:rsidRPr="00EE59FC" w:rsidRDefault="009F13DD" w:rsidP="00294747">
            <w:pPr>
              <w:rPr>
                <w:rFonts w:eastAsia="Times New Roman"/>
                <w:bCs/>
                <w:lang w:eastAsia="x-none"/>
              </w:rPr>
            </w:pPr>
            <w:r w:rsidRPr="00EE59FC">
              <w:rPr>
                <w:rFonts w:eastAsia="Times New Roman"/>
                <w:bCs/>
                <w:lang w:eastAsia="x-none"/>
              </w:rPr>
              <w:t>COL.SOURCE</w:t>
            </w:r>
          </w:p>
        </w:tc>
        <w:tc>
          <w:tcPr>
            <w:tcW w:w="1330" w:type="dxa"/>
            <w:vAlign w:val="center"/>
          </w:tcPr>
          <w:p w14:paraId="60BBBAC3" w14:textId="77777777" w:rsidR="009F13DD" w:rsidRPr="005B495F" w:rsidRDefault="009F13DD" w:rsidP="00294747">
            <w:pPr>
              <w:jc w:val="center"/>
            </w:pPr>
            <w:r>
              <w:t>N</w:t>
            </w:r>
          </w:p>
        </w:tc>
        <w:tc>
          <w:tcPr>
            <w:tcW w:w="1586" w:type="dxa"/>
            <w:vAlign w:val="center"/>
          </w:tcPr>
          <w:p w14:paraId="1CF8A834" w14:textId="77777777" w:rsidR="009F13DD" w:rsidRPr="00AC762B" w:rsidRDefault="009F13DD" w:rsidP="00294747">
            <w:pPr>
              <w:pStyle w:val="ListParagraph"/>
              <w:ind w:left="0"/>
              <w:jc w:val="center"/>
            </w:pPr>
            <w:r w:rsidRPr="00AC762B">
              <w:t>Drop down list</w:t>
            </w:r>
          </w:p>
        </w:tc>
        <w:tc>
          <w:tcPr>
            <w:tcW w:w="3436" w:type="dxa"/>
          </w:tcPr>
          <w:p w14:paraId="0A5992CF" w14:textId="77777777" w:rsidR="009F13DD" w:rsidRDefault="009F13DD" w:rsidP="00294747">
            <w:pPr>
              <w:rPr>
                <w:rFonts w:eastAsia="Times New Roman"/>
                <w:bCs/>
                <w:lang w:eastAsia="x-none"/>
              </w:rPr>
            </w:pPr>
            <w:r>
              <w:rPr>
                <w:rFonts w:eastAsia="Times New Roman"/>
                <w:bCs/>
                <w:lang w:eastAsia="x-none"/>
              </w:rPr>
              <w:t>Nguồn TSĐB. Nhận 2 giá trị: 1/2</w:t>
            </w:r>
          </w:p>
          <w:p w14:paraId="2961C05B" w14:textId="77777777" w:rsidR="009F13DD" w:rsidRDefault="009F13DD" w:rsidP="00294747">
            <w:pPr>
              <w:rPr>
                <w:rFonts w:eastAsia="Times New Roman"/>
                <w:bCs/>
                <w:lang w:eastAsia="x-none"/>
              </w:rPr>
            </w:pPr>
            <w:r>
              <w:rPr>
                <w:rFonts w:eastAsia="Times New Roman"/>
                <w:bCs/>
                <w:lang w:eastAsia="x-none"/>
              </w:rPr>
              <w:t>Trong đó: 1- Đã hình thành,</w:t>
            </w:r>
          </w:p>
          <w:p w14:paraId="261D1C88" w14:textId="77777777" w:rsidR="009F13DD" w:rsidRDefault="009F13DD" w:rsidP="00294747">
            <w:pPr>
              <w:rPr>
                <w:rFonts w:eastAsia="Times New Roman"/>
                <w:bCs/>
                <w:lang w:eastAsia="x-none"/>
              </w:rPr>
            </w:pPr>
            <w:r>
              <w:rPr>
                <w:rFonts w:eastAsia="Times New Roman"/>
                <w:bCs/>
                <w:lang w:eastAsia="x-none"/>
              </w:rPr>
              <w:t>2- Hình thành trong tương lai</w:t>
            </w:r>
          </w:p>
        </w:tc>
      </w:tr>
      <w:tr w:rsidR="009F13DD" w:rsidRPr="00DB66BA" w14:paraId="1EB3173C" w14:textId="77777777" w:rsidTr="00294747">
        <w:trPr>
          <w:trHeight w:val="611"/>
        </w:trPr>
        <w:tc>
          <w:tcPr>
            <w:tcW w:w="3116" w:type="dxa"/>
            <w:vAlign w:val="center"/>
          </w:tcPr>
          <w:p w14:paraId="2F867AB2" w14:textId="77777777" w:rsidR="009F13DD" w:rsidRPr="00EE59FC" w:rsidRDefault="009F13DD" w:rsidP="00294747">
            <w:pPr>
              <w:rPr>
                <w:rFonts w:eastAsia="Times New Roman"/>
                <w:bCs/>
                <w:lang w:eastAsia="x-none"/>
              </w:rPr>
            </w:pPr>
            <w:r w:rsidRPr="00EE59FC">
              <w:rPr>
                <w:rFonts w:eastAsia="Times New Roman"/>
                <w:bCs/>
                <w:lang w:eastAsia="x-none"/>
              </w:rPr>
              <w:t>DSC</w:t>
            </w:r>
          </w:p>
        </w:tc>
        <w:tc>
          <w:tcPr>
            <w:tcW w:w="1330" w:type="dxa"/>
            <w:vAlign w:val="center"/>
          </w:tcPr>
          <w:p w14:paraId="551DC47F" w14:textId="77777777" w:rsidR="009F13DD" w:rsidRPr="005B495F" w:rsidRDefault="009F13DD" w:rsidP="00294747">
            <w:pPr>
              <w:jc w:val="center"/>
            </w:pPr>
            <w:r>
              <w:t>N</w:t>
            </w:r>
          </w:p>
        </w:tc>
        <w:tc>
          <w:tcPr>
            <w:tcW w:w="1586" w:type="dxa"/>
            <w:vAlign w:val="center"/>
          </w:tcPr>
          <w:p w14:paraId="72082110" w14:textId="77777777" w:rsidR="009F13DD" w:rsidRPr="00AC762B" w:rsidRDefault="009F13DD" w:rsidP="00294747">
            <w:pPr>
              <w:pStyle w:val="ListParagraph"/>
              <w:ind w:left="0"/>
              <w:jc w:val="center"/>
            </w:pPr>
            <w:r w:rsidRPr="00AC762B">
              <w:t>Drop down list</w:t>
            </w:r>
          </w:p>
        </w:tc>
        <w:tc>
          <w:tcPr>
            <w:tcW w:w="3436" w:type="dxa"/>
          </w:tcPr>
          <w:p w14:paraId="3CE9565A" w14:textId="77777777" w:rsidR="009F13DD" w:rsidRDefault="009F13DD" w:rsidP="00294747">
            <w:pPr>
              <w:rPr>
                <w:rFonts w:eastAsia="Times New Roman"/>
                <w:bCs/>
                <w:lang w:eastAsia="x-none"/>
              </w:rPr>
            </w:pPr>
            <w:r>
              <w:rPr>
                <w:rFonts w:eastAsia="Times New Roman"/>
                <w:bCs/>
                <w:lang w:eastAsia="x-none"/>
              </w:rPr>
              <w:t>Nhận 2 giá trị: Y/N</w:t>
            </w:r>
          </w:p>
          <w:p w14:paraId="5EA29821" w14:textId="77777777" w:rsidR="009F13DD" w:rsidRDefault="009F13DD" w:rsidP="00294747">
            <w:pPr>
              <w:rPr>
                <w:rFonts w:eastAsia="Times New Roman"/>
                <w:bCs/>
                <w:lang w:eastAsia="x-none"/>
              </w:rPr>
            </w:pPr>
          </w:p>
        </w:tc>
      </w:tr>
      <w:tr w:rsidR="009F13DD" w:rsidRPr="00DB66BA" w14:paraId="6BA9DCE1" w14:textId="77777777" w:rsidTr="00294747">
        <w:trPr>
          <w:trHeight w:val="611"/>
        </w:trPr>
        <w:tc>
          <w:tcPr>
            <w:tcW w:w="3116" w:type="dxa"/>
            <w:vAlign w:val="center"/>
          </w:tcPr>
          <w:p w14:paraId="578F2C31" w14:textId="77777777" w:rsidR="009F13DD" w:rsidRPr="00EE59FC" w:rsidRDefault="009F13DD" w:rsidP="00294747">
            <w:pPr>
              <w:rPr>
                <w:rFonts w:eastAsia="Times New Roman"/>
                <w:bCs/>
                <w:lang w:eastAsia="x-none"/>
              </w:rPr>
            </w:pPr>
            <w:r w:rsidRPr="00EE59FC">
              <w:rPr>
                <w:rFonts w:eastAsia="Times New Roman"/>
                <w:bCs/>
                <w:lang w:eastAsia="x-none"/>
              </w:rPr>
              <w:t>DEBT CLASS</w:t>
            </w:r>
          </w:p>
        </w:tc>
        <w:tc>
          <w:tcPr>
            <w:tcW w:w="1330" w:type="dxa"/>
            <w:vAlign w:val="center"/>
          </w:tcPr>
          <w:p w14:paraId="2A9F3403" w14:textId="77777777" w:rsidR="009F13DD" w:rsidRDefault="009F13DD" w:rsidP="00294747">
            <w:pPr>
              <w:jc w:val="center"/>
            </w:pPr>
            <w:r>
              <w:t>Y</w:t>
            </w:r>
          </w:p>
        </w:tc>
        <w:tc>
          <w:tcPr>
            <w:tcW w:w="1586" w:type="dxa"/>
            <w:vAlign w:val="center"/>
          </w:tcPr>
          <w:p w14:paraId="389B1342" w14:textId="77777777" w:rsidR="009F13DD" w:rsidRPr="00AC762B" w:rsidRDefault="009F13DD" w:rsidP="00294747">
            <w:pPr>
              <w:pStyle w:val="ListParagraph"/>
              <w:ind w:left="0"/>
              <w:jc w:val="center"/>
            </w:pPr>
            <w:r w:rsidRPr="00AC762B">
              <w:t>Drop down list</w:t>
            </w:r>
          </w:p>
        </w:tc>
        <w:tc>
          <w:tcPr>
            <w:tcW w:w="3436" w:type="dxa"/>
          </w:tcPr>
          <w:p w14:paraId="303E9F59" w14:textId="77777777" w:rsidR="009F13DD" w:rsidRDefault="009F13DD" w:rsidP="00294747">
            <w:pPr>
              <w:rPr>
                <w:rFonts w:eastAsia="Times New Roman"/>
                <w:bCs/>
                <w:lang w:eastAsia="x-none"/>
              </w:rPr>
            </w:pPr>
            <w:r>
              <w:rPr>
                <w:rFonts w:eastAsia="Times New Roman"/>
                <w:bCs/>
                <w:lang w:eastAsia="x-none"/>
              </w:rPr>
              <w:t>Phân loại nợ. Nhận 2 giá trị:</w:t>
            </w:r>
          </w:p>
          <w:p w14:paraId="6D73E109" w14:textId="77777777" w:rsidR="009F13DD" w:rsidRPr="007C21D6" w:rsidRDefault="009F13DD" w:rsidP="009F13DD">
            <w:pPr>
              <w:pStyle w:val="ListParagraph"/>
              <w:numPr>
                <w:ilvl w:val="0"/>
                <w:numId w:val="34"/>
              </w:numPr>
              <w:ind w:left="268" w:hanging="180"/>
              <w:rPr>
                <w:rFonts w:eastAsia="Times New Roman"/>
                <w:bCs/>
                <w:lang w:eastAsia="x-none"/>
              </w:rPr>
            </w:pPr>
            <w:r w:rsidRPr="007C21D6">
              <w:rPr>
                <w:rFonts w:eastAsia="Times New Roman"/>
                <w:bCs/>
                <w:lang w:eastAsia="x-none"/>
              </w:rPr>
              <w:t xml:space="preserve">Mortgage </w:t>
            </w:r>
          </w:p>
          <w:p w14:paraId="118D0FF5" w14:textId="77777777" w:rsidR="009F13DD" w:rsidRPr="007C21D6" w:rsidRDefault="009F13DD" w:rsidP="009F13DD">
            <w:pPr>
              <w:pStyle w:val="ListParagraph"/>
              <w:numPr>
                <w:ilvl w:val="0"/>
                <w:numId w:val="34"/>
              </w:numPr>
              <w:ind w:left="268" w:hanging="180"/>
              <w:rPr>
                <w:rFonts w:eastAsia="Times New Roman"/>
                <w:bCs/>
                <w:lang w:eastAsia="x-none"/>
              </w:rPr>
            </w:pPr>
            <w:r w:rsidRPr="007C21D6">
              <w:rPr>
                <w:color w:val="000000"/>
              </w:rPr>
              <w:t>Realestate</w:t>
            </w:r>
          </w:p>
        </w:tc>
      </w:tr>
      <w:tr w:rsidR="009F13DD" w:rsidRPr="00DB66BA" w14:paraId="4CFA533D" w14:textId="77777777" w:rsidTr="00294747">
        <w:trPr>
          <w:trHeight w:val="611"/>
        </w:trPr>
        <w:tc>
          <w:tcPr>
            <w:tcW w:w="3116" w:type="dxa"/>
            <w:vAlign w:val="center"/>
          </w:tcPr>
          <w:p w14:paraId="6E8B8A63" w14:textId="133C3D91" w:rsidR="009F13DD" w:rsidRPr="00E528B7" w:rsidRDefault="00D47235" w:rsidP="00294747">
            <w:pPr>
              <w:rPr>
                <w:rFonts w:eastAsia="Times New Roman"/>
                <w:bCs/>
                <w:lang w:eastAsia="x-none"/>
              </w:rPr>
            </w:pPr>
            <w:del w:id="448" w:author="Nguyen Hong Nhung (Khoi CNTT)" w:date="2019-08-16T10:10:00Z">
              <w:r w:rsidDel="00D22D8C">
                <w:rPr>
                  <w:rFonts w:eastAsia="Times New Roman"/>
                  <w:bCs/>
                  <w:lang w:eastAsia="x-none"/>
                </w:rPr>
                <w:delText>Start</w:delText>
              </w:r>
            </w:del>
            <w:ins w:id="449" w:author="Nguyen Hong Nhung (Khoi CNTT)" w:date="2019-08-16T10:10:00Z">
              <w:r w:rsidR="00D22D8C">
                <w:rPr>
                  <w:rFonts w:eastAsia="Times New Roman"/>
                  <w:bCs/>
                  <w:lang w:eastAsia="x-none"/>
                </w:rPr>
                <w:t>Begin</w:t>
              </w:r>
            </w:ins>
          </w:p>
        </w:tc>
        <w:tc>
          <w:tcPr>
            <w:tcW w:w="1330" w:type="dxa"/>
            <w:vAlign w:val="center"/>
          </w:tcPr>
          <w:p w14:paraId="7A48F278" w14:textId="77777777" w:rsidR="009F13DD" w:rsidRDefault="009F13DD" w:rsidP="00294747">
            <w:pPr>
              <w:pStyle w:val="ListParagraph"/>
              <w:ind w:left="0"/>
              <w:jc w:val="center"/>
            </w:pPr>
            <w:r>
              <w:t>Y</w:t>
            </w:r>
          </w:p>
        </w:tc>
        <w:tc>
          <w:tcPr>
            <w:tcW w:w="1586" w:type="dxa"/>
            <w:vAlign w:val="center"/>
          </w:tcPr>
          <w:p w14:paraId="5B8AE532" w14:textId="77777777" w:rsidR="009F13DD" w:rsidRDefault="009F13DD" w:rsidP="00294747">
            <w:pPr>
              <w:pStyle w:val="ListParagraph"/>
              <w:ind w:left="0"/>
              <w:jc w:val="center"/>
            </w:pPr>
            <w:r>
              <w:t>Date</w:t>
            </w:r>
          </w:p>
          <w:p w14:paraId="7A8795E3" w14:textId="77777777" w:rsidR="009F13DD" w:rsidRDefault="009F13DD" w:rsidP="00294747">
            <w:pPr>
              <w:pStyle w:val="ListParagraph"/>
              <w:ind w:left="0"/>
              <w:jc w:val="center"/>
            </w:pPr>
          </w:p>
        </w:tc>
        <w:tc>
          <w:tcPr>
            <w:tcW w:w="3436" w:type="dxa"/>
          </w:tcPr>
          <w:p w14:paraId="3E8E26CB" w14:textId="77777777" w:rsidR="009F13DD" w:rsidRDefault="009F13DD" w:rsidP="00294747">
            <w:pPr>
              <w:rPr>
                <w:rFonts w:eastAsia="Times New Roman"/>
                <w:bCs/>
                <w:lang w:eastAsia="x-none"/>
              </w:rPr>
            </w:pPr>
            <w:r>
              <w:rPr>
                <w:rFonts w:eastAsia="Times New Roman"/>
                <w:bCs/>
                <w:lang w:eastAsia="x-none"/>
              </w:rPr>
              <w:t>Định dạng DD/MM/YYYY</w:t>
            </w:r>
          </w:p>
          <w:p w14:paraId="6E730100" w14:textId="77777777" w:rsidR="009F13DD" w:rsidRDefault="009F13DD" w:rsidP="00294747">
            <w:pPr>
              <w:jc w:val="center"/>
              <w:rPr>
                <w:rFonts w:eastAsia="Times New Roman"/>
                <w:bCs/>
                <w:lang w:eastAsia="x-none"/>
              </w:rPr>
            </w:pPr>
          </w:p>
        </w:tc>
      </w:tr>
      <w:tr w:rsidR="009F13DD" w:rsidRPr="00DB66BA" w14:paraId="3718F89B" w14:textId="77777777" w:rsidTr="00294747">
        <w:trPr>
          <w:trHeight w:val="611"/>
        </w:trPr>
        <w:tc>
          <w:tcPr>
            <w:tcW w:w="3116" w:type="dxa"/>
            <w:vAlign w:val="center"/>
          </w:tcPr>
          <w:p w14:paraId="3A5816EA"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6073DAFC" w14:textId="77777777" w:rsidR="009F13DD" w:rsidRDefault="009F13DD" w:rsidP="00294747">
            <w:pPr>
              <w:pStyle w:val="ListParagraph"/>
              <w:ind w:left="0"/>
              <w:jc w:val="center"/>
            </w:pPr>
            <w:r>
              <w:t>N</w:t>
            </w:r>
          </w:p>
        </w:tc>
        <w:tc>
          <w:tcPr>
            <w:tcW w:w="1586" w:type="dxa"/>
            <w:vAlign w:val="center"/>
          </w:tcPr>
          <w:p w14:paraId="57A4D66E" w14:textId="77777777" w:rsidR="009F13DD" w:rsidRDefault="009F13DD" w:rsidP="00294747">
            <w:pPr>
              <w:pStyle w:val="ListParagraph"/>
              <w:ind w:left="0"/>
              <w:jc w:val="center"/>
            </w:pPr>
            <w:r>
              <w:t>Date</w:t>
            </w:r>
          </w:p>
        </w:tc>
        <w:tc>
          <w:tcPr>
            <w:tcW w:w="3436" w:type="dxa"/>
          </w:tcPr>
          <w:p w14:paraId="69C30E7A" w14:textId="77777777" w:rsidR="009F13DD" w:rsidRDefault="009F13DD" w:rsidP="00294747">
            <w:pPr>
              <w:rPr>
                <w:rFonts w:eastAsia="Times New Roman"/>
                <w:bCs/>
                <w:lang w:eastAsia="x-none"/>
              </w:rPr>
            </w:pPr>
            <w:r>
              <w:rPr>
                <w:rFonts w:eastAsia="Times New Roman"/>
                <w:bCs/>
                <w:lang w:eastAsia="x-none"/>
              </w:rPr>
              <w:t>Định dạng DD/MM/YYYY</w:t>
            </w:r>
          </w:p>
          <w:p w14:paraId="7B0F5A53" w14:textId="2B8DAA33" w:rsidR="009F13DD" w:rsidRPr="003C7798" w:rsidRDefault="009F13DD" w:rsidP="00294747">
            <w:pPr>
              <w:rPr>
                <w:rFonts w:eastAsia="Times New Roman"/>
                <w:bCs/>
                <w:lang w:eastAsia="x-none"/>
              </w:rPr>
            </w:pPr>
            <w:r>
              <w:rPr>
                <w:rFonts w:eastAsia="Times New Roman"/>
                <w:bCs/>
                <w:lang w:eastAsia="x-none"/>
              </w:rPr>
              <w:t xml:space="preserve">- Nếu nhập ngày </w:t>
            </w:r>
            <w:del w:id="450" w:author="Nguyen Hong Nhung (Khoi CNTT)" w:date="2019-08-16T10:10:00Z">
              <w:r w:rsidR="00D47235" w:rsidDel="00D22D8C">
                <w:rPr>
                  <w:rFonts w:eastAsia="Times New Roman"/>
                  <w:bCs/>
                  <w:lang w:eastAsia="x-none"/>
                </w:rPr>
                <w:delText>Start</w:delText>
              </w:r>
            </w:del>
            <w:ins w:id="451"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52" w:author="Nguyen Hong Nhung (Khoi CNTT)" w:date="2019-08-16T10:10:00Z">
              <w:r w:rsidR="00D47235" w:rsidDel="00D22D8C">
                <w:rPr>
                  <w:rFonts w:eastAsia="Times New Roman"/>
                  <w:bCs/>
                  <w:lang w:eastAsia="x-none"/>
                </w:rPr>
                <w:delText>Start</w:delText>
              </w:r>
            </w:del>
            <w:ins w:id="453"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17091399" w14:textId="74C73AF8"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54" w:author="Nguyen Hong Nhung (Khoi CNTT)" w:date="2019-08-16T10:10:00Z">
              <w:r w:rsidR="00D47235" w:rsidDel="00D22D8C">
                <w:rPr>
                  <w:rFonts w:eastAsia="Times New Roman"/>
                  <w:bCs/>
                  <w:lang w:eastAsia="x-none"/>
                </w:rPr>
                <w:delText>Start</w:delText>
              </w:r>
            </w:del>
            <w:ins w:id="455"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5241885B" w14:textId="1A2E3122" w:rsidR="009F13DD" w:rsidRDefault="009F13DD" w:rsidP="00294747">
            <w:pPr>
              <w:rPr>
                <w:rFonts w:eastAsia="Times New Roman"/>
                <w:bCs/>
                <w:lang w:eastAsia="x-none"/>
              </w:rPr>
            </w:pPr>
            <w:r>
              <w:rPr>
                <w:rFonts w:eastAsia="Times New Roman"/>
                <w:bCs/>
                <w:lang w:eastAsia="x-none"/>
              </w:rPr>
              <w:t xml:space="preserve">- Ngày End &gt;= Ngày </w:t>
            </w:r>
            <w:del w:id="456" w:author="Nguyen Hong Nhung (Khoi CNTT)" w:date="2019-08-16T10:10:00Z">
              <w:r w:rsidR="00D47235" w:rsidDel="00D22D8C">
                <w:rPr>
                  <w:rFonts w:eastAsia="Times New Roman"/>
                  <w:bCs/>
                  <w:lang w:eastAsia="x-none"/>
                </w:rPr>
                <w:delText>Start</w:delText>
              </w:r>
            </w:del>
            <w:ins w:id="457" w:author="Nguyen Hong Nhung (Khoi CNTT)" w:date="2019-08-16T10:10:00Z">
              <w:r w:rsidR="00D22D8C">
                <w:rPr>
                  <w:rFonts w:eastAsia="Times New Roman"/>
                  <w:bCs/>
                  <w:lang w:eastAsia="x-none"/>
                </w:rPr>
                <w:t>Begin</w:t>
              </w:r>
            </w:ins>
          </w:p>
        </w:tc>
      </w:tr>
      <w:tr w:rsidR="009F13DD" w:rsidRPr="00DB66BA" w14:paraId="3175C96C" w14:textId="77777777" w:rsidTr="00294747">
        <w:trPr>
          <w:trHeight w:val="611"/>
        </w:trPr>
        <w:tc>
          <w:tcPr>
            <w:tcW w:w="6032" w:type="dxa"/>
            <w:gridSpan w:val="3"/>
            <w:vAlign w:val="center"/>
          </w:tcPr>
          <w:p w14:paraId="54061B37" w14:textId="77777777" w:rsidR="009F13DD" w:rsidRPr="00A40440" w:rsidRDefault="009F13DD" w:rsidP="00294747">
            <w:pPr>
              <w:pStyle w:val="ListParagraph"/>
              <w:ind w:left="0"/>
              <w:jc w:val="left"/>
              <w:rPr>
                <w:i/>
              </w:rPr>
            </w:pPr>
            <w:r w:rsidRPr="00A40440">
              <w:rPr>
                <w:i/>
              </w:rPr>
              <w:t>Thông tin Audit</w:t>
            </w:r>
          </w:p>
        </w:tc>
        <w:tc>
          <w:tcPr>
            <w:tcW w:w="3436" w:type="dxa"/>
          </w:tcPr>
          <w:p w14:paraId="094EDCB5"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07E3F3B4" w14:textId="77777777" w:rsidTr="00294747">
        <w:trPr>
          <w:trHeight w:val="611"/>
        </w:trPr>
        <w:tc>
          <w:tcPr>
            <w:tcW w:w="3116" w:type="dxa"/>
            <w:vAlign w:val="center"/>
          </w:tcPr>
          <w:p w14:paraId="0EBCFA85"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02E38255" w14:textId="77777777" w:rsidR="009F13DD" w:rsidRPr="00AC762B" w:rsidRDefault="009F13DD" w:rsidP="00294747">
            <w:pPr>
              <w:pStyle w:val="ListParagraph"/>
              <w:ind w:left="0"/>
              <w:jc w:val="center"/>
            </w:pPr>
            <w:r>
              <w:t>N</w:t>
            </w:r>
          </w:p>
        </w:tc>
        <w:tc>
          <w:tcPr>
            <w:tcW w:w="1586" w:type="dxa"/>
            <w:vAlign w:val="center"/>
          </w:tcPr>
          <w:p w14:paraId="6D0BAB54" w14:textId="77777777" w:rsidR="009F13DD" w:rsidRDefault="009F13DD" w:rsidP="00294747">
            <w:pPr>
              <w:pStyle w:val="ListParagraph"/>
              <w:ind w:left="0"/>
              <w:jc w:val="center"/>
            </w:pPr>
            <w:r w:rsidRPr="00AC762B">
              <w:t>Drop down list</w:t>
            </w:r>
          </w:p>
        </w:tc>
        <w:tc>
          <w:tcPr>
            <w:tcW w:w="3436" w:type="dxa"/>
          </w:tcPr>
          <w:p w14:paraId="73B8950C"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0B3AF4E9"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6FD23262"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6DE3CC17"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57197D2C"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05670A22" w14:textId="77777777" w:rsidTr="00294747">
        <w:trPr>
          <w:trHeight w:val="611"/>
        </w:trPr>
        <w:tc>
          <w:tcPr>
            <w:tcW w:w="3116" w:type="dxa"/>
            <w:vAlign w:val="center"/>
          </w:tcPr>
          <w:p w14:paraId="4F08F763"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2607773E" w14:textId="77777777" w:rsidR="009F13DD" w:rsidRPr="00AC762B" w:rsidRDefault="009F13DD" w:rsidP="00294747">
            <w:pPr>
              <w:pStyle w:val="ListParagraph"/>
              <w:ind w:left="0"/>
              <w:jc w:val="center"/>
            </w:pPr>
            <w:r>
              <w:t>N</w:t>
            </w:r>
          </w:p>
        </w:tc>
        <w:tc>
          <w:tcPr>
            <w:tcW w:w="1586" w:type="dxa"/>
            <w:vAlign w:val="center"/>
          </w:tcPr>
          <w:p w14:paraId="07765D0B" w14:textId="77777777" w:rsidR="009F13DD" w:rsidRDefault="009F13DD" w:rsidP="00294747">
            <w:pPr>
              <w:pStyle w:val="ListParagraph"/>
              <w:ind w:left="0"/>
              <w:jc w:val="center"/>
            </w:pPr>
            <w:r>
              <w:t>Text</w:t>
            </w:r>
          </w:p>
        </w:tc>
        <w:tc>
          <w:tcPr>
            <w:tcW w:w="3436" w:type="dxa"/>
          </w:tcPr>
          <w:p w14:paraId="62DC2877"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33094349"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17AB5A5A" w14:textId="77777777" w:rsidTr="00294747">
        <w:tc>
          <w:tcPr>
            <w:tcW w:w="3116" w:type="dxa"/>
            <w:vAlign w:val="center"/>
          </w:tcPr>
          <w:p w14:paraId="5CFC802F"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5DCE7000" w14:textId="77777777" w:rsidR="009F13DD" w:rsidRPr="00AC762B" w:rsidRDefault="009F13DD" w:rsidP="00294747">
            <w:pPr>
              <w:pStyle w:val="ListParagraph"/>
              <w:ind w:left="0"/>
              <w:jc w:val="center"/>
            </w:pPr>
            <w:r w:rsidRPr="00AC762B">
              <w:t>Y</w:t>
            </w:r>
          </w:p>
        </w:tc>
        <w:tc>
          <w:tcPr>
            <w:tcW w:w="1586" w:type="dxa"/>
            <w:vAlign w:val="center"/>
          </w:tcPr>
          <w:p w14:paraId="53ABA38A" w14:textId="77777777" w:rsidR="009F13DD" w:rsidRPr="00AC762B" w:rsidRDefault="009F13DD" w:rsidP="00294747">
            <w:pPr>
              <w:pStyle w:val="ListParagraph"/>
              <w:ind w:left="0"/>
              <w:jc w:val="center"/>
            </w:pPr>
            <w:r>
              <w:t>Text</w:t>
            </w:r>
          </w:p>
        </w:tc>
        <w:tc>
          <w:tcPr>
            <w:tcW w:w="3436" w:type="dxa"/>
          </w:tcPr>
          <w:p w14:paraId="7AADC26A"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7708622D"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0B5EEA49" w14:textId="77777777" w:rsidTr="00294747">
        <w:tc>
          <w:tcPr>
            <w:tcW w:w="3116" w:type="dxa"/>
            <w:vAlign w:val="center"/>
          </w:tcPr>
          <w:p w14:paraId="23B5E7DE"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148CF9D5" w14:textId="77777777" w:rsidR="009F13DD" w:rsidRPr="00AC762B" w:rsidRDefault="009F13DD" w:rsidP="00294747">
            <w:pPr>
              <w:pStyle w:val="ListParagraph"/>
              <w:ind w:left="0"/>
              <w:jc w:val="center"/>
            </w:pPr>
            <w:r w:rsidRPr="00AC762B">
              <w:t>Y</w:t>
            </w:r>
          </w:p>
        </w:tc>
        <w:tc>
          <w:tcPr>
            <w:tcW w:w="1586" w:type="dxa"/>
            <w:vAlign w:val="center"/>
          </w:tcPr>
          <w:p w14:paraId="7F590D1C" w14:textId="77777777" w:rsidR="009F13DD" w:rsidRPr="00AC762B" w:rsidRDefault="009F13DD" w:rsidP="00294747">
            <w:pPr>
              <w:pStyle w:val="ListParagraph"/>
              <w:ind w:left="0"/>
              <w:jc w:val="center"/>
            </w:pPr>
            <w:r>
              <w:t>Date Time</w:t>
            </w:r>
          </w:p>
        </w:tc>
        <w:tc>
          <w:tcPr>
            <w:tcW w:w="3436" w:type="dxa"/>
          </w:tcPr>
          <w:p w14:paraId="1658D5DF"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91198A9"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631A84A0"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534EA52C" w14:textId="77777777"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 xml:space="preserve">Màn hình Bảng </w:t>
      </w:r>
      <w:proofErr w:type="gramStart"/>
      <w:r>
        <w:rPr>
          <w:rFonts w:ascii="Times New Roman" w:eastAsia="MS Mincho" w:hAnsi="Times New Roman" w:cs="Times New Roman"/>
          <w:b/>
          <w:i/>
          <w:lang w:eastAsia="ja-JP"/>
        </w:rPr>
        <w:t>thu</w:t>
      </w:r>
      <w:proofErr w:type="gramEnd"/>
      <w:r>
        <w:rPr>
          <w:rFonts w:ascii="Times New Roman" w:eastAsia="MS Mincho" w:hAnsi="Times New Roman" w:cs="Times New Roman"/>
          <w:b/>
          <w:i/>
          <w:lang w:eastAsia="ja-JP"/>
        </w:rPr>
        <w:t xml:space="preserve"> thập thông tin xếp hạng</w:t>
      </w:r>
    </w:p>
    <w:p w14:paraId="0B235ABC" w14:textId="77777777" w:rsidR="009F13DD" w:rsidRDefault="009F13DD" w:rsidP="009F13DD">
      <w:pPr>
        <w:rPr>
          <w:lang w:eastAsia="ja-JP"/>
        </w:rPr>
      </w:pPr>
      <w:r>
        <w:rPr>
          <w:noProof/>
        </w:rPr>
        <w:drawing>
          <wp:inline distT="0" distB="0" distL="0" distR="0" wp14:anchorId="3AE6F282" wp14:editId="48F23FBD">
            <wp:extent cx="5942330" cy="301116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2330" cy="3011161"/>
                    </a:xfrm>
                    <a:prstGeom prst="rect">
                      <a:avLst/>
                    </a:prstGeom>
                  </pic:spPr>
                </pic:pic>
              </a:graphicData>
            </a:graphic>
          </wp:inline>
        </w:drawing>
      </w:r>
    </w:p>
    <w:p w14:paraId="665C984A" w14:textId="77777777"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11710E2C" w14:textId="77777777" w:rsidTr="00294747">
        <w:trPr>
          <w:tblHeader/>
        </w:trPr>
        <w:tc>
          <w:tcPr>
            <w:tcW w:w="3116" w:type="dxa"/>
            <w:shd w:val="clear" w:color="auto" w:fill="8DB3E2" w:themeFill="text2" w:themeFillTint="66"/>
          </w:tcPr>
          <w:p w14:paraId="094B3F5B"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26CA2BD3"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3500061C"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5CF72C73" w14:textId="77777777" w:rsidR="009F13DD" w:rsidRPr="00AC762B" w:rsidRDefault="009F13DD" w:rsidP="00294747">
            <w:pPr>
              <w:pStyle w:val="ListParagraph"/>
              <w:ind w:left="0"/>
              <w:jc w:val="center"/>
              <w:rPr>
                <w:b/>
              </w:rPr>
            </w:pPr>
            <w:r w:rsidRPr="00AC762B">
              <w:rPr>
                <w:b/>
              </w:rPr>
              <w:t>Ý nghĩa</w:t>
            </w:r>
          </w:p>
        </w:tc>
      </w:tr>
      <w:tr w:rsidR="009F13DD" w:rsidRPr="00DB66BA" w14:paraId="21030653" w14:textId="77777777" w:rsidTr="00294747">
        <w:trPr>
          <w:trHeight w:val="611"/>
        </w:trPr>
        <w:tc>
          <w:tcPr>
            <w:tcW w:w="3116" w:type="dxa"/>
            <w:vAlign w:val="center"/>
          </w:tcPr>
          <w:p w14:paraId="39397205"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6BD800F5" w14:textId="77777777" w:rsidR="009F13DD" w:rsidRPr="00AC762B" w:rsidRDefault="009F13DD" w:rsidP="00294747">
            <w:pPr>
              <w:pStyle w:val="ListParagraph"/>
              <w:ind w:left="0"/>
              <w:jc w:val="center"/>
            </w:pPr>
            <w:r>
              <w:t>Y</w:t>
            </w:r>
          </w:p>
        </w:tc>
        <w:tc>
          <w:tcPr>
            <w:tcW w:w="1586" w:type="dxa"/>
            <w:vAlign w:val="center"/>
          </w:tcPr>
          <w:p w14:paraId="58A99A5C" w14:textId="77777777" w:rsidR="009F13DD" w:rsidRPr="00AC762B" w:rsidRDefault="009F13DD" w:rsidP="00294747">
            <w:pPr>
              <w:pStyle w:val="ListParagraph"/>
              <w:ind w:left="0"/>
              <w:jc w:val="center"/>
            </w:pPr>
            <w:r>
              <w:t>Text</w:t>
            </w:r>
          </w:p>
        </w:tc>
        <w:tc>
          <w:tcPr>
            <w:tcW w:w="3436" w:type="dxa"/>
          </w:tcPr>
          <w:p w14:paraId="7D938FDD"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180F609D" w14:textId="77777777" w:rsidTr="00294747">
        <w:trPr>
          <w:trHeight w:val="611"/>
        </w:trPr>
        <w:tc>
          <w:tcPr>
            <w:tcW w:w="6032" w:type="dxa"/>
            <w:gridSpan w:val="3"/>
            <w:vAlign w:val="center"/>
          </w:tcPr>
          <w:p w14:paraId="0C166D81" w14:textId="77777777" w:rsidR="009F13DD" w:rsidRPr="00307B77" w:rsidRDefault="009F13DD" w:rsidP="00294747">
            <w:pPr>
              <w:pStyle w:val="ListParagraph"/>
              <w:ind w:left="0"/>
              <w:jc w:val="left"/>
              <w:rPr>
                <w:i/>
              </w:rPr>
            </w:pPr>
            <w:r w:rsidRPr="00307B77">
              <w:rPr>
                <w:i/>
              </w:rPr>
              <w:t>Thông tin chính</w:t>
            </w:r>
          </w:p>
        </w:tc>
        <w:tc>
          <w:tcPr>
            <w:tcW w:w="3436" w:type="dxa"/>
          </w:tcPr>
          <w:p w14:paraId="5373AF0D"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673CD602" w14:textId="77777777" w:rsidTr="00294747">
        <w:trPr>
          <w:trHeight w:val="611"/>
        </w:trPr>
        <w:tc>
          <w:tcPr>
            <w:tcW w:w="3116" w:type="dxa"/>
            <w:vAlign w:val="center"/>
          </w:tcPr>
          <w:p w14:paraId="20FA272D"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37BDAF68" w14:textId="77777777" w:rsidR="009F13DD" w:rsidRDefault="009F13DD" w:rsidP="00294747">
            <w:pPr>
              <w:pStyle w:val="ListParagraph"/>
              <w:ind w:left="0"/>
              <w:jc w:val="center"/>
            </w:pPr>
            <w:r>
              <w:t>Y</w:t>
            </w:r>
          </w:p>
        </w:tc>
        <w:tc>
          <w:tcPr>
            <w:tcW w:w="1586" w:type="dxa"/>
            <w:vAlign w:val="center"/>
          </w:tcPr>
          <w:p w14:paraId="02FEFC41" w14:textId="77777777" w:rsidR="009F13DD" w:rsidRPr="00AC762B" w:rsidRDefault="009F13DD" w:rsidP="00294747">
            <w:pPr>
              <w:pStyle w:val="ListParagraph"/>
              <w:ind w:left="0"/>
              <w:jc w:val="center"/>
            </w:pPr>
            <w:r>
              <w:t>Text</w:t>
            </w:r>
          </w:p>
        </w:tc>
        <w:tc>
          <w:tcPr>
            <w:tcW w:w="3436" w:type="dxa"/>
          </w:tcPr>
          <w:p w14:paraId="0B200A6E"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45C79845" w14:textId="77777777" w:rsidTr="00294747">
        <w:trPr>
          <w:trHeight w:val="611"/>
        </w:trPr>
        <w:tc>
          <w:tcPr>
            <w:tcW w:w="3116" w:type="dxa"/>
            <w:vAlign w:val="center"/>
          </w:tcPr>
          <w:p w14:paraId="23EAF677" w14:textId="77777777" w:rsidR="009F13DD" w:rsidRPr="00307B77" w:rsidRDefault="009F13DD" w:rsidP="00294747">
            <w:pPr>
              <w:rPr>
                <w:rFonts w:eastAsia="Times New Roman"/>
                <w:bCs/>
                <w:lang w:eastAsia="x-none"/>
              </w:rPr>
            </w:pPr>
            <w:r w:rsidRPr="002F49FA">
              <w:rPr>
                <w:rFonts w:eastAsia="Times New Roman"/>
                <w:bCs/>
                <w:lang w:eastAsia="x-none"/>
              </w:rPr>
              <w:t>CUS _ID</w:t>
            </w:r>
          </w:p>
        </w:tc>
        <w:tc>
          <w:tcPr>
            <w:tcW w:w="1330" w:type="dxa"/>
            <w:vAlign w:val="center"/>
          </w:tcPr>
          <w:p w14:paraId="07FE056E" w14:textId="77777777" w:rsidR="009F13DD" w:rsidRDefault="009F13DD" w:rsidP="00294747">
            <w:pPr>
              <w:pStyle w:val="ListParagraph"/>
              <w:ind w:left="0"/>
              <w:jc w:val="center"/>
            </w:pPr>
            <w:r>
              <w:t>Y</w:t>
            </w:r>
          </w:p>
        </w:tc>
        <w:tc>
          <w:tcPr>
            <w:tcW w:w="1586" w:type="dxa"/>
            <w:vAlign w:val="center"/>
          </w:tcPr>
          <w:p w14:paraId="37230A67" w14:textId="77777777" w:rsidR="009F13DD" w:rsidRPr="00AC762B" w:rsidRDefault="009F13DD" w:rsidP="00294747">
            <w:pPr>
              <w:pStyle w:val="ListParagraph"/>
              <w:ind w:left="0"/>
              <w:jc w:val="center"/>
            </w:pPr>
            <w:r>
              <w:t>Number</w:t>
            </w:r>
          </w:p>
        </w:tc>
        <w:tc>
          <w:tcPr>
            <w:tcW w:w="3436" w:type="dxa"/>
          </w:tcPr>
          <w:p w14:paraId="5652E928" w14:textId="77777777" w:rsidR="009F13DD" w:rsidRPr="00307B77" w:rsidRDefault="009F13DD" w:rsidP="00294747">
            <w:pPr>
              <w:rPr>
                <w:rFonts w:eastAsia="Times New Roman"/>
                <w:bCs/>
                <w:lang w:eastAsia="x-none"/>
              </w:rPr>
            </w:pPr>
            <w:r>
              <w:rPr>
                <w:rFonts w:eastAsia="Times New Roman"/>
                <w:bCs/>
                <w:lang w:eastAsia="x-none"/>
              </w:rPr>
              <w:t>Mã khách hàng. Khi người dùng click vào trường hiển thị tool tip “</w:t>
            </w:r>
            <w:r w:rsidRPr="00A25103">
              <w:rPr>
                <w:rFonts w:eastAsia="Times New Roman"/>
                <w:bCs/>
                <w:lang w:eastAsia="x-none"/>
              </w:rPr>
              <w:t>Mã khách hàng trên hệ thống T24</w:t>
            </w:r>
            <w:r>
              <w:rPr>
                <w:rFonts w:eastAsia="Times New Roman"/>
                <w:bCs/>
                <w:lang w:eastAsia="x-none"/>
              </w:rPr>
              <w:t>”</w:t>
            </w:r>
          </w:p>
        </w:tc>
      </w:tr>
      <w:tr w:rsidR="009F13DD" w:rsidRPr="00DB66BA" w14:paraId="70E937BB" w14:textId="77777777" w:rsidTr="00294747">
        <w:trPr>
          <w:trHeight w:val="611"/>
        </w:trPr>
        <w:tc>
          <w:tcPr>
            <w:tcW w:w="3116" w:type="dxa"/>
            <w:vAlign w:val="center"/>
          </w:tcPr>
          <w:p w14:paraId="152968C2" w14:textId="77777777" w:rsidR="009F13DD" w:rsidRPr="00307B77" w:rsidRDefault="009F13DD" w:rsidP="00294747">
            <w:pPr>
              <w:rPr>
                <w:rFonts w:eastAsia="Times New Roman"/>
                <w:bCs/>
                <w:lang w:eastAsia="x-none"/>
              </w:rPr>
            </w:pPr>
            <w:r w:rsidRPr="002F49FA">
              <w:rPr>
                <w:rFonts w:eastAsia="Times New Roman"/>
                <w:bCs/>
                <w:lang w:eastAsia="x-none"/>
              </w:rPr>
              <w:t>LOAI_XEP_HANG</w:t>
            </w:r>
          </w:p>
        </w:tc>
        <w:tc>
          <w:tcPr>
            <w:tcW w:w="1330" w:type="dxa"/>
            <w:vAlign w:val="center"/>
          </w:tcPr>
          <w:p w14:paraId="70A49E36" w14:textId="77777777" w:rsidR="009F13DD" w:rsidRDefault="009F13DD" w:rsidP="00294747">
            <w:pPr>
              <w:pStyle w:val="ListParagraph"/>
              <w:ind w:left="0"/>
              <w:jc w:val="center"/>
            </w:pPr>
            <w:r>
              <w:t>Y</w:t>
            </w:r>
          </w:p>
        </w:tc>
        <w:tc>
          <w:tcPr>
            <w:tcW w:w="1586" w:type="dxa"/>
            <w:vAlign w:val="center"/>
          </w:tcPr>
          <w:p w14:paraId="76565F3F" w14:textId="77777777" w:rsidR="009F13DD" w:rsidRPr="00AC762B" w:rsidRDefault="009F13DD" w:rsidP="00294747">
            <w:pPr>
              <w:pStyle w:val="ListParagraph"/>
              <w:ind w:left="0"/>
              <w:jc w:val="center"/>
            </w:pPr>
            <w:r>
              <w:t>Text</w:t>
            </w:r>
          </w:p>
        </w:tc>
        <w:tc>
          <w:tcPr>
            <w:tcW w:w="3436" w:type="dxa"/>
          </w:tcPr>
          <w:p w14:paraId="6A90E7CC" w14:textId="77777777" w:rsidR="009F13DD" w:rsidRDefault="009F13DD" w:rsidP="00294747">
            <w:pPr>
              <w:rPr>
                <w:rFonts w:eastAsia="Times New Roman"/>
                <w:bCs/>
                <w:lang w:eastAsia="x-none"/>
              </w:rPr>
            </w:pPr>
            <w:r>
              <w:rPr>
                <w:rFonts w:eastAsia="Times New Roman"/>
                <w:bCs/>
                <w:lang w:eastAsia="x-none"/>
              </w:rPr>
              <w:t>Loại xếp hạng</w:t>
            </w:r>
          </w:p>
          <w:p w14:paraId="54197D50" w14:textId="43D2C82F" w:rsidR="009F13DD" w:rsidRPr="00CB398D" w:rsidRDefault="009F13DD" w:rsidP="00294747">
            <w:pPr>
              <w:rPr>
                <w:rFonts w:eastAsia="Times New Roman"/>
                <w:bCs/>
                <w:lang w:eastAsia="x-none"/>
              </w:rPr>
            </w:pPr>
            <w:r>
              <w:rPr>
                <w:rFonts w:eastAsia="Times New Roman"/>
                <w:bCs/>
                <w:lang w:eastAsia="x-none"/>
              </w:rPr>
              <w:t>Khi người dùng click vào trường hiển thị tool tip “</w:t>
            </w:r>
            <w:r w:rsidRPr="00A25103">
              <w:rPr>
                <w:rFonts w:eastAsia="Times New Roman"/>
                <w:bCs/>
                <w:lang w:eastAsia="x-none"/>
              </w:rPr>
              <w:t xml:space="preserve">Loại xếp </w:t>
            </w:r>
            <w:r>
              <w:rPr>
                <w:rFonts w:eastAsia="Times New Roman"/>
                <w:bCs/>
                <w:lang w:eastAsia="x-none"/>
              </w:rPr>
              <w:t>hạng theo Moody's/ Fitch/ S &amp;</w:t>
            </w:r>
            <w:del w:id="458" w:author="Luyen Do Thi (Khoi Quan tri rui ro)" w:date="2019-08-12T13:41:00Z">
              <w:r w:rsidDel="001B0313">
                <w:rPr>
                  <w:rFonts w:eastAsia="Times New Roman"/>
                  <w:bCs/>
                  <w:lang w:eastAsia="x-none"/>
                </w:rPr>
                <w:delText xml:space="preserve"> </w:delText>
              </w:r>
            </w:del>
            <w:r>
              <w:rPr>
                <w:rFonts w:eastAsia="Times New Roman"/>
                <w:bCs/>
                <w:lang w:eastAsia="x-none"/>
              </w:rPr>
              <w:t>P</w:t>
            </w:r>
            <w:ins w:id="459" w:author="Luyen Do Thi (Khoi Quan tri rui ro)" w:date="2019-08-12T13:40:00Z">
              <w:r w:rsidR="001B0313">
                <w:rPr>
                  <w:rFonts w:eastAsia="Times New Roman"/>
                  <w:bCs/>
                  <w:lang w:eastAsia="x-none"/>
                </w:rPr>
                <w:t xml:space="preserve">. </w:t>
              </w:r>
            </w:ins>
            <w:r w:rsidRPr="00A25103">
              <w:rPr>
                <w:rFonts w:eastAsia="Times New Roman"/>
                <w:bCs/>
                <w:lang w:eastAsia="x-none"/>
              </w:rPr>
              <w:t>Đối với Chi nhánh NH nước ngoài tại VN, nhập Rating của NH mẹ</w:t>
            </w:r>
            <w:r>
              <w:rPr>
                <w:rFonts w:eastAsia="Times New Roman"/>
                <w:bCs/>
                <w:lang w:eastAsia="x-none"/>
              </w:rPr>
              <w:t>”</w:t>
            </w:r>
          </w:p>
        </w:tc>
      </w:tr>
      <w:tr w:rsidR="009F13DD" w:rsidRPr="00DB66BA" w14:paraId="0A7FA4C4" w14:textId="77777777" w:rsidTr="00294747">
        <w:trPr>
          <w:trHeight w:val="611"/>
        </w:trPr>
        <w:tc>
          <w:tcPr>
            <w:tcW w:w="3116" w:type="dxa"/>
            <w:vAlign w:val="center"/>
          </w:tcPr>
          <w:p w14:paraId="3E0C00B0" w14:textId="77777777" w:rsidR="009F13DD" w:rsidRPr="00981FAB" w:rsidRDefault="009F13DD" w:rsidP="00294747">
            <w:pPr>
              <w:rPr>
                <w:rFonts w:eastAsia="Times New Roman"/>
                <w:bCs/>
                <w:lang w:eastAsia="x-none"/>
              </w:rPr>
            </w:pPr>
            <w:r w:rsidRPr="00981FAB">
              <w:rPr>
                <w:rFonts w:eastAsia="Times New Roman"/>
                <w:bCs/>
                <w:lang w:eastAsia="x-none"/>
              </w:rPr>
              <w:t>TEN_TCTNDL</w:t>
            </w:r>
          </w:p>
        </w:tc>
        <w:tc>
          <w:tcPr>
            <w:tcW w:w="1330" w:type="dxa"/>
            <w:vAlign w:val="center"/>
          </w:tcPr>
          <w:p w14:paraId="6D832E3C" w14:textId="77777777" w:rsidR="009F13DD" w:rsidRDefault="009F13DD" w:rsidP="00294747">
            <w:pPr>
              <w:jc w:val="center"/>
            </w:pPr>
            <w:r w:rsidRPr="005B495F">
              <w:t>Y</w:t>
            </w:r>
          </w:p>
        </w:tc>
        <w:tc>
          <w:tcPr>
            <w:tcW w:w="1586" w:type="dxa"/>
            <w:vAlign w:val="center"/>
          </w:tcPr>
          <w:p w14:paraId="5C91ACE1" w14:textId="77777777" w:rsidR="009F13DD" w:rsidRDefault="009F13DD" w:rsidP="00294747">
            <w:pPr>
              <w:pStyle w:val="ListParagraph"/>
              <w:ind w:left="0"/>
              <w:jc w:val="center"/>
            </w:pPr>
            <w:r w:rsidRPr="00AC762B">
              <w:t>Drop down list</w:t>
            </w:r>
          </w:p>
        </w:tc>
        <w:tc>
          <w:tcPr>
            <w:tcW w:w="3436" w:type="dxa"/>
          </w:tcPr>
          <w:p w14:paraId="5BA221F5" w14:textId="77777777" w:rsidR="009F13DD" w:rsidRDefault="009F13DD" w:rsidP="00294747">
            <w:pPr>
              <w:rPr>
                <w:rFonts w:eastAsia="Times New Roman"/>
                <w:bCs/>
                <w:lang w:eastAsia="x-none"/>
              </w:rPr>
            </w:pPr>
            <w:r w:rsidRPr="00981FAB">
              <w:rPr>
                <w:rFonts w:eastAsia="Times New Roman"/>
                <w:bCs/>
                <w:lang w:eastAsia="x-none"/>
              </w:rPr>
              <w:t>Tên Tổ chức tín nhiệm độc lập</w:t>
            </w:r>
            <w:r>
              <w:rPr>
                <w:rFonts w:eastAsia="Times New Roman"/>
                <w:bCs/>
                <w:lang w:eastAsia="x-none"/>
              </w:rPr>
              <w:t>. Nhận các giá trị:</w:t>
            </w:r>
          </w:p>
          <w:p w14:paraId="75FD9542" w14:textId="77777777" w:rsidR="009F13DD" w:rsidRPr="00981FAB" w:rsidRDefault="009F13DD" w:rsidP="009F13DD">
            <w:pPr>
              <w:pStyle w:val="ListParagraph"/>
              <w:numPr>
                <w:ilvl w:val="0"/>
                <w:numId w:val="33"/>
              </w:numPr>
              <w:ind w:left="268" w:hanging="178"/>
              <w:rPr>
                <w:rFonts w:eastAsia="Times New Roman"/>
                <w:bCs/>
                <w:lang w:eastAsia="x-none"/>
              </w:rPr>
            </w:pPr>
            <w:r w:rsidRPr="00981FAB">
              <w:rPr>
                <w:rFonts w:eastAsia="Times New Roman"/>
                <w:bCs/>
                <w:lang w:eastAsia="x-none"/>
              </w:rPr>
              <w:t>Fitch</w:t>
            </w:r>
          </w:p>
          <w:p w14:paraId="1C53FC57" w14:textId="77777777" w:rsidR="009F13DD" w:rsidRPr="00981FAB" w:rsidRDefault="009F13DD" w:rsidP="009F13DD">
            <w:pPr>
              <w:pStyle w:val="ListParagraph"/>
              <w:numPr>
                <w:ilvl w:val="0"/>
                <w:numId w:val="33"/>
              </w:numPr>
              <w:ind w:left="268" w:hanging="178"/>
              <w:rPr>
                <w:rFonts w:eastAsia="Times New Roman"/>
                <w:bCs/>
                <w:lang w:eastAsia="x-none"/>
              </w:rPr>
            </w:pPr>
            <w:r w:rsidRPr="00981FAB">
              <w:rPr>
                <w:rFonts w:eastAsia="Times New Roman"/>
                <w:bCs/>
                <w:lang w:eastAsia="x-none"/>
              </w:rPr>
              <w:t>Moodys</w:t>
            </w:r>
          </w:p>
          <w:p w14:paraId="5D0456B7" w14:textId="77777777" w:rsidR="009F13DD" w:rsidRPr="007F6583" w:rsidRDefault="009F13DD" w:rsidP="009F13DD">
            <w:pPr>
              <w:pStyle w:val="ListParagraph"/>
              <w:numPr>
                <w:ilvl w:val="0"/>
                <w:numId w:val="33"/>
              </w:numPr>
              <w:ind w:left="268" w:hanging="178"/>
            </w:pPr>
            <w:r w:rsidRPr="00981FAB">
              <w:rPr>
                <w:rFonts w:eastAsia="Times New Roman"/>
                <w:bCs/>
                <w:lang w:eastAsia="x-none"/>
              </w:rPr>
              <w:t>Standard_Poors</w:t>
            </w:r>
          </w:p>
        </w:tc>
      </w:tr>
      <w:tr w:rsidR="009F13DD" w:rsidRPr="00DB66BA" w14:paraId="50BED1FC" w14:textId="77777777" w:rsidTr="00294747">
        <w:trPr>
          <w:trHeight w:val="611"/>
        </w:trPr>
        <w:tc>
          <w:tcPr>
            <w:tcW w:w="3116" w:type="dxa"/>
            <w:vAlign w:val="center"/>
          </w:tcPr>
          <w:p w14:paraId="5DE0B776" w14:textId="77777777" w:rsidR="009F13DD" w:rsidRDefault="009F13DD" w:rsidP="00294747">
            <w:pPr>
              <w:rPr>
                <w:rFonts w:eastAsia="Times New Roman"/>
                <w:bCs/>
                <w:lang w:eastAsia="x-none"/>
              </w:rPr>
            </w:pPr>
            <w:r w:rsidRPr="00D312AA">
              <w:rPr>
                <w:rFonts w:eastAsia="Times New Roman"/>
                <w:bCs/>
                <w:lang w:eastAsia="x-none"/>
              </w:rPr>
              <w:t>KYHAN_XEPHANG</w:t>
            </w:r>
          </w:p>
        </w:tc>
        <w:tc>
          <w:tcPr>
            <w:tcW w:w="1330" w:type="dxa"/>
            <w:vAlign w:val="center"/>
          </w:tcPr>
          <w:p w14:paraId="10EB15EB" w14:textId="77777777" w:rsidR="009F13DD" w:rsidRPr="005B495F" w:rsidRDefault="009F13DD" w:rsidP="00294747">
            <w:pPr>
              <w:jc w:val="center"/>
            </w:pPr>
            <w:r>
              <w:t>Y</w:t>
            </w:r>
          </w:p>
        </w:tc>
        <w:tc>
          <w:tcPr>
            <w:tcW w:w="1586" w:type="dxa"/>
            <w:vAlign w:val="center"/>
          </w:tcPr>
          <w:p w14:paraId="25B48900" w14:textId="77777777" w:rsidR="009F13DD" w:rsidRPr="00AC762B" w:rsidRDefault="009F13DD" w:rsidP="00294747">
            <w:pPr>
              <w:pStyle w:val="ListParagraph"/>
              <w:ind w:left="0"/>
              <w:jc w:val="center"/>
            </w:pPr>
            <w:r w:rsidRPr="00AC762B">
              <w:t>Drop down list</w:t>
            </w:r>
          </w:p>
        </w:tc>
        <w:tc>
          <w:tcPr>
            <w:tcW w:w="3436" w:type="dxa"/>
          </w:tcPr>
          <w:p w14:paraId="19F89A6C" w14:textId="77777777" w:rsidR="009F13DD" w:rsidRDefault="009F13DD" w:rsidP="00294747">
            <w:pPr>
              <w:rPr>
                <w:rFonts w:eastAsia="Times New Roman"/>
                <w:bCs/>
                <w:lang w:eastAsia="x-none"/>
              </w:rPr>
            </w:pPr>
            <w:r w:rsidRPr="00D312AA">
              <w:rPr>
                <w:rFonts w:eastAsia="Times New Roman"/>
                <w:bCs/>
                <w:lang w:eastAsia="x-none"/>
              </w:rPr>
              <w:t>Kỳ hạn Xếp hạng</w:t>
            </w:r>
            <w:r>
              <w:rPr>
                <w:rFonts w:eastAsia="Times New Roman"/>
                <w:bCs/>
                <w:lang w:eastAsia="x-none"/>
              </w:rPr>
              <w:t xml:space="preserve">. Nhận các giá trị: </w:t>
            </w:r>
          </w:p>
          <w:p w14:paraId="7148D768" w14:textId="77777777" w:rsidR="009F13DD" w:rsidRPr="00D312AA" w:rsidRDefault="009F13DD" w:rsidP="009F13DD">
            <w:pPr>
              <w:pStyle w:val="ListParagraph"/>
              <w:numPr>
                <w:ilvl w:val="0"/>
                <w:numId w:val="33"/>
              </w:numPr>
              <w:ind w:left="268" w:hanging="178"/>
              <w:rPr>
                <w:rFonts w:eastAsia="Times New Roman"/>
                <w:bCs/>
                <w:lang w:eastAsia="x-none"/>
              </w:rPr>
            </w:pPr>
            <w:r w:rsidRPr="00D312AA">
              <w:rPr>
                <w:rFonts w:eastAsia="Times New Roman"/>
                <w:bCs/>
                <w:lang w:eastAsia="x-none"/>
              </w:rPr>
              <w:t>Long-term</w:t>
            </w:r>
          </w:p>
          <w:p w14:paraId="127C9723" w14:textId="77777777" w:rsidR="009F13DD" w:rsidRDefault="009F13DD" w:rsidP="009F13DD">
            <w:pPr>
              <w:pStyle w:val="ListParagraph"/>
              <w:numPr>
                <w:ilvl w:val="0"/>
                <w:numId w:val="33"/>
              </w:numPr>
              <w:ind w:left="268" w:hanging="178"/>
              <w:rPr>
                <w:rFonts w:eastAsia="Times New Roman"/>
                <w:bCs/>
                <w:lang w:eastAsia="x-none"/>
              </w:rPr>
            </w:pPr>
            <w:r w:rsidRPr="00D312AA">
              <w:rPr>
                <w:rFonts w:eastAsia="Times New Roman"/>
                <w:bCs/>
                <w:lang w:eastAsia="x-none"/>
              </w:rPr>
              <w:t>Short-term</w:t>
            </w:r>
          </w:p>
        </w:tc>
      </w:tr>
      <w:tr w:rsidR="009F13DD" w:rsidRPr="00DB66BA" w14:paraId="3E8EA161" w14:textId="77777777" w:rsidTr="00294747">
        <w:trPr>
          <w:trHeight w:val="611"/>
        </w:trPr>
        <w:tc>
          <w:tcPr>
            <w:tcW w:w="3116" w:type="dxa"/>
            <w:vAlign w:val="center"/>
          </w:tcPr>
          <w:p w14:paraId="438A9A32" w14:textId="77777777" w:rsidR="009F13DD" w:rsidRPr="00EE59FC" w:rsidRDefault="009F13DD" w:rsidP="00294747">
            <w:pPr>
              <w:rPr>
                <w:rFonts w:eastAsia="Times New Roman"/>
                <w:bCs/>
                <w:lang w:eastAsia="x-none"/>
              </w:rPr>
            </w:pPr>
            <w:r w:rsidRPr="00FB3C98">
              <w:rPr>
                <w:rFonts w:eastAsia="Times New Roman"/>
                <w:bCs/>
                <w:lang w:eastAsia="x-none"/>
              </w:rPr>
              <w:t>THOIGIAN_XHTNDL</w:t>
            </w:r>
          </w:p>
        </w:tc>
        <w:tc>
          <w:tcPr>
            <w:tcW w:w="1330" w:type="dxa"/>
            <w:vAlign w:val="center"/>
          </w:tcPr>
          <w:p w14:paraId="374A4E5A" w14:textId="77777777" w:rsidR="009F13DD" w:rsidRPr="005B495F" w:rsidRDefault="009F13DD" w:rsidP="00294747">
            <w:pPr>
              <w:jc w:val="center"/>
            </w:pPr>
            <w:r>
              <w:t>Y</w:t>
            </w:r>
          </w:p>
        </w:tc>
        <w:tc>
          <w:tcPr>
            <w:tcW w:w="1586" w:type="dxa"/>
            <w:vAlign w:val="center"/>
          </w:tcPr>
          <w:p w14:paraId="38AC9289" w14:textId="77777777" w:rsidR="009F13DD" w:rsidRPr="00AC762B" w:rsidRDefault="009F13DD" w:rsidP="00294747">
            <w:pPr>
              <w:pStyle w:val="ListParagraph"/>
              <w:ind w:left="0"/>
              <w:jc w:val="center"/>
            </w:pPr>
            <w:r>
              <w:t>Date</w:t>
            </w:r>
          </w:p>
        </w:tc>
        <w:tc>
          <w:tcPr>
            <w:tcW w:w="3436" w:type="dxa"/>
          </w:tcPr>
          <w:p w14:paraId="4F7E6251" w14:textId="77777777" w:rsidR="009F13DD" w:rsidRDefault="009F13DD" w:rsidP="00294747">
            <w:pPr>
              <w:rPr>
                <w:rFonts w:eastAsia="Times New Roman"/>
                <w:bCs/>
                <w:lang w:eastAsia="x-none"/>
              </w:rPr>
            </w:pPr>
            <w:r w:rsidRPr="00FB3C98">
              <w:rPr>
                <w:rFonts w:eastAsia="Times New Roman"/>
                <w:bCs/>
                <w:lang w:eastAsia="x-none"/>
              </w:rPr>
              <w:t>Thời gian xếp hạng tín nhiệm độc lập</w:t>
            </w:r>
          </w:p>
        </w:tc>
      </w:tr>
      <w:tr w:rsidR="009F13DD" w:rsidRPr="00DB66BA" w14:paraId="51DB2988" w14:textId="77777777" w:rsidTr="00294747">
        <w:trPr>
          <w:trHeight w:val="611"/>
        </w:trPr>
        <w:tc>
          <w:tcPr>
            <w:tcW w:w="3116" w:type="dxa"/>
            <w:vAlign w:val="center"/>
          </w:tcPr>
          <w:p w14:paraId="00D1EBEC" w14:textId="77777777" w:rsidR="009F13DD" w:rsidRPr="00EE59FC" w:rsidRDefault="009F13DD" w:rsidP="00294747">
            <w:pPr>
              <w:rPr>
                <w:rFonts w:eastAsia="Times New Roman"/>
                <w:bCs/>
                <w:lang w:eastAsia="x-none"/>
              </w:rPr>
            </w:pPr>
            <w:r w:rsidRPr="00565099">
              <w:rPr>
                <w:rFonts w:eastAsia="Times New Roman"/>
                <w:bCs/>
                <w:lang w:eastAsia="x-none"/>
              </w:rPr>
              <w:t>KIEU_XEP_HANG</w:t>
            </w:r>
          </w:p>
        </w:tc>
        <w:tc>
          <w:tcPr>
            <w:tcW w:w="1330" w:type="dxa"/>
            <w:vAlign w:val="center"/>
          </w:tcPr>
          <w:p w14:paraId="10545C82" w14:textId="77777777" w:rsidR="009F13DD" w:rsidRPr="005B495F" w:rsidRDefault="009F13DD" w:rsidP="00294747">
            <w:pPr>
              <w:jc w:val="center"/>
            </w:pPr>
            <w:r>
              <w:t>Y</w:t>
            </w:r>
          </w:p>
        </w:tc>
        <w:tc>
          <w:tcPr>
            <w:tcW w:w="1586" w:type="dxa"/>
            <w:vAlign w:val="center"/>
          </w:tcPr>
          <w:p w14:paraId="0F6D9B4E" w14:textId="77777777" w:rsidR="009F13DD" w:rsidRPr="00AC762B" w:rsidRDefault="009F13DD" w:rsidP="00294747">
            <w:pPr>
              <w:pStyle w:val="ListParagraph"/>
              <w:ind w:left="0"/>
              <w:jc w:val="center"/>
            </w:pPr>
            <w:r w:rsidRPr="00AC762B">
              <w:t>Drop down list</w:t>
            </w:r>
          </w:p>
        </w:tc>
        <w:tc>
          <w:tcPr>
            <w:tcW w:w="3436" w:type="dxa"/>
          </w:tcPr>
          <w:p w14:paraId="7AEBC787" w14:textId="77777777" w:rsidR="009F13DD" w:rsidRDefault="009F13DD" w:rsidP="00294747">
            <w:pPr>
              <w:rPr>
                <w:rFonts w:eastAsia="Times New Roman"/>
                <w:bCs/>
                <w:lang w:eastAsia="x-none"/>
              </w:rPr>
            </w:pPr>
            <w:r w:rsidRPr="00565099">
              <w:rPr>
                <w:rFonts w:eastAsia="Times New Roman"/>
                <w:bCs/>
                <w:lang w:eastAsia="x-none"/>
              </w:rPr>
              <w:t>Kiểu xếp hạng</w:t>
            </w:r>
            <w:r>
              <w:rPr>
                <w:rFonts w:eastAsia="Times New Roman"/>
                <w:bCs/>
                <w:lang w:eastAsia="x-none"/>
              </w:rPr>
              <w:t>. Nhận các giá trị:</w:t>
            </w:r>
          </w:p>
          <w:p w14:paraId="4252737A" w14:textId="77777777" w:rsidR="009F13DD" w:rsidRPr="00565099" w:rsidRDefault="009F13DD" w:rsidP="009F13DD">
            <w:pPr>
              <w:pStyle w:val="ListParagraph"/>
              <w:numPr>
                <w:ilvl w:val="0"/>
                <w:numId w:val="33"/>
              </w:numPr>
              <w:ind w:left="268" w:hanging="178"/>
              <w:rPr>
                <w:rFonts w:eastAsia="Times New Roman"/>
                <w:bCs/>
                <w:lang w:eastAsia="x-none"/>
              </w:rPr>
            </w:pPr>
            <w:r w:rsidRPr="00565099">
              <w:rPr>
                <w:rFonts w:eastAsia="Times New Roman"/>
                <w:bCs/>
                <w:lang w:eastAsia="x-none"/>
              </w:rPr>
              <w:t>SOLICITED</w:t>
            </w:r>
            <w:r>
              <w:rPr>
                <w:rFonts w:eastAsia="Times New Roman"/>
                <w:bCs/>
                <w:lang w:eastAsia="x-none"/>
              </w:rPr>
              <w:t>: Thỏa thuận</w:t>
            </w:r>
          </w:p>
          <w:p w14:paraId="7024E111" w14:textId="77777777" w:rsidR="009F13DD" w:rsidRDefault="009F13DD" w:rsidP="009F13DD">
            <w:pPr>
              <w:pStyle w:val="ListParagraph"/>
              <w:numPr>
                <w:ilvl w:val="0"/>
                <w:numId w:val="33"/>
              </w:numPr>
              <w:ind w:left="268" w:hanging="178"/>
              <w:rPr>
                <w:rFonts w:eastAsia="Times New Roman"/>
                <w:bCs/>
                <w:lang w:eastAsia="x-none"/>
              </w:rPr>
            </w:pPr>
            <w:r w:rsidRPr="00565099">
              <w:rPr>
                <w:rFonts w:eastAsia="Times New Roman"/>
                <w:bCs/>
                <w:lang w:eastAsia="x-none"/>
              </w:rPr>
              <w:t>UNSOLICITED</w:t>
            </w:r>
            <w:r>
              <w:rPr>
                <w:rFonts w:eastAsia="Times New Roman"/>
                <w:bCs/>
                <w:lang w:eastAsia="x-none"/>
              </w:rPr>
              <w:t>: Tự nguyện</w:t>
            </w:r>
          </w:p>
        </w:tc>
      </w:tr>
      <w:tr w:rsidR="009F13DD" w:rsidRPr="00DB66BA" w14:paraId="7C9A86E2" w14:textId="77777777" w:rsidTr="00294747">
        <w:trPr>
          <w:trHeight w:val="611"/>
        </w:trPr>
        <w:tc>
          <w:tcPr>
            <w:tcW w:w="3116" w:type="dxa"/>
            <w:vAlign w:val="center"/>
          </w:tcPr>
          <w:p w14:paraId="5FD53706" w14:textId="77777777" w:rsidR="009F13DD" w:rsidRPr="00EE59FC" w:rsidRDefault="009F13DD" w:rsidP="00294747">
            <w:pPr>
              <w:rPr>
                <w:rFonts w:eastAsia="Times New Roman"/>
                <w:bCs/>
                <w:lang w:eastAsia="x-none"/>
              </w:rPr>
            </w:pPr>
            <w:r w:rsidRPr="002D5D80">
              <w:rPr>
                <w:rFonts w:eastAsia="Times New Roman"/>
                <w:bCs/>
                <w:lang w:eastAsia="x-none"/>
              </w:rPr>
              <w:t>NGUON_THU_NHAP</w:t>
            </w:r>
          </w:p>
        </w:tc>
        <w:tc>
          <w:tcPr>
            <w:tcW w:w="1330" w:type="dxa"/>
            <w:vAlign w:val="center"/>
          </w:tcPr>
          <w:p w14:paraId="11ACBB3F" w14:textId="77777777" w:rsidR="009F13DD" w:rsidRDefault="009F13DD" w:rsidP="00294747">
            <w:pPr>
              <w:jc w:val="center"/>
            </w:pPr>
            <w:r>
              <w:t>Y</w:t>
            </w:r>
          </w:p>
        </w:tc>
        <w:tc>
          <w:tcPr>
            <w:tcW w:w="1586" w:type="dxa"/>
            <w:vAlign w:val="center"/>
          </w:tcPr>
          <w:p w14:paraId="2A98201A" w14:textId="77777777" w:rsidR="009F13DD" w:rsidRPr="00AC762B" w:rsidRDefault="009F13DD" w:rsidP="00294747">
            <w:pPr>
              <w:pStyle w:val="ListParagraph"/>
              <w:ind w:left="0"/>
              <w:jc w:val="center"/>
            </w:pPr>
            <w:r>
              <w:t>Text</w:t>
            </w:r>
          </w:p>
        </w:tc>
        <w:tc>
          <w:tcPr>
            <w:tcW w:w="3436" w:type="dxa"/>
          </w:tcPr>
          <w:p w14:paraId="29145279" w14:textId="77777777" w:rsidR="009F13DD" w:rsidRDefault="009F13DD" w:rsidP="00294747">
            <w:pPr>
              <w:rPr>
                <w:rFonts w:eastAsia="Times New Roman"/>
                <w:bCs/>
                <w:lang w:eastAsia="x-none"/>
              </w:rPr>
            </w:pPr>
            <w:r w:rsidRPr="002D5D80">
              <w:rPr>
                <w:rFonts w:eastAsia="Times New Roman"/>
                <w:bCs/>
                <w:lang w:eastAsia="x-none"/>
              </w:rPr>
              <w:t>Nguồn thu nhập</w:t>
            </w:r>
          </w:p>
          <w:p w14:paraId="0BACBB4F" w14:textId="77777777" w:rsidR="009F13DD" w:rsidRPr="002D5D80" w:rsidRDefault="009F13DD" w:rsidP="00294747">
            <w:pPr>
              <w:rPr>
                <w:rFonts w:eastAsia="Times New Roman"/>
                <w:bCs/>
                <w:lang w:eastAsia="x-none"/>
              </w:rPr>
            </w:pPr>
            <w:r>
              <w:rPr>
                <w:rFonts w:eastAsia="Times New Roman"/>
                <w:bCs/>
                <w:lang w:eastAsia="x-none"/>
              </w:rPr>
              <w:t>Khi người dùng click vào trường hiển thị tool tip “</w:t>
            </w:r>
            <w:r w:rsidRPr="009F78BB">
              <w:rPr>
                <w:rFonts w:eastAsia="Times New Roman"/>
                <w:bCs/>
                <w:lang w:eastAsia="x-none"/>
              </w:rPr>
              <w:t>Website .., a</w:t>
            </w:r>
            <w:r>
              <w:rPr>
                <w:rFonts w:eastAsia="Times New Roman"/>
                <w:bCs/>
                <w:lang w:eastAsia="x-none"/>
              </w:rPr>
              <w:t>ccount Fitch</w:t>
            </w:r>
            <w:proofErr w:type="gramStart"/>
            <w:r>
              <w:rPr>
                <w:rFonts w:eastAsia="Times New Roman"/>
                <w:bCs/>
                <w:lang w:eastAsia="x-none"/>
              </w:rPr>
              <w:t>,Banker</w:t>
            </w:r>
            <w:proofErr w:type="gramEnd"/>
            <w:r>
              <w:rPr>
                <w:rFonts w:eastAsia="Times New Roman"/>
                <w:bCs/>
                <w:lang w:eastAsia="x-none"/>
              </w:rPr>
              <w:t xml:space="preserve"> Account,...”</w:t>
            </w:r>
          </w:p>
        </w:tc>
      </w:tr>
      <w:tr w:rsidR="009F13DD" w:rsidRPr="00DB66BA" w14:paraId="7A1BE0EE" w14:textId="77777777" w:rsidTr="00294747">
        <w:trPr>
          <w:trHeight w:val="611"/>
        </w:trPr>
        <w:tc>
          <w:tcPr>
            <w:tcW w:w="3116" w:type="dxa"/>
            <w:vAlign w:val="center"/>
          </w:tcPr>
          <w:p w14:paraId="4F358D5A" w14:textId="791FB48C" w:rsidR="009F13DD" w:rsidRPr="00E528B7" w:rsidRDefault="00D47235" w:rsidP="00294747">
            <w:pPr>
              <w:rPr>
                <w:rFonts w:eastAsia="Times New Roman"/>
                <w:bCs/>
                <w:lang w:eastAsia="x-none"/>
              </w:rPr>
            </w:pPr>
            <w:del w:id="460" w:author="Nguyen Hong Nhung (Khoi CNTT)" w:date="2019-08-16T10:10:00Z">
              <w:r w:rsidDel="00D22D8C">
                <w:rPr>
                  <w:rFonts w:eastAsia="Times New Roman"/>
                  <w:bCs/>
                  <w:lang w:eastAsia="x-none"/>
                </w:rPr>
                <w:delText>Start</w:delText>
              </w:r>
            </w:del>
            <w:ins w:id="461" w:author="Nguyen Hong Nhung (Khoi CNTT)" w:date="2019-08-16T10:10:00Z">
              <w:r w:rsidR="00D22D8C">
                <w:rPr>
                  <w:rFonts w:eastAsia="Times New Roman"/>
                  <w:bCs/>
                  <w:lang w:eastAsia="x-none"/>
                </w:rPr>
                <w:t>Begin</w:t>
              </w:r>
            </w:ins>
          </w:p>
        </w:tc>
        <w:tc>
          <w:tcPr>
            <w:tcW w:w="1330" w:type="dxa"/>
            <w:vAlign w:val="center"/>
          </w:tcPr>
          <w:p w14:paraId="547C9C45" w14:textId="77777777" w:rsidR="009F13DD" w:rsidRDefault="009F13DD" w:rsidP="00294747">
            <w:pPr>
              <w:pStyle w:val="ListParagraph"/>
              <w:ind w:left="0"/>
              <w:jc w:val="center"/>
            </w:pPr>
            <w:r>
              <w:t>Y</w:t>
            </w:r>
          </w:p>
        </w:tc>
        <w:tc>
          <w:tcPr>
            <w:tcW w:w="1586" w:type="dxa"/>
            <w:vAlign w:val="center"/>
          </w:tcPr>
          <w:p w14:paraId="4B83F675" w14:textId="77777777" w:rsidR="009F13DD" w:rsidRDefault="009F13DD" w:rsidP="00294747">
            <w:pPr>
              <w:pStyle w:val="ListParagraph"/>
              <w:ind w:left="0"/>
              <w:jc w:val="center"/>
            </w:pPr>
            <w:r>
              <w:t>Date</w:t>
            </w:r>
          </w:p>
          <w:p w14:paraId="2092B5DB" w14:textId="77777777" w:rsidR="009F13DD" w:rsidRDefault="009F13DD" w:rsidP="00294747">
            <w:pPr>
              <w:pStyle w:val="ListParagraph"/>
              <w:ind w:left="0"/>
              <w:jc w:val="center"/>
            </w:pPr>
          </w:p>
        </w:tc>
        <w:tc>
          <w:tcPr>
            <w:tcW w:w="3436" w:type="dxa"/>
          </w:tcPr>
          <w:p w14:paraId="375753BF" w14:textId="77777777" w:rsidR="009F13DD" w:rsidRDefault="009F13DD" w:rsidP="00294747">
            <w:pPr>
              <w:rPr>
                <w:rFonts w:eastAsia="Times New Roman"/>
                <w:bCs/>
                <w:lang w:eastAsia="x-none"/>
              </w:rPr>
            </w:pPr>
            <w:r>
              <w:rPr>
                <w:rFonts w:eastAsia="Times New Roman"/>
                <w:bCs/>
                <w:lang w:eastAsia="x-none"/>
              </w:rPr>
              <w:t>Định dạng DD/MM/YYYY</w:t>
            </w:r>
          </w:p>
          <w:p w14:paraId="2C34A147" w14:textId="77777777" w:rsidR="009F13DD" w:rsidRDefault="009F13DD" w:rsidP="00294747">
            <w:pPr>
              <w:jc w:val="center"/>
              <w:rPr>
                <w:rFonts w:eastAsia="Times New Roman"/>
                <w:bCs/>
                <w:lang w:eastAsia="x-none"/>
              </w:rPr>
            </w:pPr>
          </w:p>
        </w:tc>
      </w:tr>
      <w:tr w:rsidR="009F13DD" w:rsidRPr="00DB66BA" w14:paraId="6C0DCFAD" w14:textId="77777777" w:rsidTr="00294747">
        <w:trPr>
          <w:trHeight w:val="611"/>
        </w:trPr>
        <w:tc>
          <w:tcPr>
            <w:tcW w:w="3116" w:type="dxa"/>
            <w:vAlign w:val="center"/>
          </w:tcPr>
          <w:p w14:paraId="1A90F6E3"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465C0FA6" w14:textId="77777777" w:rsidR="009F13DD" w:rsidRDefault="009F13DD" w:rsidP="00294747">
            <w:pPr>
              <w:pStyle w:val="ListParagraph"/>
              <w:ind w:left="0"/>
              <w:jc w:val="center"/>
            </w:pPr>
            <w:r>
              <w:t>N</w:t>
            </w:r>
          </w:p>
        </w:tc>
        <w:tc>
          <w:tcPr>
            <w:tcW w:w="1586" w:type="dxa"/>
            <w:vAlign w:val="center"/>
          </w:tcPr>
          <w:p w14:paraId="54D11B16" w14:textId="77777777" w:rsidR="009F13DD" w:rsidRDefault="009F13DD" w:rsidP="00294747">
            <w:pPr>
              <w:pStyle w:val="ListParagraph"/>
              <w:ind w:left="0"/>
              <w:jc w:val="center"/>
            </w:pPr>
            <w:r>
              <w:t>Date</w:t>
            </w:r>
          </w:p>
        </w:tc>
        <w:tc>
          <w:tcPr>
            <w:tcW w:w="3436" w:type="dxa"/>
          </w:tcPr>
          <w:p w14:paraId="7508F547" w14:textId="77777777" w:rsidR="009F13DD" w:rsidRDefault="009F13DD" w:rsidP="00294747">
            <w:pPr>
              <w:rPr>
                <w:rFonts w:eastAsia="Times New Roman"/>
                <w:bCs/>
                <w:lang w:eastAsia="x-none"/>
              </w:rPr>
            </w:pPr>
            <w:r>
              <w:rPr>
                <w:rFonts w:eastAsia="Times New Roman"/>
                <w:bCs/>
                <w:lang w:eastAsia="x-none"/>
              </w:rPr>
              <w:t>Định dạng DD/MM/YYYY</w:t>
            </w:r>
          </w:p>
          <w:p w14:paraId="73B6A046" w14:textId="4F691ADF" w:rsidR="009F13DD" w:rsidRPr="003C7798" w:rsidRDefault="009F13DD" w:rsidP="00294747">
            <w:pPr>
              <w:rPr>
                <w:rFonts w:eastAsia="Times New Roman"/>
                <w:bCs/>
                <w:lang w:eastAsia="x-none"/>
              </w:rPr>
            </w:pPr>
            <w:r>
              <w:rPr>
                <w:rFonts w:eastAsia="Times New Roman"/>
                <w:bCs/>
                <w:lang w:eastAsia="x-none"/>
              </w:rPr>
              <w:t xml:space="preserve">- Nếu nhập ngày </w:t>
            </w:r>
            <w:del w:id="462" w:author="Nguyen Hong Nhung (Khoi CNTT)" w:date="2019-08-16T10:10:00Z">
              <w:r w:rsidR="00D47235" w:rsidDel="00D22D8C">
                <w:rPr>
                  <w:rFonts w:eastAsia="Times New Roman"/>
                  <w:bCs/>
                  <w:lang w:eastAsia="x-none"/>
                </w:rPr>
                <w:delText>Start</w:delText>
              </w:r>
            </w:del>
            <w:ins w:id="463"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64" w:author="Nguyen Hong Nhung (Khoi CNTT)" w:date="2019-08-16T10:10:00Z">
              <w:r w:rsidR="00D47235" w:rsidDel="00D22D8C">
                <w:rPr>
                  <w:rFonts w:eastAsia="Times New Roman"/>
                  <w:bCs/>
                  <w:lang w:eastAsia="x-none"/>
                </w:rPr>
                <w:delText>Start</w:delText>
              </w:r>
            </w:del>
            <w:ins w:id="465"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402F8475" w14:textId="0E38C2C5"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66" w:author="Nguyen Hong Nhung (Khoi CNTT)" w:date="2019-08-16T10:10:00Z">
              <w:r w:rsidR="00D47235" w:rsidDel="00D22D8C">
                <w:rPr>
                  <w:rFonts w:eastAsia="Times New Roman"/>
                  <w:bCs/>
                  <w:lang w:eastAsia="x-none"/>
                </w:rPr>
                <w:delText>Start</w:delText>
              </w:r>
            </w:del>
            <w:ins w:id="467"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79F94D0C" w14:textId="3294A64E" w:rsidR="009F13DD" w:rsidRDefault="009F13DD" w:rsidP="00294747">
            <w:pPr>
              <w:rPr>
                <w:rFonts w:eastAsia="Times New Roman"/>
                <w:bCs/>
                <w:lang w:eastAsia="x-none"/>
              </w:rPr>
            </w:pPr>
            <w:r>
              <w:rPr>
                <w:rFonts w:eastAsia="Times New Roman"/>
                <w:bCs/>
                <w:lang w:eastAsia="x-none"/>
              </w:rPr>
              <w:t xml:space="preserve">- Ngày End &gt;= Ngày </w:t>
            </w:r>
            <w:del w:id="468" w:author="Nguyen Hong Nhung (Khoi CNTT)" w:date="2019-08-16T10:10:00Z">
              <w:r w:rsidR="00D47235" w:rsidDel="00D22D8C">
                <w:rPr>
                  <w:rFonts w:eastAsia="Times New Roman"/>
                  <w:bCs/>
                  <w:lang w:eastAsia="x-none"/>
                </w:rPr>
                <w:delText>Start</w:delText>
              </w:r>
            </w:del>
            <w:ins w:id="469" w:author="Nguyen Hong Nhung (Khoi CNTT)" w:date="2019-08-16T10:10:00Z">
              <w:r w:rsidR="00D22D8C">
                <w:rPr>
                  <w:rFonts w:eastAsia="Times New Roman"/>
                  <w:bCs/>
                  <w:lang w:eastAsia="x-none"/>
                </w:rPr>
                <w:t>Begin</w:t>
              </w:r>
            </w:ins>
          </w:p>
        </w:tc>
      </w:tr>
      <w:tr w:rsidR="009F13DD" w:rsidRPr="00DB66BA" w14:paraId="64489670" w14:textId="77777777" w:rsidTr="00294747">
        <w:trPr>
          <w:trHeight w:val="611"/>
        </w:trPr>
        <w:tc>
          <w:tcPr>
            <w:tcW w:w="6032" w:type="dxa"/>
            <w:gridSpan w:val="3"/>
            <w:vAlign w:val="center"/>
          </w:tcPr>
          <w:p w14:paraId="68E505AC" w14:textId="77777777" w:rsidR="009F13DD" w:rsidRPr="00A40440" w:rsidRDefault="009F13DD" w:rsidP="00294747">
            <w:pPr>
              <w:pStyle w:val="ListParagraph"/>
              <w:ind w:left="0"/>
              <w:jc w:val="left"/>
              <w:rPr>
                <w:i/>
              </w:rPr>
            </w:pPr>
            <w:r w:rsidRPr="00A40440">
              <w:rPr>
                <w:i/>
              </w:rPr>
              <w:t>Thông tin Audit</w:t>
            </w:r>
          </w:p>
        </w:tc>
        <w:tc>
          <w:tcPr>
            <w:tcW w:w="3436" w:type="dxa"/>
          </w:tcPr>
          <w:p w14:paraId="351791FE"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458E258F" w14:textId="77777777" w:rsidTr="00294747">
        <w:trPr>
          <w:trHeight w:val="611"/>
        </w:trPr>
        <w:tc>
          <w:tcPr>
            <w:tcW w:w="3116" w:type="dxa"/>
            <w:vAlign w:val="center"/>
          </w:tcPr>
          <w:p w14:paraId="4FC0265F"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198CE2A1" w14:textId="77777777" w:rsidR="009F13DD" w:rsidRPr="00AC762B" w:rsidRDefault="009F13DD" w:rsidP="00294747">
            <w:pPr>
              <w:pStyle w:val="ListParagraph"/>
              <w:ind w:left="0"/>
              <w:jc w:val="center"/>
            </w:pPr>
            <w:r>
              <w:t>N</w:t>
            </w:r>
          </w:p>
        </w:tc>
        <w:tc>
          <w:tcPr>
            <w:tcW w:w="1586" w:type="dxa"/>
            <w:vAlign w:val="center"/>
          </w:tcPr>
          <w:p w14:paraId="4CDF0557" w14:textId="77777777" w:rsidR="009F13DD" w:rsidRDefault="009F13DD" w:rsidP="00294747">
            <w:pPr>
              <w:pStyle w:val="ListParagraph"/>
              <w:ind w:left="0"/>
              <w:jc w:val="center"/>
            </w:pPr>
            <w:r w:rsidRPr="00AC762B">
              <w:t>Drop down list</w:t>
            </w:r>
          </w:p>
        </w:tc>
        <w:tc>
          <w:tcPr>
            <w:tcW w:w="3436" w:type="dxa"/>
          </w:tcPr>
          <w:p w14:paraId="22DCC60E"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0AA6CCB3"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3C0798B0"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0A79717B"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7003317B"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0A8CE64C" w14:textId="77777777" w:rsidTr="00294747">
        <w:trPr>
          <w:trHeight w:val="611"/>
        </w:trPr>
        <w:tc>
          <w:tcPr>
            <w:tcW w:w="3116" w:type="dxa"/>
            <w:vAlign w:val="center"/>
          </w:tcPr>
          <w:p w14:paraId="7943ABBF"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3420C58F" w14:textId="77777777" w:rsidR="009F13DD" w:rsidRPr="00AC762B" w:rsidRDefault="009F13DD" w:rsidP="00294747">
            <w:pPr>
              <w:pStyle w:val="ListParagraph"/>
              <w:ind w:left="0"/>
              <w:jc w:val="center"/>
            </w:pPr>
            <w:r>
              <w:t>N</w:t>
            </w:r>
          </w:p>
        </w:tc>
        <w:tc>
          <w:tcPr>
            <w:tcW w:w="1586" w:type="dxa"/>
            <w:vAlign w:val="center"/>
          </w:tcPr>
          <w:p w14:paraId="6847CC7F" w14:textId="77777777" w:rsidR="009F13DD" w:rsidRDefault="009F13DD" w:rsidP="00294747">
            <w:pPr>
              <w:pStyle w:val="ListParagraph"/>
              <w:ind w:left="0"/>
              <w:jc w:val="center"/>
            </w:pPr>
            <w:r>
              <w:t>Text</w:t>
            </w:r>
          </w:p>
        </w:tc>
        <w:tc>
          <w:tcPr>
            <w:tcW w:w="3436" w:type="dxa"/>
          </w:tcPr>
          <w:p w14:paraId="257D2444"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4CE50F68"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19936B1B" w14:textId="77777777" w:rsidTr="00294747">
        <w:tc>
          <w:tcPr>
            <w:tcW w:w="3116" w:type="dxa"/>
            <w:vAlign w:val="center"/>
          </w:tcPr>
          <w:p w14:paraId="5A6B9918"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6CDD235B" w14:textId="77777777" w:rsidR="009F13DD" w:rsidRPr="00AC762B" w:rsidRDefault="009F13DD" w:rsidP="00294747">
            <w:pPr>
              <w:pStyle w:val="ListParagraph"/>
              <w:ind w:left="0"/>
              <w:jc w:val="center"/>
            </w:pPr>
            <w:r w:rsidRPr="00AC762B">
              <w:t>Y</w:t>
            </w:r>
          </w:p>
        </w:tc>
        <w:tc>
          <w:tcPr>
            <w:tcW w:w="1586" w:type="dxa"/>
            <w:vAlign w:val="center"/>
          </w:tcPr>
          <w:p w14:paraId="7AA23AA3" w14:textId="77777777" w:rsidR="009F13DD" w:rsidRPr="00AC762B" w:rsidRDefault="009F13DD" w:rsidP="00294747">
            <w:pPr>
              <w:pStyle w:val="ListParagraph"/>
              <w:ind w:left="0"/>
              <w:jc w:val="center"/>
            </w:pPr>
            <w:r>
              <w:t>Text</w:t>
            </w:r>
          </w:p>
        </w:tc>
        <w:tc>
          <w:tcPr>
            <w:tcW w:w="3436" w:type="dxa"/>
          </w:tcPr>
          <w:p w14:paraId="3CB084AA"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5ADE3490"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5F43E2FF" w14:textId="77777777" w:rsidTr="00294747">
        <w:tc>
          <w:tcPr>
            <w:tcW w:w="3116" w:type="dxa"/>
            <w:vAlign w:val="center"/>
          </w:tcPr>
          <w:p w14:paraId="4780A8C6"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2DD79616" w14:textId="77777777" w:rsidR="009F13DD" w:rsidRPr="00AC762B" w:rsidRDefault="009F13DD" w:rsidP="00294747">
            <w:pPr>
              <w:pStyle w:val="ListParagraph"/>
              <w:ind w:left="0"/>
              <w:jc w:val="center"/>
            </w:pPr>
            <w:r w:rsidRPr="00AC762B">
              <w:t>Y</w:t>
            </w:r>
          </w:p>
        </w:tc>
        <w:tc>
          <w:tcPr>
            <w:tcW w:w="1586" w:type="dxa"/>
            <w:vAlign w:val="center"/>
          </w:tcPr>
          <w:p w14:paraId="42A5A1E2" w14:textId="77777777" w:rsidR="009F13DD" w:rsidRPr="00AC762B" w:rsidRDefault="009F13DD" w:rsidP="00294747">
            <w:pPr>
              <w:pStyle w:val="ListParagraph"/>
              <w:ind w:left="0"/>
              <w:jc w:val="center"/>
            </w:pPr>
            <w:r>
              <w:t>Date Time</w:t>
            </w:r>
          </w:p>
        </w:tc>
        <w:tc>
          <w:tcPr>
            <w:tcW w:w="3436" w:type="dxa"/>
          </w:tcPr>
          <w:p w14:paraId="67403769"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259AAEF5"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3A36B17D"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4A6841A1" w14:textId="77777777"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Bảng Thu thập thông tin BCTC</w:t>
      </w:r>
    </w:p>
    <w:p w14:paraId="1CAA9408" w14:textId="77777777" w:rsidR="009F13DD" w:rsidRDefault="009F13DD" w:rsidP="009F13DD">
      <w:pPr>
        <w:rPr>
          <w:lang w:eastAsia="ja-JP"/>
        </w:rPr>
      </w:pPr>
      <w:r>
        <w:rPr>
          <w:noProof/>
        </w:rPr>
        <w:drawing>
          <wp:inline distT="0" distB="0" distL="0" distR="0" wp14:anchorId="10841FB0" wp14:editId="37C0573D">
            <wp:extent cx="5942330" cy="3239078"/>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2330" cy="3239078"/>
                    </a:xfrm>
                    <a:prstGeom prst="rect">
                      <a:avLst/>
                    </a:prstGeom>
                  </pic:spPr>
                </pic:pic>
              </a:graphicData>
            </a:graphic>
          </wp:inline>
        </w:drawing>
      </w:r>
    </w:p>
    <w:p w14:paraId="56FDC8E0" w14:textId="77777777"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7A8308CD" w14:textId="77777777" w:rsidTr="00294747">
        <w:trPr>
          <w:tblHeader/>
        </w:trPr>
        <w:tc>
          <w:tcPr>
            <w:tcW w:w="3116" w:type="dxa"/>
            <w:shd w:val="clear" w:color="auto" w:fill="8DB3E2" w:themeFill="text2" w:themeFillTint="66"/>
          </w:tcPr>
          <w:p w14:paraId="61102EA3"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44DA0752"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7B57A209"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6BF03DE2" w14:textId="77777777" w:rsidR="009F13DD" w:rsidRPr="00AC762B" w:rsidRDefault="009F13DD" w:rsidP="00294747">
            <w:pPr>
              <w:pStyle w:val="ListParagraph"/>
              <w:ind w:left="0"/>
              <w:jc w:val="center"/>
              <w:rPr>
                <w:b/>
              </w:rPr>
            </w:pPr>
            <w:r w:rsidRPr="00AC762B">
              <w:rPr>
                <w:b/>
              </w:rPr>
              <w:t>Ý nghĩa</w:t>
            </w:r>
          </w:p>
        </w:tc>
      </w:tr>
      <w:tr w:rsidR="009F13DD" w:rsidRPr="00DB66BA" w14:paraId="78F561FD" w14:textId="77777777" w:rsidTr="00294747">
        <w:trPr>
          <w:trHeight w:val="611"/>
        </w:trPr>
        <w:tc>
          <w:tcPr>
            <w:tcW w:w="3116" w:type="dxa"/>
            <w:vAlign w:val="center"/>
          </w:tcPr>
          <w:p w14:paraId="0FF58A80"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59CF04E0" w14:textId="77777777" w:rsidR="009F13DD" w:rsidRPr="00AC762B" w:rsidRDefault="009F13DD" w:rsidP="00294747">
            <w:pPr>
              <w:pStyle w:val="ListParagraph"/>
              <w:ind w:left="0"/>
              <w:jc w:val="center"/>
            </w:pPr>
            <w:r>
              <w:t>Y</w:t>
            </w:r>
          </w:p>
        </w:tc>
        <w:tc>
          <w:tcPr>
            <w:tcW w:w="1586" w:type="dxa"/>
            <w:vAlign w:val="center"/>
          </w:tcPr>
          <w:p w14:paraId="75FADDF0" w14:textId="77777777" w:rsidR="009F13DD" w:rsidRPr="00AC762B" w:rsidRDefault="009F13DD" w:rsidP="00294747">
            <w:pPr>
              <w:pStyle w:val="ListParagraph"/>
              <w:ind w:left="0"/>
              <w:jc w:val="center"/>
            </w:pPr>
            <w:r>
              <w:t>Text</w:t>
            </w:r>
          </w:p>
        </w:tc>
        <w:tc>
          <w:tcPr>
            <w:tcW w:w="3436" w:type="dxa"/>
          </w:tcPr>
          <w:p w14:paraId="342134DA"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356CDDCB" w14:textId="77777777" w:rsidTr="00294747">
        <w:trPr>
          <w:trHeight w:val="611"/>
        </w:trPr>
        <w:tc>
          <w:tcPr>
            <w:tcW w:w="6032" w:type="dxa"/>
            <w:gridSpan w:val="3"/>
            <w:vAlign w:val="center"/>
          </w:tcPr>
          <w:p w14:paraId="78BD1C18" w14:textId="77777777" w:rsidR="009F13DD" w:rsidRPr="00307B77" w:rsidRDefault="009F13DD" w:rsidP="00294747">
            <w:pPr>
              <w:pStyle w:val="ListParagraph"/>
              <w:ind w:left="0"/>
              <w:jc w:val="left"/>
              <w:rPr>
                <w:i/>
              </w:rPr>
            </w:pPr>
            <w:r w:rsidRPr="00307B77">
              <w:rPr>
                <w:i/>
              </w:rPr>
              <w:t>Thông tin chính</w:t>
            </w:r>
          </w:p>
        </w:tc>
        <w:tc>
          <w:tcPr>
            <w:tcW w:w="3436" w:type="dxa"/>
          </w:tcPr>
          <w:p w14:paraId="09EBC839"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026C4D13" w14:textId="77777777" w:rsidTr="00294747">
        <w:trPr>
          <w:trHeight w:val="611"/>
        </w:trPr>
        <w:tc>
          <w:tcPr>
            <w:tcW w:w="3116" w:type="dxa"/>
            <w:vAlign w:val="center"/>
          </w:tcPr>
          <w:p w14:paraId="2C85793B"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1788A706" w14:textId="77777777" w:rsidR="009F13DD" w:rsidRDefault="009F13DD" w:rsidP="00294747">
            <w:pPr>
              <w:pStyle w:val="ListParagraph"/>
              <w:ind w:left="0"/>
              <w:jc w:val="center"/>
            </w:pPr>
            <w:r>
              <w:t>Y</w:t>
            </w:r>
          </w:p>
        </w:tc>
        <w:tc>
          <w:tcPr>
            <w:tcW w:w="1586" w:type="dxa"/>
            <w:vAlign w:val="center"/>
          </w:tcPr>
          <w:p w14:paraId="707C5BCE" w14:textId="77777777" w:rsidR="009F13DD" w:rsidRPr="00AC762B" w:rsidRDefault="009F13DD" w:rsidP="00294747">
            <w:pPr>
              <w:pStyle w:val="ListParagraph"/>
              <w:ind w:left="0"/>
              <w:jc w:val="center"/>
            </w:pPr>
            <w:r>
              <w:t>Text</w:t>
            </w:r>
          </w:p>
        </w:tc>
        <w:tc>
          <w:tcPr>
            <w:tcW w:w="3436" w:type="dxa"/>
          </w:tcPr>
          <w:p w14:paraId="6DDAEABD"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50B57722" w14:textId="77777777" w:rsidTr="00294747">
        <w:trPr>
          <w:trHeight w:val="611"/>
        </w:trPr>
        <w:tc>
          <w:tcPr>
            <w:tcW w:w="3116" w:type="dxa"/>
            <w:vAlign w:val="center"/>
          </w:tcPr>
          <w:p w14:paraId="0FD5817C" w14:textId="77777777" w:rsidR="009F13DD" w:rsidRPr="00307B77" w:rsidRDefault="009F13DD" w:rsidP="00294747">
            <w:pPr>
              <w:rPr>
                <w:rFonts w:eastAsia="Times New Roman"/>
                <w:bCs/>
                <w:lang w:eastAsia="x-none"/>
              </w:rPr>
            </w:pPr>
            <w:r w:rsidRPr="00BB0298">
              <w:rPr>
                <w:rFonts w:eastAsia="Times New Roman"/>
                <w:bCs/>
                <w:lang w:eastAsia="x-none"/>
              </w:rPr>
              <w:t>CUS _ID</w:t>
            </w:r>
          </w:p>
        </w:tc>
        <w:tc>
          <w:tcPr>
            <w:tcW w:w="1330" w:type="dxa"/>
            <w:vAlign w:val="center"/>
          </w:tcPr>
          <w:p w14:paraId="0CD532A4" w14:textId="77777777" w:rsidR="009F13DD" w:rsidRDefault="009F13DD" w:rsidP="00294747">
            <w:pPr>
              <w:pStyle w:val="ListParagraph"/>
              <w:ind w:left="0"/>
              <w:jc w:val="center"/>
            </w:pPr>
            <w:r>
              <w:t>Y</w:t>
            </w:r>
          </w:p>
        </w:tc>
        <w:tc>
          <w:tcPr>
            <w:tcW w:w="1586" w:type="dxa"/>
            <w:vAlign w:val="center"/>
          </w:tcPr>
          <w:p w14:paraId="6A0477B8" w14:textId="77777777" w:rsidR="009F13DD" w:rsidRPr="00AC762B" w:rsidRDefault="009F13DD" w:rsidP="00294747">
            <w:pPr>
              <w:pStyle w:val="ListParagraph"/>
              <w:ind w:left="0"/>
              <w:jc w:val="center"/>
            </w:pPr>
            <w:r>
              <w:t>Number</w:t>
            </w:r>
          </w:p>
        </w:tc>
        <w:tc>
          <w:tcPr>
            <w:tcW w:w="3436" w:type="dxa"/>
          </w:tcPr>
          <w:p w14:paraId="4871CC3F" w14:textId="77777777" w:rsidR="009F13DD" w:rsidRPr="00307B77" w:rsidRDefault="009F13DD" w:rsidP="00294747">
            <w:pPr>
              <w:rPr>
                <w:rFonts w:eastAsia="Times New Roman"/>
                <w:bCs/>
                <w:lang w:eastAsia="x-none"/>
              </w:rPr>
            </w:pPr>
            <w:r>
              <w:rPr>
                <w:rFonts w:eastAsia="Times New Roman"/>
                <w:bCs/>
                <w:lang w:eastAsia="x-none"/>
              </w:rPr>
              <w:t>Mã khách hàng. Khi người dùng click vào trường hiển thị tool tip “</w:t>
            </w:r>
            <w:r w:rsidRPr="00A25103">
              <w:rPr>
                <w:rFonts w:eastAsia="Times New Roman"/>
                <w:bCs/>
                <w:lang w:eastAsia="x-none"/>
              </w:rPr>
              <w:t>Mã khách hàng trên hệ thống T24</w:t>
            </w:r>
            <w:r>
              <w:rPr>
                <w:rFonts w:eastAsia="Times New Roman"/>
                <w:bCs/>
                <w:lang w:eastAsia="x-none"/>
              </w:rPr>
              <w:t>”</w:t>
            </w:r>
          </w:p>
        </w:tc>
      </w:tr>
      <w:tr w:rsidR="009F13DD" w:rsidRPr="00DB66BA" w14:paraId="5835D99C" w14:textId="77777777" w:rsidTr="00294747">
        <w:trPr>
          <w:trHeight w:val="611"/>
        </w:trPr>
        <w:tc>
          <w:tcPr>
            <w:tcW w:w="3116" w:type="dxa"/>
            <w:vAlign w:val="center"/>
          </w:tcPr>
          <w:p w14:paraId="5CA842EB" w14:textId="77777777" w:rsidR="009F13DD" w:rsidRPr="00307B77" w:rsidRDefault="009F13DD" w:rsidP="00294747">
            <w:pPr>
              <w:rPr>
                <w:rFonts w:eastAsia="Times New Roman"/>
                <w:bCs/>
                <w:lang w:eastAsia="x-none"/>
              </w:rPr>
            </w:pPr>
            <w:r w:rsidRPr="00BB0298">
              <w:rPr>
                <w:rFonts w:eastAsia="Times New Roman"/>
                <w:bCs/>
                <w:lang w:eastAsia="x-none"/>
              </w:rPr>
              <w:t>LOAI_KH</w:t>
            </w:r>
          </w:p>
        </w:tc>
        <w:tc>
          <w:tcPr>
            <w:tcW w:w="1330" w:type="dxa"/>
            <w:vAlign w:val="center"/>
          </w:tcPr>
          <w:p w14:paraId="3E1C1CF8" w14:textId="77777777" w:rsidR="009F13DD" w:rsidRDefault="009F13DD" w:rsidP="00294747">
            <w:pPr>
              <w:pStyle w:val="ListParagraph"/>
              <w:ind w:left="0"/>
              <w:jc w:val="center"/>
            </w:pPr>
            <w:r>
              <w:t>Y</w:t>
            </w:r>
          </w:p>
        </w:tc>
        <w:tc>
          <w:tcPr>
            <w:tcW w:w="1586" w:type="dxa"/>
            <w:vAlign w:val="center"/>
          </w:tcPr>
          <w:p w14:paraId="579029A3" w14:textId="77777777" w:rsidR="009F13DD" w:rsidRPr="00AC762B" w:rsidRDefault="009F13DD" w:rsidP="00294747">
            <w:pPr>
              <w:pStyle w:val="ListParagraph"/>
              <w:ind w:left="0"/>
              <w:jc w:val="center"/>
            </w:pPr>
            <w:r w:rsidRPr="00AC762B">
              <w:t>Drop down list</w:t>
            </w:r>
          </w:p>
        </w:tc>
        <w:tc>
          <w:tcPr>
            <w:tcW w:w="3436" w:type="dxa"/>
          </w:tcPr>
          <w:p w14:paraId="509A405C" w14:textId="77777777" w:rsidR="009F13DD" w:rsidRDefault="009F13DD" w:rsidP="00294747">
            <w:pPr>
              <w:rPr>
                <w:rFonts w:eastAsia="Times New Roman"/>
                <w:bCs/>
                <w:lang w:eastAsia="x-none"/>
              </w:rPr>
            </w:pPr>
            <w:r>
              <w:rPr>
                <w:rFonts w:eastAsia="Times New Roman"/>
                <w:bCs/>
                <w:lang w:eastAsia="x-none"/>
              </w:rPr>
              <w:t>Nhận 2 giá trị: Y/N</w:t>
            </w:r>
          </w:p>
          <w:p w14:paraId="48A3E3B6" w14:textId="77777777" w:rsidR="009F13DD" w:rsidRPr="00EB659D" w:rsidRDefault="009F13DD" w:rsidP="00294747">
            <w:pPr>
              <w:rPr>
                <w:rFonts w:eastAsia="Times New Roman"/>
                <w:bCs/>
                <w:lang w:eastAsia="x-none"/>
              </w:rPr>
            </w:pPr>
            <w:r w:rsidRPr="00EB659D">
              <w:rPr>
                <w:rFonts w:eastAsia="Times New Roman"/>
                <w:bCs/>
                <w:lang w:eastAsia="x-none"/>
              </w:rPr>
              <w:t>Cờ chỉ báo BCTC của KH có bắt buộc phải kiểm toán hay không (Theo quy định 17/2012/NĐ-CP)</w:t>
            </w:r>
          </w:p>
          <w:p w14:paraId="5263923C" w14:textId="77777777" w:rsidR="009F13DD" w:rsidRPr="00EB659D" w:rsidRDefault="009F13DD" w:rsidP="00294747">
            <w:pPr>
              <w:rPr>
                <w:rFonts w:eastAsia="Times New Roman"/>
                <w:bCs/>
                <w:lang w:eastAsia="x-none"/>
              </w:rPr>
            </w:pPr>
            <w:r w:rsidRPr="00EB659D">
              <w:rPr>
                <w:rFonts w:eastAsia="Times New Roman"/>
                <w:bCs/>
                <w:lang w:eastAsia="x-none"/>
              </w:rPr>
              <w:t>Y: Yes (Có)</w:t>
            </w:r>
          </w:p>
          <w:p w14:paraId="50EDEED3" w14:textId="77777777" w:rsidR="009F13DD" w:rsidRDefault="009F13DD" w:rsidP="00294747">
            <w:pPr>
              <w:rPr>
                <w:rFonts w:eastAsia="Times New Roman"/>
                <w:bCs/>
                <w:lang w:eastAsia="x-none"/>
              </w:rPr>
            </w:pPr>
            <w:r w:rsidRPr="00EB659D">
              <w:rPr>
                <w:rFonts w:eastAsia="Times New Roman"/>
                <w:bCs/>
                <w:lang w:eastAsia="x-none"/>
              </w:rPr>
              <w:t>N: No (Không)</w:t>
            </w:r>
          </w:p>
          <w:p w14:paraId="52EFE520" w14:textId="77777777" w:rsidR="009F13DD" w:rsidRPr="00F94047" w:rsidRDefault="009F13DD" w:rsidP="00294747">
            <w:pPr>
              <w:rPr>
                <w:rFonts w:eastAsia="Times New Roman"/>
                <w:bCs/>
                <w:lang w:eastAsia="x-none"/>
              </w:rPr>
            </w:pPr>
            <w:r>
              <w:rPr>
                <w:rFonts w:eastAsia="Times New Roman"/>
                <w:bCs/>
                <w:lang w:eastAsia="x-none"/>
              </w:rPr>
              <w:t>Hiển thị tool tip “</w:t>
            </w:r>
            <w:r w:rsidRPr="00305D47">
              <w:rPr>
                <w:rFonts w:eastAsia="Times New Roman"/>
                <w:bCs/>
                <w:lang w:eastAsia="x-none"/>
              </w:rPr>
              <w:t>Cờ chỉ báo BCTC của KH có bắt buộc phải kiểm toán hay không</w:t>
            </w:r>
            <w:r>
              <w:rPr>
                <w:rFonts w:eastAsia="Times New Roman"/>
                <w:bCs/>
                <w:lang w:eastAsia="x-none"/>
              </w:rPr>
              <w:t>”</w:t>
            </w:r>
          </w:p>
        </w:tc>
      </w:tr>
      <w:tr w:rsidR="009F13DD" w:rsidRPr="00DB66BA" w14:paraId="6D5BDF3E" w14:textId="77777777" w:rsidTr="00294747">
        <w:trPr>
          <w:trHeight w:val="611"/>
        </w:trPr>
        <w:tc>
          <w:tcPr>
            <w:tcW w:w="3116" w:type="dxa"/>
            <w:vAlign w:val="center"/>
          </w:tcPr>
          <w:p w14:paraId="24EA1F79" w14:textId="77777777" w:rsidR="009F13DD" w:rsidRDefault="009F13DD" w:rsidP="00294747">
            <w:pPr>
              <w:rPr>
                <w:rFonts w:eastAsia="Times New Roman"/>
                <w:bCs/>
                <w:lang w:eastAsia="x-none"/>
              </w:rPr>
            </w:pPr>
            <w:r w:rsidRPr="00BB0298">
              <w:rPr>
                <w:rFonts w:eastAsia="Times New Roman"/>
                <w:bCs/>
                <w:lang w:eastAsia="x-none"/>
              </w:rPr>
              <w:t>NGAY_THANH_LAP</w:t>
            </w:r>
          </w:p>
        </w:tc>
        <w:tc>
          <w:tcPr>
            <w:tcW w:w="1330" w:type="dxa"/>
            <w:vAlign w:val="center"/>
          </w:tcPr>
          <w:p w14:paraId="44C62AB7" w14:textId="77777777" w:rsidR="009F13DD" w:rsidRDefault="009F13DD" w:rsidP="00294747">
            <w:pPr>
              <w:jc w:val="center"/>
            </w:pPr>
            <w:r w:rsidRPr="005B495F">
              <w:t>Y</w:t>
            </w:r>
          </w:p>
        </w:tc>
        <w:tc>
          <w:tcPr>
            <w:tcW w:w="1586" w:type="dxa"/>
            <w:vAlign w:val="center"/>
          </w:tcPr>
          <w:p w14:paraId="01618C72" w14:textId="77777777" w:rsidR="009F13DD" w:rsidRDefault="009F13DD" w:rsidP="00294747">
            <w:pPr>
              <w:pStyle w:val="ListParagraph"/>
              <w:ind w:left="0"/>
              <w:jc w:val="center"/>
            </w:pPr>
            <w:r>
              <w:t>Date</w:t>
            </w:r>
          </w:p>
        </w:tc>
        <w:tc>
          <w:tcPr>
            <w:tcW w:w="3436" w:type="dxa"/>
          </w:tcPr>
          <w:p w14:paraId="16559C5A" w14:textId="77777777" w:rsidR="009F13DD" w:rsidRPr="007F6583" w:rsidRDefault="009F13DD" w:rsidP="00294747">
            <w:r w:rsidRPr="00EB659D">
              <w:rPr>
                <w:rFonts w:eastAsia="Times New Roman"/>
                <w:bCs/>
                <w:lang w:eastAsia="x-none"/>
              </w:rPr>
              <w:t>Thời gian thành lập doanh nghiệp</w:t>
            </w:r>
          </w:p>
        </w:tc>
      </w:tr>
      <w:tr w:rsidR="009F13DD" w:rsidRPr="00DB66BA" w14:paraId="146C71E6" w14:textId="77777777" w:rsidTr="00294747">
        <w:trPr>
          <w:trHeight w:val="611"/>
        </w:trPr>
        <w:tc>
          <w:tcPr>
            <w:tcW w:w="3116" w:type="dxa"/>
            <w:vAlign w:val="center"/>
          </w:tcPr>
          <w:p w14:paraId="78903BDA" w14:textId="77777777" w:rsidR="009F13DD" w:rsidRDefault="009F13DD" w:rsidP="00294747">
            <w:pPr>
              <w:rPr>
                <w:rFonts w:eastAsia="Times New Roman"/>
                <w:bCs/>
                <w:lang w:eastAsia="x-none"/>
              </w:rPr>
            </w:pPr>
            <w:r w:rsidRPr="00BB0298">
              <w:rPr>
                <w:rFonts w:eastAsia="Times New Roman"/>
                <w:bCs/>
                <w:lang w:eastAsia="x-none"/>
              </w:rPr>
              <w:t>LOAI_BCTC</w:t>
            </w:r>
          </w:p>
        </w:tc>
        <w:tc>
          <w:tcPr>
            <w:tcW w:w="1330" w:type="dxa"/>
            <w:vAlign w:val="center"/>
          </w:tcPr>
          <w:p w14:paraId="50551933" w14:textId="77777777" w:rsidR="009F13DD" w:rsidRPr="005B495F" w:rsidRDefault="009F13DD" w:rsidP="00294747">
            <w:pPr>
              <w:jc w:val="center"/>
            </w:pPr>
            <w:r>
              <w:t>Y</w:t>
            </w:r>
          </w:p>
        </w:tc>
        <w:tc>
          <w:tcPr>
            <w:tcW w:w="1586" w:type="dxa"/>
            <w:vAlign w:val="center"/>
          </w:tcPr>
          <w:p w14:paraId="6BB48EDE" w14:textId="77777777" w:rsidR="009F13DD" w:rsidRPr="00AC762B" w:rsidRDefault="009F13DD" w:rsidP="00294747">
            <w:pPr>
              <w:pStyle w:val="ListParagraph"/>
              <w:ind w:left="0"/>
              <w:jc w:val="center"/>
            </w:pPr>
            <w:r w:rsidRPr="00AC762B">
              <w:t>Drop down list</w:t>
            </w:r>
          </w:p>
        </w:tc>
        <w:tc>
          <w:tcPr>
            <w:tcW w:w="3436" w:type="dxa"/>
          </w:tcPr>
          <w:p w14:paraId="08D9D695" w14:textId="77777777" w:rsidR="009F13DD" w:rsidRDefault="009F13DD" w:rsidP="00294747">
            <w:pPr>
              <w:rPr>
                <w:rFonts w:eastAsia="Times New Roman"/>
                <w:bCs/>
                <w:lang w:eastAsia="x-none"/>
              </w:rPr>
            </w:pPr>
            <w:r>
              <w:rPr>
                <w:rFonts w:eastAsia="Times New Roman"/>
                <w:bCs/>
                <w:lang w:eastAsia="x-none"/>
              </w:rPr>
              <w:t xml:space="preserve">Loại báo cáo tài chính. Nhận các giá trị: </w:t>
            </w:r>
          </w:p>
          <w:p w14:paraId="2809D664" w14:textId="77777777"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có kiểm toán</w:t>
            </w:r>
          </w:p>
          <w:p w14:paraId="1C728004" w14:textId="77777777"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nộp cơ quan thuế</w:t>
            </w:r>
          </w:p>
          <w:p w14:paraId="6FA5CA14" w14:textId="77777777" w:rsidR="009F13DD" w:rsidRPr="000B071A"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Báo cáo điều hành</w:t>
            </w:r>
          </w:p>
          <w:p w14:paraId="46465D0C" w14:textId="77777777" w:rsidR="009F13DD" w:rsidRDefault="009F13DD" w:rsidP="009F13DD">
            <w:pPr>
              <w:pStyle w:val="ListParagraph"/>
              <w:numPr>
                <w:ilvl w:val="0"/>
                <w:numId w:val="34"/>
              </w:numPr>
              <w:ind w:left="268" w:hanging="180"/>
              <w:rPr>
                <w:rFonts w:eastAsia="Times New Roman"/>
                <w:bCs/>
                <w:lang w:eastAsia="x-none"/>
              </w:rPr>
            </w:pPr>
            <w:r w:rsidRPr="000B071A">
              <w:rPr>
                <w:rFonts w:eastAsia="Times New Roman"/>
                <w:bCs/>
                <w:lang w:eastAsia="x-none"/>
              </w:rPr>
              <w:t>BCTC khác</w:t>
            </w:r>
          </w:p>
        </w:tc>
      </w:tr>
      <w:tr w:rsidR="009F13DD" w:rsidRPr="00DB66BA" w14:paraId="1D73C3EE" w14:textId="77777777" w:rsidTr="00294747">
        <w:trPr>
          <w:trHeight w:val="611"/>
        </w:trPr>
        <w:tc>
          <w:tcPr>
            <w:tcW w:w="3116" w:type="dxa"/>
            <w:vAlign w:val="center"/>
          </w:tcPr>
          <w:p w14:paraId="1F5A448C" w14:textId="77777777" w:rsidR="009F13DD" w:rsidRPr="00EE59FC" w:rsidRDefault="009F13DD" w:rsidP="00294747">
            <w:pPr>
              <w:rPr>
                <w:rFonts w:eastAsia="Times New Roman"/>
                <w:bCs/>
                <w:lang w:eastAsia="x-none"/>
              </w:rPr>
            </w:pPr>
            <w:r w:rsidRPr="00BB0298">
              <w:rPr>
                <w:rFonts w:eastAsia="Times New Roman"/>
                <w:bCs/>
                <w:lang w:eastAsia="x-none"/>
              </w:rPr>
              <w:t>NAM_BCTC</w:t>
            </w:r>
          </w:p>
        </w:tc>
        <w:tc>
          <w:tcPr>
            <w:tcW w:w="1330" w:type="dxa"/>
            <w:vAlign w:val="center"/>
          </w:tcPr>
          <w:p w14:paraId="650466FB" w14:textId="77777777" w:rsidR="009F13DD" w:rsidRPr="005B495F" w:rsidRDefault="009F13DD" w:rsidP="00294747">
            <w:pPr>
              <w:jc w:val="center"/>
            </w:pPr>
            <w:r>
              <w:t>Y</w:t>
            </w:r>
          </w:p>
        </w:tc>
        <w:tc>
          <w:tcPr>
            <w:tcW w:w="1586" w:type="dxa"/>
            <w:vAlign w:val="center"/>
          </w:tcPr>
          <w:p w14:paraId="74EF86E5" w14:textId="77777777" w:rsidR="009F13DD" w:rsidRPr="00AC762B" w:rsidRDefault="009F13DD" w:rsidP="00294747">
            <w:pPr>
              <w:pStyle w:val="ListParagraph"/>
              <w:ind w:left="0"/>
              <w:jc w:val="center"/>
            </w:pPr>
            <w:r>
              <w:t>Number (4)</w:t>
            </w:r>
          </w:p>
        </w:tc>
        <w:tc>
          <w:tcPr>
            <w:tcW w:w="3436" w:type="dxa"/>
          </w:tcPr>
          <w:p w14:paraId="2416E59F" w14:textId="77777777" w:rsidR="009F13DD" w:rsidRDefault="009F13DD" w:rsidP="00294747">
            <w:pPr>
              <w:rPr>
                <w:rFonts w:eastAsia="Times New Roman"/>
                <w:bCs/>
                <w:lang w:eastAsia="x-none"/>
              </w:rPr>
            </w:pPr>
            <w:r>
              <w:rPr>
                <w:rFonts w:eastAsia="Times New Roman"/>
                <w:bCs/>
                <w:lang w:eastAsia="x-none"/>
              </w:rPr>
              <w:t>Năm báo cáo tài chính</w:t>
            </w:r>
          </w:p>
        </w:tc>
      </w:tr>
      <w:tr w:rsidR="009F13DD" w:rsidRPr="00DB66BA" w14:paraId="5FD780C5" w14:textId="77777777" w:rsidTr="00294747">
        <w:trPr>
          <w:trHeight w:val="611"/>
        </w:trPr>
        <w:tc>
          <w:tcPr>
            <w:tcW w:w="3116" w:type="dxa"/>
            <w:vAlign w:val="center"/>
          </w:tcPr>
          <w:p w14:paraId="7D3039A7" w14:textId="77777777" w:rsidR="009F13DD" w:rsidRPr="00EE59FC" w:rsidRDefault="009F13DD" w:rsidP="00294747">
            <w:pPr>
              <w:rPr>
                <w:rFonts w:eastAsia="Times New Roman"/>
                <w:bCs/>
                <w:lang w:eastAsia="x-none"/>
              </w:rPr>
            </w:pPr>
            <w:r w:rsidRPr="00BB0298">
              <w:rPr>
                <w:rFonts w:eastAsia="Times New Roman"/>
                <w:bCs/>
                <w:lang w:eastAsia="x-none"/>
              </w:rPr>
              <w:t>LOAI_TIEN</w:t>
            </w:r>
          </w:p>
        </w:tc>
        <w:tc>
          <w:tcPr>
            <w:tcW w:w="1330" w:type="dxa"/>
            <w:vAlign w:val="center"/>
          </w:tcPr>
          <w:p w14:paraId="3E20C4B6" w14:textId="77777777" w:rsidR="009F13DD" w:rsidRPr="005B495F" w:rsidRDefault="009F13DD" w:rsidP="00294747">
            <w:pPr>
              <w:jc w:val="center"/>
            </w:pPr>
            <w:r>
              <w:t>Y</w:t>
            </w:r>
          </w:p>
        </w:tc>
        <w:tc>
          <w:tcPr>
            <w:tcW w:w="1586" w:type="dxa"/>
            <w:vAlign w:val="center"/>
          </w:tcPr>
          <w:p w14:paraId="0A275C80" w14:textId="77777777" w:rsidR="009F13DD" w:rsidRPr="00AC762B" w:rsidRDefault="009F13DD" w:rsidP="00294747">
            <w:pPr>
              <w:pStyle w:val="ListParagraph"/>
              <w:ind w:left="0"/>
              <w:jc w:val="center"/>
            </w:pPr>
            <w:r>
              <w:t>Text (3)</w:t>
            </w:r>
          </w:p>
        </w:tc>
        <w:tc>
          <w:tcPr>
            <w:tcW w:w="3436" w:type="dxa"/>
          </w:tcPr>
          <w:p w14:paraId="231460EF" w14:textId="77777777" w:rsidR="009F13DD" w:rsidRDefault="009F13DD" w:rsidP="00294747">
            <w:pPr>
              <w:rPr>
                <w:rFonts w:eastAsia="Times New Roman"/>
                <w:bCs/>
                <w:lang w:eastAsia="x-none"/>
              </w:rPr>
            </w:pPr>
            <w:r w:rsidRPr="00D479C7">
              <w:rPr>
                <w:rFonts w:eastAsia="Times New Roman"/>
                <w:bCs/>
                <w:lang w:eastAsia="x-none"/>
              </w:rPr>
              <w:t xml:space="preserve">Loại tiền tệ </w:t>
            </w:r>
          </w:p>
        </w:tc>
      </w:tr>
      <w:tr w:rsidR="009F13DD" w:rsidRPr="00DB66BA" w14:paraId="34289E76" w14:textId="77777777" w:rsidTr="00294747">
        <w:trPr>
          <w:trHeight w:val="611"/>
        </w:trPr>
        <w:tc>
          <w:tcPr>
            <w:tcW w:w="3116" w:type="dxa"/>
            <w:vAlign w:val="center"/>
          </w:tcPr>
          <w:p w14:paraId="6973FE80" w14:textId="77777777" w:rsidR="009F13DD" w:rsidRPr="00EE59FC" w:rsidRDefault="009F13DD" w:rsidP="00294747">
            <w:pPr>
              <w:rPr>
                <w:rFonts w:eastAsia="Times New Roman"/>
                <w:bCs/>
                <w:lang w:eastAsia="x-none"/>
              </w:rPr>
            </w:pPr>
            <w:r w:rsidRPr="00BB0298">
              <w:rPr>
                <w:rFonts w:eastAsia="Times New Roman"/>
                <w:bCs/>
                <w:lang w:eastAsia="x-none"/>
              </w:rPr>
              <w:t>VCSH</w:t>
            </w:r>
          </w:p>
        </w:tc>
        <w:tc>
          <w:tcPr>
            <w:tcW w:w="1330" w:type="dxa"/>
            <w:vAlign w:val="center"/>
          </w:tcPr>
          <w:p w14:paraId="21F754C9" w14:textId="77777777" w:rsidR="009F13DD" w:rsidRDefault="009F13DD" w:rsidP="00294747">
            <w:pPr>
              <w:jc w:val="center"/>
            </w:pPr>
            <w:r>
              <w:t>Y</w:t>
            </w:r>
          </w:p>
        </w:tc>
        <w:tc>
          <w:tcPr>
            <w:tcW w:w="1586" w:type="dxa"/>
            <w:vAlign w:val="center"/>
          </w:tcPr>
          <w:p w14:paraId="287C6628" w14:textId="77777777" w:rsidR="009F13DD" w:rsidRPr="00AC762B" w:rsidRDefault="009F13DD" w:rsidP="00294747">
            <w:pPr>
              <w:pStyle w:val="ListParagraph"/>
              <w:ind w:left="0"/>
              <w:jc w:val="center"/>
            </w:pPr>
            <w:r>
              <w:t>Number</w:t>
            </w:r>
          </w:p>
        </w:tc>
        <w:tc>
          <w:tcPr>
            <w:tcW w:w="3436" w:type="dxa"/>
          </w:tcPr>
          <w:p w14:paraId="4767DCC8" w14:textId="77777777" w:rsidR="009F13DD" w:rsidRDefault="009F13DD" w:rsidP="00294747">
            <w:pPr>
              <w:rPr>
                <w:rFonts w:eastAsia="Times New Roman"/>
                <w:bCs/>
                <w:lang w:eastAsia="x-none"/>
              </w:rPr>
            </w:pPr>
            <w:r w:rsidRPr="00517322">
              <w:rPr>
                <w:rFonts w:eastAsia="Times New Roman"/>
                <w:bCs/>
                <w:lang w:eastAsia="x-none"/>
              </w:rPr>
              <w:t>Vốn chủ sở hữu trên BCTC</w:t>
            </w:r>
          </w:p>
          <w:p w14:paraId="768DACBC" w14:textId="77777777" w:rsidR="009F13DD" w:rsidRPr="00517322" w:rsidRDefault="009F13DD" w:rsidP="00294747">
            <w:pPr>
              <w:rPr>
                <w:rFonts w:eastAsia="Times New Roman"/>
                <w:bCs/>
                <w:lang w:eastAsia="x-none"/>
              </w:rPr>
            </w:pPr>
            <w:r>
              <w:rPr>
                <w:rFonts w:eastAsia="Times New Roman"/>
                <w:bCs/>
                <w:lang w:eastAsia="x-none"/>
              </w:rPr>
              <w:t>Đơn vị: Tỷ đồng</w:t>
            </w:r>
          </w:p>
        </w:tc>
      </w:tr>
      <w:tr w:rsidR="009F13DD" w:rsidRPr="00DB66BA" w14:paraId="32BD2B08" w14:textId="77777777" w:rsidTr="00294747">
        <w:trPr>
          <w:trHeight w:val="611"/>
        </w:trPr>
        <w:tc>
          <w:tcPr>
            <w:tcW w:w="3116" w:type="dxa"/>
            <w:vAlign w:val="center"/>
          </w:tcPr>
          <w:p w14:paraId="1553D994" w14:textId="77777777" w:rsidR="009F13DD" w:rsidRPr="00BB0298" w:rsidRDefault="009F13DD" w:rsidP="00294747">
            <w:pPr>
              <w:rPr>
                <w:rFonts w:eastAsia="Times New Roman"/>
                <w:bCs/>
                <w:lang w:eastAsia="x-none"/>
              </w:rPr>
            </w:pPr>
            <w:r w:rsidRPr="00BB0298">
              <w:rPr>
                <w:rFonts w:eastAsia="Times New Roman"/>
                <w:bCs/>
                <w:lang w:eastAsia="x-none"/>
              </w:rPr>
              <w:t>DOANH_THU</w:t>
            </w:r>
          </w:p>
        </w:tc>
        <w:tc>
          <w:tcPr>
            <w:tcW w:w="1330" w:type="dxa"/>
            <w:vAlign w:val="center"/>
          </w:tcPr>
          <w:p w14:paraId="4CCECBE5" w14:textId="77777777" w:rsidR="009F13DD" w:rsidRDefault="009F13DD" w:rsidP="00294747">
            <w:pPr>
              <w:jc w:val="center"/>
            </w:pPr>
            <w:r>
              <w:t>Y</w:t>
            </w:r>
          </w:p>
        </w:tc>
        <w:tc>
          <w:tcPr>
            <w:tcW w:w="1586" w:type="dxa"/>
            <w:vAlign w:val="center"/>
          </w:tcPr>
          <w:p w14:paraId="3470F4D2" w14:textId="77777777" w:rsidR="009F13DD" w:rsidRPr="00AC762B" w:rsidRDefault="009F13DD" w:rsidP="00294747">
            <w:pPr>
              <w:pStyle w:val="ListParagraph"/>
              <w:ind w:left="0"/>
              <w:jc w:val="center"/>
            </w:pPr>
            <w:r>
              <w:t>Number</w:t>
            </w:r>
          </w:p>
        </w:tc>
        <w:tc>
          <w:tcPr>
            <w:tcW w:w="3436" w:type="dxa"/>
          </w:tcPr>
          <w:p w14:paraId="6C6CF3F4" w14:textId="77777777" w:rsidR="009F13DD" w:rsidRDefault="009F13DD" w:rsidP="00294747">
            <w:pPr>
              <w:rPr>
                <w:rFonts w:eastAsia="Times New Roman"/>
                <w:bCs/>
                <w:lang w:eastAsia="x-none"/>
              </w:rPr>
            </w:pPr>
            <w:r w:rsidRPr="0098439E">
              <w:rPr>
                <w:rFonts w:eastAsia="Times New Roman"/>
                <w:bCs/>
                <w:lang w:eastAsia="x-none"/>
              </w:rPr>
              <w:t>Doanh thu trên BCTC</w:t>
            </w:r>
          </w:p>
          <w:p w14:paraId="2AD7C56A" w14:textId="77777777"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14:paraId="57451F32" w14:textId="77777777" w:rsidTr="00294747">
        <w:trPr>
          <w:trHeight w:val="611"/>
        </w:trPr>
        <w:tc>
          <w:tcPr>
            <w:tcW w:w="3116" w:type="dxa"/>
            <w:vAlign w:val="center"/>
          </w:tcPr>
          <w:p w14:paraId="1E289C3D" w14:textId="77777777" w:rsidR="009F13DD" w:rsidRPr="00BB0298" w:rsidRDefault="009F13DD" w:rsidP="00294747">
            <w:pPr>
              <w:rPr>
                <w:rFonts w:eastAsia="Times New Roman"/>
                <w:bCs/>
                <w:lang w:eastAsia="x-none"/>
              </w:rPr>
            </w:pPr>
            <w:r w:rsidRPr="00BB0298">
              <w:rPr>
                <w:rFonts w:eastAsia="Times New Roman"/>
                <w:bCs/>
                <w:lang w:eastAsia="x-none"/>
              </w:rPr>
              <w:t>TONG_NO_VAY</w:t>
            </w:r>
          </w:p>
        </w:tc>
        <w:tc>
          <w:tcPr>
            <w:tcW w:w="1330" w:type="dxa"/>
            <w:vAlign w:val="center"/>
          </w:tcPr>
          <w:p w14:paraId="16FE8AD5" w14:textId="77777777" w:rsidR="009F13DD" w:rsidRDefault="009F13DD" w:rsidP="00294747">
            <w:pPr>
              <w:jc w:val="center"/>
            </w:pPr>
            <w:r>
              <w:t>Y</w:t>
            </w:r>
          </w:p>
        </w:tc>
        <w:tc>
          <w:tcPr>
            <w:tcW w:w="1586" w:type="dxa"/>
            <w:vAlign w:val="center"/>
          </w:tcPr>
          <w:p w14:paraId="3E20C979" w14:textId="77777777" w:rsidR="009F13DD" w:rsidRPr="00AC762B" w:rsidRDefault="009F13DD" w:rsidP="00294747">
            <w:pPr>
              <w:pStyle w:val="ListParagraph"/>
              <w:ind w:left="0"/>
              <w:jc w:val="center"/>
            </w:pPr>
            <w:r>
              <w:t>Number</w:t>
            </w:r>
          </w:p>
        </w:tc>
        <w:tc>
          <w:tcPr>
            <w:tcW w:w="3436" w:type="dxa"/>
          </w:tcPr>
          <w:p w14:paraId="0ADDF45D" w14:textId="77777777" w:rsidR="009F13DD" w:rsidRDefault="009F13DD" w:rsidP="00294747">
            <w:pPr>
              <w:rPr>
                <w:rFonts w:eastAsia="Times New Roman"/>
                <w:bCs/>
                <w:lang w:eastAsia="x-none"/>
              </w:rPr>
            </w:pPr>
            <w:r w:rsidRPr="0098439E">
              <w:rPr>
                <w:rFonts w:eastAsia="Times New Roman"/>
                <w:bCs/>
                <w:lang w:eastAsia="x-none"/>
              </w:rPr>
              <w:t>Tổng nợ vay  trên BCTC</w:t>
            </w:r>
          </w:p>
          <w:p w14:paraId="7FF4393F" w14:textId="77777777"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14:paraId="0B6AA531" w14:textId="77777777" w:rsidTr="00294747">
        <w:trPr>
          <w:trHeight w:val="611"/>
        </w:trPr>
        <w:tc>
          <w:tcPr>
            <w:tcW w:w="3116" w:type="dxa"/>
            <w:vAlign w:val="center"/>
          </w:tcPr>
          <w:p w14:paraId="11CA9E01" w14:textId="77777777" w:rsidR="009F13DD" w:rsidRPr="00BB0298" w:rsidRDefault="009F13DD" w:rsidP="00294747">
            <w:pPr>
              <w:rPr>
                <w:rFonts w:eastAsia="Times New Roman"/>
                <w:bCs/>
                <w:lang w:eastAsia="x-none"/>
              </w:rPr>
            </w:pPr>
            <w:r w:rsidRPr="00BB0298">
              <w:rPr>
                <w:rFonts w:eastAsia="Times New Roman"/>
                <w:bCs/>
                <w:lang w:eastAsia="x-none"/>
              </w:rPr>
              <w:t>TONG_TS</w:t>
            </w:r>
          </w:p>
        </w:tc>
        <w:tc>
          <w:tcPr>
            <w:tcW w:w="1330" w:type="dxa"/>
            <w:vAlign w:val="center"/>
          </w:tcPr>
          <w:p w14:paraId="251C41DD" w14:textId="77777777" w:rsidR="009F13DD" w:rsidRDefault="009F13DD" w:rsidP="00294747">
            <w:pPr>
              <w:jc w:val="center"/>
            </w:pPr>
            <w:r>
              <w:t>Y</w:t>
            </w:r>
          </w:p>
        </w:tc>
        <w:tc>
          <w:tcPr>
            <w:tcW w:w="1586" w:type="dxa"/>
            <w:vAlign w:val="center"/>
          </w:tcPr>
          <w:p w14:paraId="48178949" w14:textId="77777777" w:rsidR="009F13DD" w:rsidRPr="00AC762B" w:rsidRDefault="009F13DD" w:rsidP="00294747">
            <w:pPr>
              <w:pStyle w:val="ListParagraph"/>
              <w:ind w:left="0"/>
              <w:jc w:val="center"/>
            </w:pPr>
            <w:r>
              <w:t>Number</w:t>
            </w:r>
          </w:p>
        </w:tc>
        <w:tc>
          <w:tcPr>
            <w:tcW w:w="3436" w:type="dxa"/>
          </w:tcPr>
          <w:p w14:paraId="49FA92BB" w14:textId="77777777" w:rsidR="009F13DD" w:rsidRDefault="009F13DD" w:rsidP="00294747">
            <w:pPr>
              <w:rPr>
                <w:rFonts w:eastAsia="Times New Roman"/>
                <w:bCs/>
                <w:lang w:eastAsia="x-none"/>
              </w:rPr>
            </w:pPr>
            <w:r w:rsidRPr="0098439E">
              <w:rPr>
                <w:rFonts w:eastAsia="Times New Roman"/>
                <w:bCs/>
                <w:lang w:eastAsia="x-none"/>
              </w:rPr>
              <w:t>Tổng tài sản trên BCTC</w:t>
            </w:r>
          </w:p>
          <w:p w14:paraId="2CDBE847" w14:textId="77777777" w:rsidR="009F13DD" w:rsidRDefault="009F13DD" w:rsidP="00294747">
            <w:pPr>
              <w:rPr>
                <w:rFonts w:eastAsia="Times New Roman"/>
                <w:bCs/>
                <w:lang w:eastAsia="x-none"/>
              </w:rPr>
            </w:pPr>
            <w:r>
              <w:rPr>
                <w:rFonts w:eastAsia="Times New Roman"/>
                <w:bCs/>
                <w:lang w:eastAsia="x-none"/>
              </w:rPr>
              <w:t>Đơn vị: Tỷ đồng</w:t>
            </w:r>
          </w:p>
        </w:tc>
      </w:tr>
      <w:tr w:rsidR="009F13DD" w:rsidRPr="00DB66BA" w14:paraId="597CB97E" w14:textId="77777777" w:rsidTr="00294747">
        <w:trPr>
          <w:trHeight w:val="611"/>
        </w:trPr>
        <w:tc>
          <w:tcPr>
            <w:tcW w:w="3116" w:type="dxa"/>
            <w:vAlign w:val="center"/>
          </w:tcPr>
          <w:p w14:paraId="15500186" w14:textId="77777777" w:rsidR="009F13DD" w:rsidRPr="00BB0298" w:rsidRDefault="009F13DD" w:rsidP="00294747">
            <w:pPr>
              <w:rPr>
                <w:rFonts w:eastAsia="Times New Roman"/>
                <w:bCs/>
                <w:lang w:eastAsia="x-none"/>
              </w:rPr>
            </w:pPr>
            <w:r w:rsidRPr="00BB0298">
              <w:rPr>
                <w:rFonts w:eastAsia="Times New Roman"/>
                <w:bCs/>
                <w:lang w:eastAsia="x-none"/>
              </w:rPr>
              <w:t>TY_LE_DON_BAY</w:t>
            </w:r>
          </w:p>
        </w:tc>
        <w:tc>
          <w:tcPr>
            <w:tcW w:w="1330" w:type="dxa"/>
            <w:vAlign w:val="center"/>
          </w:tcPr>
          <w:p w14:paraId="3957386A" w14:textId="77777777" w:rsidR="009F13DD" w:rsidRDefault="009F13DD" w:rsidP="00294747">
            <w:pPr>
              <w:jc w:val="center"/>
            </w:pPr>
            <w:r>
              <w:t>Y</w:t>
            </w:r>
          </w:p>
        </w:tc>
        <w:tc>
          <w:tcPr>
            <w:tcW w:w="1586" w:type="dxa"/>
            <w:vAlign w:val="center"/>
          </w:tcPr>
          <w:p w14:paraId="621BFFF7" w14:textId="77777777" w:rsidR="009F13DD" w:rsidRPr="00AC762B" w:rsidRDefault="009F13DD" w:rsidP="00294747">
            <w:pPr>
              <w:pStyle w:val="ListParagraph"/>
              <w:ind w:left="0"/>
              <w:jc w:val="center"/>
            </w:pPr>
            <w:r>
              <w:t>Number</w:t>
            </w:r>
          </w:p>
        </w:tc>
        <w:tc>
          <w:tcPr>
            <w:tcW w:w="3436" w:type="dxa"/>
          </w:tcPr>
          <w:p w14:paraId="67378F2E" w14:textId="77777777" w:rsidR="009F13DD" w:rsidRDefault="009F13DD" w:rsidP="00294747">
            <w:pPr>
              <w:rPr>
                <w:rFonts w:eastAsia="Times New Roman"/>
                <w:bCs/>
                <w:lang w:eastAsia="x-none"/>
              </w:rPr>
            </w:pPr>
            <w:r>
              <w:rPr>
                <w:rFonts w:eastAsia="Times New Roman"/>
                <w:bCs/>
                <w:lang w:eastAsia="x-none"/>
              </w:rPr>
              <w:t>Tỷ lệ đòng bẩy (=</w:t>
            </w:r>
            <w:r w:rsidRPr="0098439E">
              <w:rPr>
                <w:rFonts w:eastAsia="Times New Roman"/>
                <w:bCs/>
                <w:lang w:eastAsia="x-none"/>
              </w:rPr>
              <w:t>nợ phải trả/tổng tài sản)</w:t>
            </w:r>
            <w:r>
              <w:rPr>
                <w:rFonts w:eastAsia="Times New Roman"/>
                <w:bCs/>
                <w:lang w:eastAsia="x-none"/>
              </w:rPr>
              <w:t>. Nhập tay</w:t>
            </w:r>
          </w:p>
        </w:tc>
      </w:tr>
      <w:tr w:rsidR="009F13DD" w:rsidRPr="00DB66BA" w14:paraId="1BF2DAD3" w14:textId="77777777" w:rsidTr="00294747">
        <w:trPr>
          <w:trHeight w:val="611"/>
        </w:trPr>
        <w:tc>
          <w:tcPr>
            <w:tcW w:w="3116" w:type="dxa"/>
            <w:vAlign w:val="center"/>
          </w:tcPr>
          <w:p w14:paraId="20E4F230" w14:textId="0BBCD4A8" w:rsidR="009F13DD" w:rsidRPr="00E528B7" w:rsidRDefault="00D47235" w:rsidP="00294747">
            <w:pPr>
              <w:rPr>
                <w:rFonts w:eastAsia="Times New Roman"/>
                <w:bCs/>
                <w:lang w:eastAsia="x-none"/>
              </w:rPr>
            </w:pPr>
            <w:del w:id="470" w:author="Nguyen Hong Nhung (Khoi CNTT)" w:date="2019-08-16T10:10:00Z">
              <w:r w:rsidDel="00D22D8C">
                <w:rPr>
                  <w:rFonts w:eastAsia="Times New Roman"/>
                  <w:bCs/>
                  <w:lang w:eastAsia="x-none"/>
                </w:rPr>
                <w:delText>Start</w:delText>
              </w:r>
            </w:del>
            <w:ins w:id="471" w:author="Nguyen Hong Nhung (Khoi CNTT)" w:date="2019-08-16T10:10:00Z">
              <w:r w:rsidR="00D22D8C">
                <w:rPr>
                  <w:rFonts w:eastAsia="Times New Roman"/>
                  <w:bCs/>
                  <w:lang w:eastAsia="x-none"/>
                </w:rPr>
                <w:t>Begin</w:t>
              </w:r>
            </w:ins>
          </w:p>
        </w:tc>
        <w:tc>
          <w:tcPr>
            <w:tcW w:w="1330" w:type="dxa"/>
            <w:vAlign w:val="center"/>
          </w:tcPr>
          <w:p w14:paraId="0A2BE5FF" w14:textId="77777777" w:rsidR="009F13DD" w:rsidRDefault="009F13DD" w:rsidP="00294747">
            <w:pPr>
              <w:pStyle w:val="ListParagraph"/>
              <w:ind w:left="0"/>
              <w:jc w:val="center"/>
            </w:pPr>
            <w:r>
              <w:t>Y</w:t>
            </w:r>
          </w:p>
        </w:tc>
        <w:tc>
          <w:tcPr>
            <w:tcW w:w="1586" w:type="dxa"/>
            <w:vAlign w:val="center"/>
          </w:tcPr>
          <w:p w14:paraId="512310D9" w14:textId="77777777" w:rsidR="009F13DD" w:rsidRDefault="009F13DD" w:rsidP="00294747">
            <w:pPr>
              <w:pStyle w:val="ListParagraph"/>
              <w:ind w:left="0"/>
              <w:jc w:val="center"/>
            </w:pPr>
            <w:r>
              <w:t>Date</w:t>
            </w:r>
          </w:p>
          <w:p w14:paraId="494A2AED" w14:textId="77777777" w:rsidR="009F13DD" w:rsidRDefault="009F13DD" w:rsidP="00294747">
            <w:pPr>
              <w:pStyle w:val="ListParagraph"/>
              <w:ind w:left="0"/>
              <w:jc w:val="center"/>
            </w:pPr>
          </w:p>
        </w:tc>
        <w:tc>
          <w:tcPr>
            <w:tcW w:w="3436" w:type="dxa"/>
          </w:tcPr>
          <w:p w14:paraId="3D5D949F" w14:textId="77777777" w:rsidR="009F13DD" w:rsidRDefault="009F13DD" w:rsidP="00294747">
            <w:pPr>
              <w:rPr>
                <w:rFonts w:eastAsia="Times New Roman"/>
                <w:bCs/>
                <w:lang w:eastAsia="x-none"/>
              </w:rPr>
            </w:pPr>
            <w:r>
              <w:rPr>
                <w:rFonts w:eastAsia="Times New Roman"/>
                <w:bCs/>
                <w:lang w:eastAsia="x-none"/>
              </w:rPr>
              <w:t>Định dạng DD/MM/YYYY</w:t>
            </w:r>
          </w:p>
          <w:p w14:paraId="4A1B7F63" w14:textId="77777777" w:rsidR="009F13DD" w:rsidRDefault="009F13DD" w:rsidP="00294747">
            <w:pPr>
              <w:jc w:val="center"/>
              <w:rPr>
                <w:rFonts w:eastAsia="Times New Roman"/>
                <w:bCs/>
                <w:lang w:eastAsia="x-none"/>
              </w:rPr>
            </w:pPr>
          </w:p>
        </w:tc>
      </w:tr>
      <w:tr w:rsidR="009F13DD" w:rsidRPr="00DB66BA" w14:paraId="313EDF80" w14:textId="77777777" w:rsidTr="00294747">
        <w:trPr>
          <w:trHeight w:val="611"/>
        </w:trPr>
        <w:tc>
          <w:tcPr>
            <w:tcW w:w="3116" w:type="dxa"/>
            <w:vAlign w:val="center"/>
          </w:tcPr>
          <w:p w14:paraId="4EC18CAB"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723E68EA" w14:textId="77777777" w:rsidR="009F13DD" w:rsidRDefault="009F13DD" w:rsidP="00294747">
            <w:pPr>
              <w:pStyle w:val="ListParagraph"/>
              <w:ind w:left="0"/>
              <w:jc w:val="center"/>
            </w:pPr>
            <w:r>
              <w:t>N</w:t>
            </w:r>
          </w:p>
        </w:tc>
        <w:tc>
          <w:tcPr>
            <w:tcW w:w="1586" w:type="dxa"/>
            <w:vAlign w:val="center"/>
          </w:tcPr>
          <w:p w14:paraId="5F4BCF51" w14:textId="77777777" w:rsidR="009F13DD" w:rsidRDefault="009F13DD" w:rsidP="00294747">
            <w:pPr>
              <w:pStyle w:val="ListParagraph"/>
              <w:ind w:left="0"/>
              <w:jc w:val="center"/>
            </w:pPr>
            <w:r>
              <w:t>Date</w:t>
            </w:r>
          </w:p>
        </w:tc>
        <w:tc>
          <w:tcPr>
            <w:tcW w:w="3436" w:type="dxa"/>
          </w:tcPr>
          <w:p w14:paraId="7A5D4F6F" w14:textId="77777777" w:rsidR="009F13DD" w:rsidRDefault="009F13DD" w:rsidP="00294747">
            <w:pPr>
              <w:rPr>
                <w:rFonts w:eastAsia="Times New Roman"/>
                <w:bCs/>
                <w:lang w:eastAsia="x-none"/>
              </w:rPr>
            </w:pPr>
            <w:r>
              <w:rPr>
                <w:rFonts w:eastAsia="Times New Roman"/>
                <w:bCs/>
                <w:lang w:eastAsia="x-none"/>
              </w:rPr>
              <w:t>Định dạng DD/MM/YYYY</w:t>
            </w:r>
          </w:p>
          <w:p w14:paraId="68BD3C93" w14:textId="64591058" w:rsidR="009F13DD" w:rsidRPr="003C7798" w:rsidRDefault="009F13DD" w:rsidP="00294747">
            <w:pPr>
              <w:rPr>
                <w:rFonts w:eastAsia="Times New Roman"/>
                <w:bCs/>
                <w:lang w:eastAsia="x-none"/>
              </w:rPr>
            </w:pPr>
            <w:r>
              <w:rPr>
                <w:rFonts w:eastAsia="Times New Roman"/>
                <w:bCs/>
                <w:lang w:eastAsia="x-none"/>
              </w:rPr>
              <w:t xml:space="preserve">- Nếu nhập ngày </w:t>
            </w:r>
            <w:del w:id="472" w:author="Nguyen Hong Nhung (Khoi CNTT)" w:date="2019-08-16T10:10:00Z">
              <w:r w:rsidR="00D47235" w:rsidDel="00D22D8C">
                <w:rPr>
                  <w:rFonts w:eastAsia="Times New Roman"/>
                  <w:bCs/>
                  <w:lang w:eastAsia="x-none"/>
                </w:rPr>
                <w:delText>Start</w:delText>
              </w:r>
            </w:del>
            <w:ins w:id="473"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74" w:author="Nguyen Hong Nhung (Khoi CNTT)" w:date="2019-08-16T10:10:00Z">
              <w:r w:rsidR="00D47235" w:rsidDel="00D22D8C">
                <w:rPr>
                  <w:rFonts w:eastAsia="Times New Roman"/>
                  <w:bCs/>
                  <w:lang w:eastAsia="x-none"/>
                </w:rPr>
                <w:delText>Start</w:delText>
              </w:r>
            </w:del>
            <w:ins w:id="475"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3EC9B8EE" w14:textId="47D4E2F3"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76" w:author="Nguyen Hong Nhung (Khoi CNTT)" w:date="2019-08-16T10:10:00Z">
              <w:r w:rsidR="00D47235" w:rsidDel="00D22D8C">
                <w:rPr>
                  <w:rFonts w:eastAsia="Times New Roman"/>
                  <w:bCs/>
                  <w:lang w:eastAsia="x-none"/>
                </w:rPr>
                <w:delText>Start</w:delText>
              </w:r>
            </w:del>
            <w:ins w:id="477"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5BC86105" w14:textId="4D135C18" w:rsidR="009F13DD" w:rsidRDefault="009F13DD" w:rsidP="00294747">
            <w:pPr>
              <w:rPr>
                <w:rFonts w:eastAsia="Times New Roman"/>
                <w:bCs/>
                <w:lang w:eastAsia="x-none"/>
              </w:rPr>
            </w:pPr>
            <w:r>
              <w:rPr>
                <w:rFonts w:eastAsia="Times New Roman"/>
                <w:bCs/>
                <w:lang w:eastAsia="x-none"/>
              </w:rPr>
              <w:t xml:space="preserve">- Ngày End &gt;= Ngày </w:t>
            </w:r>
            <w:del w:id="478" w:author="Nguyen Hong Nhung (Khoi CNTT)" w:date="2019-08-16T10:10:00Z">
              <w:r w:rsidR="00D47235" w:rsidDel="00D22D8C">
                <w:rPr>
                  <w:rFonts w:eastAsia="Times New Roman"/>
                  <w:bCs/>
                  <w:lang w:eastAsia="x-none"/>
                </w:rPr>
                <w:delText>Start</w:delText>
              </w:r>
            </w:del>
            <w:ins w:id="479" w:author="Nguyen Hong Nhung (Khoi CNTT)" w:date="2019-08-16T10:10:00Z">
              <w:r w:rsidR="00D22D8C">
                <w:rPr>
                  <w:rFonts w:eastAsia="Times New Roman"/>
                  <w:bCs/>
                  <w:lang w:eastAsia="x-none"/>
                </w:rPr>
                <w:t>Begin</w:t>
              </w:r>
            </w:ins>
          </w:p>
        </w:tc>
      </w:tr>
      <w:tr w:rsidR="009F13DD" w:rsidRPr="00DB66BA" w14:paraId="35BFA4CF" w14:textId="77777777" w:rsidTr="00294747">
        <w:trPr>
          <w:trHeight w:val="611"/>
        </w:trPr>
        <w:tc>
          <w:tcPr>
            <w:tcW w:w="6032" w:type="dxa"/>
            <w:gridSpan w:val="3"/>
            <w:vAlign w:val="center"/>
          </w:tcPr>
          <w:p w14:paraId="5410ED71" w14:textId="77777777" w:rsidR="009F13DD" w:rsidRPr="00A40440" w:rsidRDefault="009F13DD" w:rsidP="00294747">
            <w:pPr>
              <w:pStyle w:val="ListParagraph"/>
              <w:ind w:left="0"/>
              <w:jc w:val="left"/>
              <w:rPr>
                <w:i/>
              </w:rPr>
            </w:pPr>
            <w:r w:rsidRPr="00A40440">
              <w:rPr>
                <w:i/>
              </w:rPr>
              <w:t>Thông tin Audit</w:t>
            </w:r>
          </w:p>
        </w:tc>
        <w:tc>
          <w:tcPr>
            <w:tcW w:w="3436" w:type="dxa"/>
          </w:tcPr>
          <w:p w14:paraId="2871EDE1"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283BFE56" w14:textId="77777777" w:rsidTr="00294747">
        <w:trPr>
          <w:trHeight w:val="611"/>
        </w:trPr>
        <w:tc>
          <w:tcPr>
            <w:tcW w:w="3116" w:type="dxa"/>
            <w:vAlign w:val="center"/>
          </w:tcPr>
          <w:p w14:paraId="14226B66"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077EE580" w14:textId="77777777" w:rsidR="009F13DD" w:rsidRPr="00AC762B" w:rsidRDefault="009F13DD" w:rsidP="00294747">
            <w:pPr>
              <w:pStyle w:val="ListParagraph"/>
              <w:ind w:left="0"/>
              <w:jc w:val="center"/>
            </w:pPr>
            <w:r>
              <w:t>N</w:t>
            </w:r>
          </w:p>
        </w:tc>
        <w:tc>
          <w:tcPr>
            <w:tcW w:w="1586" w:type="dxa"/>
            <w:vAlign w:val="center"/>
          </w:tcPr>
          <w:p w14:paraId="2A3710E1" w14:textId="77777777" w:rsidR="009F13DD" w:rsidRDefault="009F13DD" w:rsidP="00294747">
            <w:pPr>
              <w:pStyle w:val="ListParagraph"/>
              <w:ind w:left="0"/>
              <w:jc w:val="center"/>
            </w:pPr>
            <w:r w:rsidRPr="00AC762B">
              <w:t>Drop down list</w:t>
            </w:r>
          </w:p>
        </w:tc>
        <w:tc>
          <w:tcPr>
            <w:tcW w:w="3436" w:type="dxa"/>
          </w:tcPr>
          <w:p w14:paraId="1D8F561E"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1EE7703A"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2FC924CF"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5295D477"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5904CD12"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43D4D033" w14:textId="77777777" w:rsidTr="00294747">
        <w:trPr>
          <w:trHeight w:val="611"/>
        </w:trPr>
        <w:tc>
          <w:tcPr>
            <w:tcW w:w="3116" w:type="dxa"/>
            <w:vAlign w:val="center"/>
          </w:tcPr>
          <w:p w14:paraId="2098F812"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27718150" w14:textId="77777777" w:rsidR="009F13DD" w:rsidRPr="00AC762B" w:rsidRDefault="009F13DD" w:rsidP="00294747">
            <w:pPr>
              <w:pStyle w:val="ListParagraph"/>
              <w:ind w:left="0"/>
              <w:jc w:val="center"/>
            </w:pPr>
            <w:r>
              <w:t>N</w:t>
            </w:r>
          </w:p>
        </w:tc>
        <w:tc>
          <w:tcPr>
            <w:tcW w:w="1586" w:type="dxa"/>
            <w:vAlign w:val="center"/>
          </w:tcPr>
          <w:p w14:paraId="487AAB6F" w14:textId="77777777" w:rsidR="009F13DD" w:rsidRDefault="009F13DD" w:rsidP="00294747">
            <w:pPr>
              <w:pStyle w:val="ListParagraph"/>
              <w:ind w:left="0"/>
              <w:jc w:val="center"/>
            </w:pPr>
            <w:r>
              <w:t>Text</w:t>
            </w:r>
          </w:p>
        </w:tc>
        <w:tc>
          <w:tcPr>
            <w:tcW w:w="3436" w:type="dxa"/>
          </w:tcPr>
          <w:p w14:paraId="250FA535"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64419A99"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300112E6" w14:textId="77777777" w:rsidTr="00294747">
        <w:tc>
          <w:tcPr>
            <w:tcW w:w="3116" w:type="dxa"/>
            <w:vAlign w:val="center"/>
          </w:tcPr>
          <w:p w14:paraId="56440E97"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0BF09D70" w14:textId="77777777" w:rsidR="009F13DD" w:rsidRPr="00AC762B" w:rsidRDefault="009F13DD" w:rsidP="00294747">
            <w:pPr>
              <w:pStyle w:val="ListParagraph"/>
              <w:ind w:left="0"/>
              <w:jc w:val="center"/>
            </w:pPr>
            <w:r w:rsidRPr="00AC762B">
              <w:t>Y</w:t>
            </w:r>
          </w:p>
        </w:tc>
        <w:tc>
          <w:tcPr>
            <w:tcW w:w="1586" w:type="dxa"/>
            <w:vAlign w:val="center"/>
          </w:tcPr>
          <w:p w14:paraId="28D4785A" w14:textId="77777777" w:rsidR="009F13DD" w:rsidRPr="00AC762B" w:rsidRDefault="009F13DD" w:rsidP="00294747">
            <w:pPr>
              <w:pStyle w:val="ListParagraph"/>
              <w:ind w:left="0"/>
              <w:jc w:val="center"/>
            </w:pPr>
            <w:r>
              <w:t>Text</w:t>
            </w:r>
          </w:p>
        </w:tc>
        <w:tc>
          <w:tcPr>
            <w:tcW w:w="3436" w:type="dxa"/>
          </w:tcPr>
          <w:p w14:paraId="7A19E40B"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4E4E618C"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53F7B85C" w14:textId="77777777" w:rsidTr="00294747">
        <w:tc>
          <w:tcPr>
            <w:tcW w:w="3116" w:type="dxa"/>
            <w:vAlign w:val="center"/>
          </w:tcPr>
          <w:p w14:paraId="343ECFA2"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68B037AA" w14:textId="77777777" w:rsidR="009F13DD" w:rsidRPr="00AC762B" w:rsidRDefault="009F13DD" w:rsidP="00294747">
            <w:pPr>
              <w:pStyle w:val="ListParagraph"/>
              <w:ind w:left="0"/>
              <w:jc w:val="center"/>
            </w:pPr>
            <w:r w:rsidRPr="00AC762B">
              <w:t>Y</w:t>
            </w:r>
          </w:p>
        </w:tc>
        <w:tc>
          <w:tcPr>
            <w:tcW w:w="1586" w:type="dxa"/>
            <w:vAlign w:val="center"/>
          </w:tcPr>
          <w:p w14:paraId="4B546F57" w14:textId="77777777" w:rsidR="009F13DD" w:rsidRPr="00AC762B" w:rsidRDefault="009F13DD" w:rsidP="00294747">
            <w:pPr>
              <w:pStyle w:val="ListParagraph"/>
              <w:ind w:left="0"/>
              <w:jc w:val="center"/>
            </w:pPr>
            <w:r>
              <w:t>Date Time</w:t>
            </w:r>
          </w:p>
        </w:tc>
        <w:tc>
          <w:tcPr>
            <w:tcW w:w="3436" w:type="dxa"/>
          </w:tcPr>
          <w:p w14:paraId="01403CBE"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1866FA3A"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419A3533"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616886E0" w14:textId="77777777"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 xml:space="preserve">Màn hình Bảng </w:t>
      </w:r>
      <w:proofErr w:type="gramStart"/>
      <w:r>
        <w:rPr>
          <w:rFonts w:ascii="Times New Roman" w:eastAsia="MS Mincho" w:hAnsi="Times New Roman" w:cs="Times New Roman"/>
          <w:b/>
          <w:i/>
          <w:lang w:eastAsia="ja-JP"/>
        </w:rPr>
        <w:t>thu</w:t>
      </w:r>
      <w:proofErr w:type="gramEnd"/>
      <w:r>
        <w:rPr>
          <w:rFonts w:ascii="Times New Roman" w:eastAsia="MS Mincho" w:hAnsi="Times New Roman" w:cs="Times New Roman"/>
          <w:b/>
          <w:i/>
          <w:lang w:eastAsia="ja-JP"/>
        </w:rPr>
        <w:t xml:space="preserve"> thập thông tin TSBĐ</w:t>
      </w:r>
    </w:p>
    <w:p w14:paraId="020B16F8" w14:textId="77777777" w:rsidR="009F13DD" w:rsidRDefault="009F13DD" w:rsidP="009F13DD">
      <w:pPr>
        <w:rPr>
          <w:lang w:eastAsia="ja-JP"/>
        </w:rPr>
      </w:pPr>
      <w:r>
        <w:rPr>
          <w:noProof/>
        </w:rPr>
        <w:drawing>
          <wp:inline distT="0" distB="0" distL="0" distR="0" wp14:anchorId="68DF90C1" wp14:editId="63C134E5">
            <wp:extent cx="5942330" cy="2681032"/>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2330" cy="2681032"/>
                    </a:xfrm>
                    <a:prstGeom prst="rect">
                      <a:avLst/>
                    </a:prstGeom>
                  </pic:spPr>
                </pic:pic>
              </a:graphicData>
            </a:graphic>
          </wp:inline>
        </w:drawing>
      </w:r>
    </w:p>
    <w:p w14:paraId="7E7CE887" w14:textId="77777777"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590DD83B" w14:textId="77777777" w:rsidTr="00294747">
        <w:trPr>
          <w:tblHeader/>
        </w:trPr>
        <w:tc>
          <w:tcPr>
            <w:tcW w:w="3116" w:type="dxa"/>
            <w:shd w:val="clear" w:color="auto" w:fill="8DB3E2" w:themeFill="text2" w:themeFillTint="66"/>
          </w:tcPr>
          <w:p w14:paraId="18F18B58"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057B6299"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698240D3"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44FDD62A" w14:textId="77777777" w:rsidR="009F13DD" w:rsidRPr="00AC762B" w:rsidRDefault="009F13DD" w:rsidP="00294747">
            <w:pPr>
              <w:pStyle w:val="ListParagraph"/>
              <w:ind w:left="0"/>
              <w:jc w:val="center"/>
              <w:rPr>
                <w:b/>
              </w:rPr>
            </w:pPr>
            <w:r w:rsidRPr="00AC762B">
              <w:rPr>
                <w:b/>
              </w:rPr>
              <w:t>Ý nghĩa</w:t>
            </w:r>
          </w:p>
        </w:tc>
      </w:tr>
      <w:tr w:rsidR="009F13DD" w:rsidRPr="00DB66BA" w14:paraId="37822203" w14:textId="77777777" w:rsidTr="00294747">
        <w:trPr>
          <w:trHeight w:val="611"/>
        </w:trPr>
        <w:tc>
          <w:tcPr>
            <w:tcW w:w="3116" w:type="dxa"/>
            <w:vAlign w:val="center"/>
          </w:tcPr>
          <w:p w14:paraId="032D3A83"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792A565A" w14:textId="77777777" w:rsidR="009F13DD" w:rsidRPr="00AC762B" w:rsidRDefault="009F13DD" w:rsidP="00294747">
            <w:pPr>
              <w:pStyle w:val="ListParagraph"/>
              <w:ind w:left="0"/>
              <w:jc w:val="center"/>
            </w:pPr>
            <w:r>
              <w:t>Y</w:t>
            </w:r>
          </w:p>
        </w:tc>
        <w:tc>
          <w:tcPr>
            <w:tcW w:w="1586" w:type="dxa"/>
            <w:vAlign w:val="center"/>
          </w:tcPr>
          <w:p w14:paraId="683FC5B0" w14:textId="77777777" w:rsidR="009F13DD" w:rsidRPr="00AC762B" w:rsidRDefault="009F13DD" w:rsidP="00294747">
            <w:pPr>
              <w:pStyle w:val="ListParagraph"/>
              <w:ind w:left="0"/>
              <w:jc w:val="center"/>
            </w:pPr>
            <w:r>
              <w:t>Text</w:t>
            </w:r>
          </w:p>
        </w:tc>
        <w:tc>
          <w:tcPr>
            <w:tcW w:w="3436" w:type="dxa"/>
          </w:tcPr>
          <w:p w14:paraId="718FDF9B"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4858CCBE" w14:textId="77777777" w:rsidTr="00294747">
        <w:trPr>
          <w:trHeight w:val="611"/>
        </w:trPr>
        <w:tc>
          <w:tcPr>
            <w:tcW w:w="6032" w:type="dxa"/>
            <w:gridSpan w:val="3"/>
            <w:vAlign w:val="center"/>
          </w:tcPr>
          <w:p w14:paraId="165FABBA" w14:textId="77777777" w:rsidR="009F13DD" w:rsidRPr="00307B77" w:rsidRDefault="009F13DD" w:rsidP="00294747">
            <w:pPr>
              <w:pStyle w:val="ListParagraph"/>
              <w:ind w:left="0"/>
              <w:jc w:val="left"/>
              <w:rPr>
                <w:i/>
              </w:rPr>
            </w:pPr>
            <w:r w:rsidRPr="00307B77">
              <w:rPr>
                <w:i/>
              </w:rPr>
              <w:t>Thông tin chính</w:t>
            </w:r>
          </w:p>
        </w:tc>
        <w:tc>
          <w:tcPr>
            <w:tcW w:w="3436" w:type="dxa"/>
          </w:tcPr>
          <w:p w14:paraId="6F4BC1DA"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13D86361" w14:textId="77777777" w:rsidTr="00294747">
        <w:trPr>
          <w:trHeight w:val="611"/>
        </w:trPr>
        <w:tc>
          <w:tcPr>
            <w:tcW w:w="3116" w:type="dxa"/>
            <w:vAlign w:val="center"/>
          </w:tcPr>
          <w:p w14:paraId="11B37B4E"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2D8E107E" w14:textId="77777777" w:rsidR="009F13DD" w:rsidRDefault="009F13DD" w:rsidP="00294747">
            <w:pPr>
              <w:pStyle w:val="ListParagraph"/>
              <w:ind w:left="0"/>
              <w:jc w:val="center"/>
            </w:pPr>
            <w:r>
              <w:t>Y</w:t>
            </w:r>
          </w:p>
        </w:tc>
        <w:tc>
          <w:tcPr>
            <w:tcW w:w="1586" w:type="dxa"/>
            <w:vAlign w:val="center"/>
          </w:tcPr>
          <w:p w14:paraId="3E1B6B3E" w14:textId="77777777" w:rsidR="009F13DD" w:rsidRPr="00AC762B" w:rsidRDefault="009F13DD" w:rsidP="00294747">
            <w:pPr>
              <w:pStyle w:val="ListParagraph"/>
              <w:ind w:left="0"/>
              <w:jc w:val="center"/>
            </w:pPr>
            <w:r>
              <w:t>Text</w:t>
            </w:r>
          </w:p>
        </w:tc>
        <w:tc>
          <w:tcPr>
            <w:tcW w:w="3436" w:type="dxa"/>
          </w:tcPr>
          <w:p w14:paraId="3CEE0F94"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299AAF65" w14:textId="77777777" w:rsidTr="00294747">
        <w:trPr>
          <w:trHeight w:val="611"/>
        </w:trPr>
        <w:tc>
          <w:tcPr>
            <w:tcW w:w="3116" w:type="dxa"/>
            <w:vAlign w:val="center"/>
          </w:tcPr>
          <w:p w14:paraId="6F694612" w14:textId="77777777" w:rsidR="009F13DD" w:rsidRPr="00307B77" w:rsidRDefault="009F13DD" w:rsidP="00294747">
            <w:pPr>
              <w:rPr>
                <w:rFonts w:eastAsia="Times New Roman"/>
                <w:bCs/>
                <w:lang w:eastAsia="x-none"/>
              </w:rPr>
            </w:pPr>
            <w:r w:rsidRPr="00FF231D">
              <w:rPr>
                <w:rFonts w:eastAsia="Times New Roman"/>
                <w:bCs/>
                <w:lang w:eastAsia="x-none"/>
              </w:rPr>
              <w:t>MA_TSBD</w:t>
            </w:r>
          </w:p>
        </w:tc>
        <w:tc>
          <w:tcPr>
            <w:tcW w:w="1330" w:type="dxa"/>
            <w:vAlign w:val="center"/>
          </w:tcPr>
          <w:p w14:paraId="34B20578" w14:textId="77777777" w:rsidR="009F13DD" w:rsidRDefault="009F13DD" w:rsidP="00294747">
            <w:pPr>
              <w:pStyle w:val="ListParagraph"/>
              <w:ind w:left="0"/>
              <w:jc w:val="center"/>
            </w:pPr>
            <w:r>
              <w:t>Y</w:t>
            </w:r>
          </w:p>
        </w:tc>
        <w:tc>
          <w:tcPr>
            <w:tcW w:w="1586" w:type="dxa"/>
            <w:vAlign w:val="center"/>
          </w:tcPr>
          <w:p w14:paraId="2C8899D9" w14:textId="77777777" w:rsidR="009F13DD" w:rsidRPr="00AC762B" w:rsidRDefault="009F13DD" w:rsidP="00294747">
            <w:pPr>
              <w:pStyle w:val="ListParagraph"/>
              <w:ind w:left="0"/>
              <w:jc w:val="center"/>
            </w:pPr>
            <w:r>
              <w:t>Text</w:t>
            </w:r>
          </w:p>
        </w:tc>
        <w:tc>
          <w:tcPr>
            <w:tcW w:w="3436" w:type="dxa"/>
          </w:tcPr>
          <w:p w14:paraId="0F82D7BA" w14:textId="77777777" w:rsidR="009F13DD" w:rsidRPr="009D6881" w:rsidRDefault="009F13DD" w:rsidP="00294747">
            <w:pPr>
              <w:rPr>
                <w:rFonts w:eastAsia="Times New Roman"/>
                <w:bCs/>
                <w:lang w:eastAsia="x-none"/>
              </w:rPr>
            </w:pPr>
            <w:r>
              <w:rPr>
                <w:rFonts w:eastAsia="Times New Roman"/>
                <w:bCs/>
                <w:lang w:eastAsia="x-none"/>
              </w:rPr>
              <w:t>Mã tài sản bảo đảm. Hiển thị Tooltip “</w:t>
            </w:r>
            <w:r w:rsidRPr="00CD2D1C">
              <w:rPr>
                <w:rFonts w:eastAsia="Times New Roman"/>
                <w:bCs/>
                <w:lang w:eastAsia="x-none"/>
              </w:rPr>
              <w:t>Nhập mã MD trên hệ thống T24</w:t>
            </w:r>
            <w:r>
              <w:rPr>
                <w:rFonts w:eastAsia="Times New Roman"/>
                <w:bCs/>
                <w:lang w:eastAsia="x-none"/>
              </w:rPr>
              <w:t>”</w:t>
            </w:r>
          </w:p>
        </w:tc>
      </w:tr>
      <w:tr w:rsidR="009F13DD" w:rsidRPr="00DB66BA" w14:paraId="68B89A6E" w14:textId="77777777" w:rsidTr="00294747">
        <w:trPr>
          <w:trHeight w:val="611"/>
        </w:trPr>
        <w:tc>
          <w:tcPr>
            <w:tcW w:w="3116" w:type="dxa"/>
            <w:vAlign w:val="center"/>
          </w:tcPr>
          <w:p w14:paraId="2E4791B4" w14:textId="77777777" w:rsidR="009F13DD" w:rsidRDefault="009F13DD" w:rsidP="00294747">
            <w:pPr>
              <w:rPr>
                <w:rFonts w:eastAsia="Times New Roman"/>
                <w:bCs/>
                <w:lang w:eastAsia="x-none"/>
              </w:rPr>
            </w:pPr>
            <w:r w:rsidRPr="00FF231D">
              <w:rPr>
                <w:rFonts w:eastAsia="Times New Roman"/>
                <w:bCs/>
                <w:lang w:eastAsia="x-none"/>
              </w:rPr>
              <w:t>DV_PHATHANH</w:t>
            </w:r>
          </w:p>
        </w:tc>
        <w:tc>
          <w:tcPr>
            <w:tcW w:w="1330" w:type="dxa"/>
            <w:vAlign w:val="center"/>
          </w:tcPr>
          <w:p w14:paraId="0AAD8255" w14:textId="77777777" w:rsidR="009F13DD" w:rsidRDefault="009F13DD" w:rsidP="00294747">
            <w:pPr>
              <w:jc w:val="center"/>
            </w:pPr>
            <w:r w:rsidRPr="005B495F">
              <w:t>Y</w:t>
            </w:r>
          </w:p>
        </w:tc>
        <w:tc>
          <w:tcPr>
            <w:tcW w:w="1586" w:type="dxa"/>
            <w:vAlign w:val="center"/>
          </w:tcPr>
          <w:p w14:paraId="3D6DA57C" w14:textId="77777777" w:rsidR="009F13DD" w:rsidRDefault="009F13DD" w:rsidP="00294747">
            <w:pPr>
              <w:pStyle w:val="ListParagraph"/>
              <w:ind w:left="0"/>
              <w:jc w:val="center"/>
            </w:pPr>
            <w:r>
              <w:t>Text</w:t>
            </w:r>
          </w:p>
        </w:tc>
        <w:tc>
          <w:tcPr>
            <w:tcW w:w="3436" w:type="dxa"/>
          </w:tcPr>
          <w:p w14:paraId="32725F23" w14:textId="77777777" w:rsidR="009F13DD" w:rsidRPr="007F6583" w:rsidRDefault="009F13DD" w:rsidP="00294747">
            <w:r w:rsidRPr="00701FF7">
              <w:rPr>
                <w:rFonts w:eastAsia="Times New Roman"/>
                <w:bCs/>
                <w:lang w:eastAsia="x-none"/>
              </w:rPr>
              <w:t>Đơn vị phát hành</w:t>
            </w:r>
          </w:p>
        </w:tc>
      </w:tr>
      <w:tr w:rsidR="009F13DD" w:rsidRPr="00DB66BA" w14:paraId="26CC56CC" w14:textId="77777777" w:rsidTr="00294747">
        <w:trPr>
          <w:trHeight w:val="611"/>
        </w:trPr>
        <w:tc>
          <w:tcPr>
            <w:tcW w:w="3116" w:type="dxa"/>
            <w:vAlign w:val="center"/>
          </w:tcPr>
          <w:p w14:paraId="0D094A33" w14:textId="77777777" w:rsidR="009F13DD" w:rsidRDefault="009F13DD" w:rsidP="00294747">
            <w:pPr>
              <w:rPr>
                <w:rFonts w:eastAsia="Times New Roman"/>
                <w:bCs/>
                <w:lang w:eastAsia="x-none"/>
              </w:rPr>
            </w:pPr>
            <w:r w:rsidRPr="00FF231D">
              <w:rPr>
                <w:rFonts w:eastAsia="Times New Roman"/>
                <w:bCs/>
                <w:lang w:eastAsia="x-none"/>
              </w:rPr>
              <w:t>NIEM_YET</w:t>
            </w:r>
          </w:p>
        </w:tc>
        <w:tc>
          <w:tcPr>
            <w:tcW w:w="1330" w:type="dxa"/>
            <w:vAlign w:val="center"/>
          </w:tcPr>
          <w:p w14:paraId="38705102" w14:textId="77777777" w:rsidR="009F13DD" w:rsidRPr="005B495F" w:rsidRDefault="009F13DD" w:rsidP="00294747">
            <w:pPr>
              <w:jc w:val="center"/>
            </w:pPr>
            <w:r>
              <w:t>N</w:t>
            </w:r>
          </w:p>
        </w:tc>
        <w:tc>
          <w:tcPr>
            <w:tcW w:w="1586" w:type="dxa"/>
            <w:vAlign w:val="center"/>
          </w:tcPr>
          <w:p w14:paraId="47E08255" w14:textId="77777777" w:rsidR="009F13DD" w:rsidRPr="00AC762B" w:rsidRDefault="009F13DD" w:rsidP="00294747">
            <w:pPr>
              <w:pStyle w:val="ListParagraph"/>
              <w:ind w:left="0"/>
              <w:jc w:val="center"/>
            </w:pPr>
            <w:r w:rsidRPr="00AC762B">
              <w:t>Drop down list</w:t>
            </w:r>
          </w:p>
        </w:tc>
        <w:tc>
          <w:tcPr>
            <w:tcW w:w="3436" w:type="dxa"/>
          </w:tcPr>
          <w:p w14:paraId="0AF4D119" w14:textId="77777777" w:rsidR="009F13DD" w:rsidRDefault="009F13DD" w:rsidP="00294747">
            <w:pPr>
              <w:rPr>
                <w:rFonts w:eastAsia="Times New Roman"/>
                <w:bCs/>
                <w:lang w:eastAsia="x-none"/>
              </w:rPr>
            </w:pPr>
            <w:r w:rsidRPr="002874F8">
              <w:rPr>
                <w:rFonts w:eastAsia="Times New Roman"/>
                <w:bCs/>
                <w:lang w:eastAsia="x-none"/>
              </w:rPr>
              <w:t>TSBĐ có được niêm yết không</w:t>
            </w:r>
            <w:r>
              <w:rPr>
                <w:rFonts w:eastAsia="Times New Roman"/>
                <w:bCs/>
                <w:lang w:eastAsia="x-none"/>
              </w:rPr>
              <w:t>. Nhận 2 giá trị: Y/N</w:t>
            </w:r>
          </w:p>
          <w:p w14:paraId="6D0653DE" w14:textId="44EB6AD1" w:rsidR="009F13DD" w:rsidRPr="002874F8" w:rsidRDefault="00883DEE" w:rsidP="00294747">
            <w:pPr>
              <w:rPr>
                <w:rFonts w:eastAsia="Times New Roman"/>
                <w:bCs/>
                <w:lang w:eastAsia="x-none"/>
              </w:rPr>
            </w:pPr>
            <w:ins w:id="480" w:author="Luyen Do Thi (Khoi Quan tri rui ro)" w:date="2019-08-12T13:45:00Z">
              <w:r>
                <w:rPr>
                  <w:rFonts w:eastAsia="Times New Roman"/>
                  <w:bCs/>
                  <w:lang w:eastAsia="x-none"/>
                </w:rPr>
                <w:t>(</w:t>
              </w:r>
            </w:ins>
            <w:r w:rsidR="009F13DD" w:rsidRPr="009D0781">
              <w:rPr>
                <w:rFonts w:eastAsia="Times New Roman"/>
                <w:bCs/>
                <w:lang w:eastAsia="x-none"/>
              </w:rPr>
              <w:t>Nhập thông tin đối với TSBĐ là cổ phiếu</w:t>
            </w:r>
            <w:ins w:id="481" w:author="Luyen Do Thi (Khoi Quan tri rui ro)" w:date="2019-08-12T13:45:00Z">
              <w:r>
                <w:rPr>
                  <w:rFonts w:eastAsia="Times New Roman"/>
                  <w:bCs/>
                  <w:lang w:eastAsia="x-none"/>
                </w:rPr>
                <w:t>)</w:t>
              </w:r>
            </w:ins>
          </w:p>
        </w:tc>
      </w:tr>
      <w:tr w:rsidR="009F13DD" w:rsidRPr="00DB66BA" w14:paraId="24FE23DB" w14:textId="77777777" w:rsidTr="00294747">
        <w:trPr>
          <w:trHeight w:val="611"/>
        </w:trPr>
        <w:tc>
          <w:tcPr>
            <w:tcW w:w="3116" w:type="dxa"/>
            <w:vAlign w:val="center"/>
          </w:tcPr>
          <w:p w14:paraId="082AA05C" w14:textId="77777777" w:rsidR="009F13DD" w:rsidRPr="00EE59FC" w:rsidRDefault="009F13DD" w:rsidP="00294747">
            <w:pPr>
              <w:rPr>
                <w:rFonts w:eastAsia="Times New Roman"/>
                <w:bCs/>
                <w:lang w:eastAsia="x-none"/>
              </w:rPr>
            </w:pPr>
            <w:r w:rsidRPr="00FF231D">
              <w:rPr>
                <w:rFonts w:eastAsia="Times New Roman"/>
                <w:bCs/>
                <w:lang w:eastAsia="x-none"/>
              </w:rPr>
              <w:t>SAN_NIEMYET</w:t>
            </w:r>
          </w:p>
        </w:tc>
        <w:tc>
          <w:tcPr>
            <w:tcW w:w="1330" w:type="dxa"/>
            <w:vAlign w:val="center"/>
          </w:tcPr>
          <w:p w14:paraId="6656B180" w14:textId="77777777" w:rsidR="009F13DD" w:rsidRPr="005B495F" w:rsidRDefault="009F13DD" w:rsidP="00294747">
            <w:pPr>
              <w:jc w:val="center"/>
            </w:pPr>
            <w:r>
              <w:t>N</w:t>
            </w:r>
          </w:p>
        </w:tc>
        <w:tc>
          <w:tcPr>
            <w:tcW w:w="1586" w:type="dxa"/>
            <w:vAlign w:val="center"/>
          </w:tcPr>
          <w:p w14:paraId="26E471AA" w14:textId="77777777" w:rsidR="009F13DD" w:rsidRPr="00AC762B" w:rsidRDefault="009F13DD" w:rsidP="00294747">
            <w:pPr>
              <w:pStyle w:val="ListParagraph"/>
              <w:ind w:left="0"/>
              <w:jc w:val="center"/>
            </w:pPr>
            <w:r w:rsidRPr="00AC762B">
              <w:t>Drop down list</w:t>
            </w:r>
          </w:p>
        </w:tc>
        <w:tc>
          <w:tcPr>
            <w:tcW w:w="3436" w:type="dxa"/>
          </w:tcPr>
          <w:p w14:paraId="24E94B65" w14:textId="77777777" w:rsidR="009F13DD" w:rsidRDefault="009F13DD" w:rsidP="00294747">
            <w:pPr>
              <w:rPr>
                <w:rFonts w:eastAsia="Times New Roman"/>
                <w:bCs/>
                <w:lang w:eastAsia="x-none"/>
              </w:rPr>
            </w:pPr>
            <w:r w:rsidRPr="00C51445">
              <w:rPr>
                <w:rFonts w:eastAsia="Times New Roman"/>
                <w:bCs/>
                <w:lang w:eastAsia="x-none"/>
              </w:rPr>
              <w:t>Sàn niêm yết</w:t>
            </w:r>
            <w:r>
              <w:rPr>
                <w:rFonts w:eastAsia="Times New Roman"/>
                <w:bCs/>
                <w:lang w:eastAsia="x-none"/>
              </w:rPr>
              <w:t xml:space="preserve">. Nhận 2 giá trị: HOSE/ </w:t>
            </w:r>
            <w:r w:rsidRPr="00C51445">
              <w:rPr>
                <w:rFonts w:eastAsia="Times New Roman"/>
                <w:bCs/>
                <w:lang w:eastAsia="x-none"/>
              </w:rPr>
              <w:t>HNX</w:t>
            </w:r>
          </w:p>
        </w:tc>
      </w:tr>
      <w:tr w:rsidR="009F13DD" w:rsidRPr="00DB66BA" w14:paraId="391027B8" w14:textId="77777777" w:rsidTr="00294747">
        <w:trPr>
          <w:trHeight w:val="611"/>
        </w:trPr>
        <w:tc>
          <w:tcPr>
            <w:tcW w:w="3116" w:type="dxa"/>
            <w:vAlign w:val="center"/>
          </w:tcPr>
          <w:p w14:paraId="44B24AF2" w14:textId="77777777" w:rsidR="009F13DD" w:rsidRPr="00EE59FC" w:rsidRDefault="009F13DD" w:rsidP="00294747">
            <w:pPr>
              <w:rPr>
                <w:rFonts w:eastAsia="Times New Roman"/>
                <w:bCs/>
                <w:lang w:eastAsia="x-none"/>
              </w:rPr>
            </w:pPr>
            <w:r w:rsidRPr="00FF231D">
              <w:rPr>
                <w:rFonts w:eastAsia="Times New Roman"/>
                <w:bCs/>
                <w:lang w:eastAsia="x-none"/>
              </w:rPr>
              <w:t>MA_CP</w:t>
            </w:r>
          </w:p>
        </w:tc>
        <w:tc>
          <w:tcPr>
            <w:tcW w:w="1330" w:type="dxa"/>
            <w:vAlign w:val="center"/>
          </w:tcPr>
          <w:p w14:paraId="06F1FD36" w14:textId="77777777" w:rsidR="009F13DD" w:rsidRPr="005B495F" w:rsidRDefault="009F13DD" w:rsidP="00294747">
            <w:pPr>
              <w:jc w:val="center"/>
            </w:pPr>
            <w:r>
              <w:t>Y</w:t>
            </w:r>
          </w:p>
        </w:tc>
        <w:tc>
          <w:tcPr>
            <w:tcW w:w="1586" w:type="dxa"/>
            <w:vAlign w:val="center"/>
          </w:tcPr>
          <w:p w14:paraId="0C8BA530" w14:textId="77777777" w:rsidR="009F13DD" w:rsidRPr="00AC762B" w:rsidRDefault="009F13DD" w:rsidP="00294747">
            <w:pPr>
              <w:pStyle w:val="ListParagraph"/>
              <w:ind w:left="0"/>
              <w:jc w:val="center"/>
            </w:pPr>
            <w:r>
              <w:t>Text</w:t>
            </w:r>
          </w:p>
        </w:tc>
        <w:tc>
          <w:tcPr>
            <w:tcW w:w="3436" w:type="dxa"/>
          </w:tcPr>
          <w:p w14:paraId="644CC820" w14:textId="77777777" w:rsidR="009F13DD" w:rsidRPr="009D0781" w:rsidRDefault="009F13DD" w:rsidP="00294747">
            <w:pPr>
              <w:rPr>
                <w:rFonts w:eastAsia="Times New Roman"/>
                <w:bCs/>
                <w:lang w:eastAsia="x-none"/>
              </w:rPr>
            </w:pPr>
            <w:r w:rsidRPr="00CD4404">
              <w:rPr>
                <w:rFonts w:eastAsia="Times New Roman"/>
                <w:bCs/>
                <w:lang w:eastAsia="x-none"/>
              </w:rPr>
              <w:t>Mã cổ phiếu</w:t>
            </w:r>
            <w:r>
              <w:rPr>
                <w:rFonts w:eastAsia="Times New Roman"/>
                <w:bCs/>
                <w:lang w:eastAsia="x-none"/>
              </w:rPr>
              <w:t>. Hiển thị Tool tip “</w:t>
            </w:r>
            <w:r w:rsidRPr="009D0781">
              <w:rPr>
                <w:rFonts w:eastAsia="Times New Roman"/>
                <w:bCs/>
                <w:lang w:eastAsia="x-none"/>
              </w:rPr>
              <w:t>Áp dụng với TSBĐ là cổ phiếu</w:t>
            </w:r>
          </w:p>
          <w:p w14:paraId="70A65B79" w14:textId="77777777" w:rsidR="009F13DD" w:rsidRDefault="009F13DD" w:rsidP="00294747">
            <w:pPr>
              <w:rPr>
                <w:rFonts w:eastAsia="Times New Roman"/>
                <w:bCs/>
                <w:lang w:eastAsia="x-none"/>
              </w:rPr>
            </w:pPr>
            <w:r w:rsidRPr="009D0781">
              <w:rPr>
                <w:rFonts w:eastAsia="Times New Roman"/>
                <w:bCs/>
                <w:lang w:eastAsia="x-none"/>
              </w:rPr>
              <w:t>Nhập theo mã cổ phiếu trên sàn giao dịch</w:t>
            </w:r>
            <w:r>
              <w:rPr>
                <w:rFonts w:eastAsia="Times New Roman"/>
                <w:bCs/>
                <w:lang w:eastAsia="x-none"/>
              </w:rPr>
              <w:t>”</w:t>
            </w:r>
          </w:p>
        </w:tc>
      </w:tr>
      <w:tr w:rsidR="009F13DD" w:rsidRPr="00DB66BA" w14:paraId="50D5D4B2" w14:textId="77777777" w:rsidTr="00294747">
        <w:trPr>
          <w:trHeight w:val="611"/>
        </w:trPr>
        <w:tc>
          <w:tcPr>
            <w:tcW w:w="3116" w:type="dxa"/>
            <w:vAlign w:val="center"/>
          </w:tcPr>
          <w:p w14:paraId="3BD093F0" w14:textId="77777777" w:rsidR="009F13DD" w:rsidRPr="00EE59FC" w:rsidRDefault="009F13DD" w:rsidP="00294747">
            <w:pPr>
              <w:rPr>
                <w:rFonts w:eastAsia="Times New Roman"/>
                <w:bCs/>
                <w:lang w:eastAsia="x-none"/>
              </w:rPr>
            </w:pPr>
            <w:r w:rsidRPr="00FF231D">
              <w:rPr>
                <w:rFonts w:eastAsia="Times New Roman"/>
                <w:bCs/>
                <w:lang w:eastAsia="x-none"/>
              </w:rPr>
              <w:t>BL_THANHTOAN</w:t>
            </w:r>
          </w:p>
        </w:tc>
        <w:tc>
          <w:tcPr>
            <w:tcW w:w="1330" w:type="dxa"/>
            <w:vAlign w:val="center"/>
          </w:tcPr>
          <w:p w14:paraId="4BC82CB6" w14:textId="77777777" w:rsidR="009F13DD" w:rsidRDefault="009F13DD" w:rsidP="00294747">
            <w:pPr>
              <w:jc w:val="center"/>
            </w:pPr>
            <w:r>
              <w:t>Y</w:t>
            </w:r>
          </w:p>
        </w:tc>
        <w:tc>
          <w:tcPr>
            <w:tcW w:w="1586" w:type="dxa"/>
            <w:vAlign w:val="center"/>
          </w:tcPr>
          <w:p w14:paraId="596829BE" w14:textId="77777777" w:rsidR="009F13DD" w:rsidRPr="00AC762B" w:rsidRDefault="009F13DD" w:rsidP="00294747">
            <w:pPr>
              <w:pStyle w:val="ListParagraph"/>
              <w:ind w:left="0"/>
              <w:jc w:val="center"/>
            </w:pPr>
            <w:r w:rsidRPr="00AC762B">
              <w:t>Drop down list</w:t>
            </w:r>
          </w:p>
        </w:tc>
        <w:tc>
          <w:tcPr>
            <w:tcW w:w="3436" w:type="dxa"/>
          </w:tcPr>
          <w:p w14:paraId="0C163FE2" w14:textId="77777777" w:rsidR="009F13DD" w:rsidRDefault="009F13DD" w:rsidP="00294747">
            <w:pPr>
              <w:rPr>
                <w:rFonts w:eastAsia="Times New Roman"/>
                <w:bCs/>
                <w:lang w:eastAsia="x-none"/>
              </w:rPr>
            </w:pPr>
            <w:r w:rsidRPr="00440C0C">
              <w:rPr>
                <w:rFonts w:eastAsia="Times New Roman"/>
                <w:bCs/>
                <w:lang w:eastAsia="x-none"/>
              </w:rPr>
              <w:t>Bảo lãnh thanh toán. Nhận 2 giá trị: Y/N</w:t>
            </w:r>
          </w:p>
          <w:p w14:paraId="4C9D7D1E" w14:textId="77777777" w:rsidR="009F13DD" w:rsidRPr="00440C0C" w:rsidRDefault="009F13DD" w:rsidP="00294747">
            <w:pPr>
              <w:rPr>
                <w:rFonts w:eastAsia="Times New Roman"/>
                <w:bCs/>
                <w:lang w:eastAsia="x-none"/>
              </w:rPr>
            </w:pPr>
            <w:r>
              <w:rPr>
                <w:rFonts w:eastAsia="Times New Roman"/>
                <w:bCs/>
                <w:lang w:eastAsia="x-none"/>
              </w:rPr>
              <w:t>Hiển thị Tool tip “</w:t>
            </w:r>
            <w:r w:rsidRPr="00954398">
              <w:rPr>
                <w:rFonts w:eastAsia="Times New Roman"/>
                <w:bCs/>
                <w:lang w:eastAsia="x-none"/>
              </w:rPr>
              <w:t>Áp dụng với TSBĐ là chứng chỉ quỹ: TC phát hành có được bảo lãnh thanh toán bởi CP VN/ NHNN VN không</w:t>
            </w:r>
            <w:r>
              <w:rPr>
                <w:rFonts w:eastAsia="Times New Roman"/>
                <w:bCs/>
                <w:lang w:eastAsia="x-none"/>
              </w:rPr>
              <w:t>”</w:t>
            </w:r>
          </w:p>
        </w:tc>
      </w:tr>
      <w:tr w:rsidR="009F13DD" w:rsidRPr="00DB66BA" w14:paraId="44432A53" w14:textId="77777777" w:rsidTr="00294747">
        <w:trPr>
          <w:trHeight w:val="611"/>
        </w:trPr>
        <w:tc>
          <w:tcPr>
            <w:tcW w:w="3116" w:type="dxa"/>
            <w:vAlign w:val="center"/>
          </w:tcPr>
          <w:p w14:paraId="364D809D" w14:textId="7AC0DA0F" w:rsidR="009F13DD" w:rsidRPr="00E528B7" w:rsidRDefault="00D47235" w:rsidP="00294747">
            <w:pPr>
              <w:rPr>
                <w:rFonts w:eastAsia="Times New Roman"/>
                <w:bCs/>
                <w:lang w:eastAsia="x-none"/>
              </w:rPr>
            </w:pPr>
            <w:del w:id="482" w:author="Nguyen Hong Nhung (Khoi CNTT)" w:date="2019-08-16T10:10:00Z">
              <w:r w:rsidDel="00D22D8C">
                <w:rPr>
                  <w:rFonts w:eastAsia="Times New Roman"/>
                  <w:bCs/>
                  <w:lang w:eastAsia="x-none"/>
                </w:rPr>
                <w:delText>Start</w:delText>
              </w:r>
            </w:del>
            <w:ins w:id="483" w:author="Nguyen Hong Nhung (Khoi CNTT)" w:date="2019-08-16T10:10:00Z">
              <w:r w:rsidR="00D22D8C">
                <w:rPr>
                  <w:rFonts w:eastAsia="Times New Roman"/>
                  <w:bCs/>
                  <w:lang w:eastAsia="x-none"/>
                </w:rPr>
                <w:t>Begin</w:t>
              </w:r>
            </w:ins>
          </w:p>
        </w:tc>
        <w:tc>
          <w:tcPr>
            <w:tcW w:w="1330" w:type="dxa"/>
            <w:vAlign w:val="center"/>
          </w:tcPr>
          <w:p w14:paraId="564BD99B" w14:textId="77777777" w:rsidR="009F13DD" w:rsidRDefault="009F13DD" w:rsidP="00294747">
            <w:pPr>
              <w:pStyle w:val="ListParagraph"/>
              <w:ind w:left="0"/>
              <w:jc w:val="center"/>
            </w:pPr>
            <w:r>
              <w:t>Y</w:t>
            </w:r>
          </w:p>
        </w:tc>
        <w:tc>
          <w:tcPr>
            <w:tcW w:w="1586" w:type="dxa"/>
            <w:vAlign w:val="center"/>
          </w:tcPr>
          <w:p w14:paraId="36E7EF98" w14:textId="77777777" w:rsidR="009F13DD" w:rsidRDefault="009F13DD" w:rsidP="00294747">
            <w:pPr>
              <w:pStyle w:val="ListParagraph"/>
              <w:ind w:left="0"/>
              <w:jc w:val="center"/>
            </w:pPr>
            <w:r>
              <w:t>Date</w:t>
            </w:r>
          </w:p>
          <w:p w14:paraId="7ADF5D5A" w14:textId="77777777" w:rsidR="009F13DD" w:rsidRDefault="009F13DD" w:rsidP="00294747">
            <w:pPr>
              <w:pStyle w:val="ListParagraph"/>
              <w:ind w:left="0"/>
              <w:jc w:val="center"/>
            </w:pPr>
          </w:p>
        </w:tc>
        <w:tc>
          <w:tcPr>
            <w:tcW w:w="3436" w:type="dxa"/>
          </w:tcPr>
          <w:p w14:paraId="660D3C4E" w14:textId="77777777" w:rsidR="009F13DD" w:rsidRDefault="009F13DD" w:rsidP="00294747">
            <w:pPr>
              <w:rPr>
                <w:rFonts w:eastAsia="Times New Roman"/>
                <w:bCs/>
                <w:lang w:eastAsia="x-none"/>
              </w:rPr>
            </w:pPr>
            <w:r>
              <w:rPr>
                <w:rFonts w:eastAsia="Times New Roman"/>
                <w:bCs/>
                <w:lang w:eastAsia="x-none"/>
              </w:rPr>
              <w:t>Định dạng DD/MM/YYYY</w:t>
            </w:r>
          </w:p>
          <w:p w14:paraId="24CF6ADB" w14:textId="77777777" w:rsidR="009F13DD" w:rsidRDefault="009F13DD" w:rsidP="00294747">
            <w:pPr>
              <w:jc w:val="center"/>
              <w:rPr>
                <w:rFonts w:eastAsia="Times New Roman"/>
                <w:bCs/>
                <w:lang w:eastAsia="x-none"/>
              </w:rPr>
            </w:pPr>
          </w:p>
        </w:tc>
      </w:tr>
      <w:tr w:rsidR="009F13DD" w:rsidRPr="00DB66BA" w14:paraId="462D93DD" w14:textId="77777777" w:rsidTr="00294747">
        <w:trPr>
          <w:trHeight w:val="611"/>
        </w:trPr>
        <w:tc>
          <w:tcPr>
            <w:tcW w:w="3116" w:type="dxa"/>
            <w:vAlign w:val="center"/>
          </w:tcPr>
          <w:p w14:paraId="5FBB9907"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3AEA8A71" w14:textId="77777777" w:rsidR="009F13DD" w:rsidRDefault="009F13DD" w:rsidP="00294747">
            <w:pPr>
              <w:pStyle w:val="ListParagraph"/>
              <w:ind w:left="0"/>
              <w:jc w:val="center"/>
            </w:pPr>
            <w:r>
              <w:t>N</w:t>
            </w:r>
          </w:p>
        </w:tc>
        <w:tc>
          <w:tcPr>
            <w:tcW w:w="1586" w:type="dxa"/>
            <w:vAlign w:val="center"/>
          </w:tcPr>
          <w:p w14:paraId="52CDF647" w14:textId="77777777" w:rsidR="009F13DD" w:rsidRDefault="009F13DD" w:rsidP="00294747">
            <w:pPr>
              <w:pStyle w:val="ListParagraph"/>
              <w:ind w:left="0"/>
              <w:jc w:val="center"/>
            </w:pPr>
            <w:r>
              <w:t>Date</w:t>
            </w:r>
          </w:p>
        </w:tc>
        <w:tc>
          <w:tcPr>
            <w:tcW w:w="3436" w:type="dxa"/>
          </w:tcPr>
          <w:p w14:paraId="426DEAD8" w14:textId="77777777" w:rsidR="009F13DD" w:rsidRDefault="009F13DD" w:rsidP="00294747">
            <w:pPr>
              <w:rPr>
                <w:rFonts w:eastAsia="Times New Roman"/>
                <w:bCs/>
                <w:lang w:eastAsia="x-none"/>
              </w:rPr>
            </w:pPr>
            <w:r>
              <w:rPr>
                <w:rFonts w:eastAsia="Times New Roman"/>
                <w:bCs/>
                <w:lang w:eastAsia="x-none"/>
              </w:rPr>
              <w:t>Định dạng DD/MM/YYYY</w:t>
            </w:r>
          </w:p>
          <w:p w14:paraId="0DD72D46" w14:textId="1AC30CB7" w:rsidR="009F13DD" w:rsidRPr="003C7798" w:rsidRDefault="009F13DD" w:rsidP="00294747">
            <w:pPr>
              <w:rPr>
                <w:rFonts w:eastAsia="Times New Roman"/>
                <w:bCs/>
                <w:lang w:eastAsia="x-none"/>
              </w:rPr>
            </w:pPr>
            <w:r>
              <w:rPr>
                <w:rFonts w:eastAsia="Times New Roman"/>
                <w:bCs/>
                <w:lang w:eastAsia="x-none"/>
              </w:rPr>
              <w:t xml:space="preserve">- Nếu nhập ngày </w:t>
            </w:r>
            <w:del w:id="484" w:author="Nguyen Hong Nhung (Khoi CNTT)" w:date="2019-08-16T10:10:00Z">
              <w:r w:rsidR="00D47235" w:rsidDel="00D22D8C">
                <w:rPr>
                  <w:rFonts w:eastAsia="Times New Roman"/>
                  <w:bCs/>
                  <w:lang w:eastAsia="x-none"/>
                </w:rPr>
                <w:delText>Start</w:delText>
              </w:r>
            </w:del>
            <w:ins w:id="485"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486" w:author="Nguyen Hong Nhung (Khoi CNTT)" w:date="2019-08-16T10:10:00Z">
              <w:r w:rsidR="00D47235" w:rsidDel="00D22D8C">
                <w:rPr>
                  <w:rFonts w:eastAsia="Times New Roman"/>
                  <w:bCs/>
                  <w:lang w:eastAsia="x-none"/>
                </w:rPr>
                <w:delText>Start</w:delText>
              </w:r>
            </w:del>
            <w:ins w:id="487"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12F090E0" w14:textId="47CB803A"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488" w:author="Nguyen Hong Nhung (Khoi CNTT)" w:date="2019-08-16T10:10:00Z">
              <w:r w:rsidR="00D47235" w:rsidDel="00D22D8C">
                <w:rPr>
                  <w:rFonts w:eastAsia="Times New Roman"/>
                  <w:bCs/>
                  <w:lang w:eastAsia="x-none"/>
                </w:rPr>
                <w:delText>Start</w:delText>
              </w:r>
            </w:del>
            <w:ins w:id="489"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31F2AEED" w14:textId="6503104D" w:rsidR="009F13DD" w:rsidRDefault="009F13DD" w:rsidP="00294747">
            <w:pPr>
              <w:rPr>
                <w:rFonts w:eastAsia="Times New Roman"/>
                <w:bCs/>
                <w:lang w:eastAsia="x-none"/>
              </w:rPr>
            </w:pPr>
            <w:r>
              <w:rPr>
                <w:rFonts w:eastAsia="Times New Roman"/>
                <w:bCs/>
                <w:lang w:eastAsia="x-none"/>
              </w:rPr>
              <w:t xml:space="preserve">- Ngày End &gt;= Ngày </w:t>
            </w:r>
            <w:del w:id="490" w:author="Nguyen Hong Nhung (Khoi CNTT)" w:date="2019-08-16T10:10:00Z">
              <w:r w:rsidR="00D47235" w:rsidDel="00D22D8C">
                <w:rPr>
                  <w:rFonts w:eastAsia="Times New Roman"/>
                  <w:bCs/>
                  <w:lang w:eastAsia="x-none"/>
                </w:rPr>
                <w:delText>Start</w:delText>
              </w:r>
            </w:del>
            <w:ins w:id="491" w:author="Nguyen Hong Nhung (Khoi CNTT)" w:date="2019-08-16T10:10:00Z">
              <w:r w:rsidR="00D22D8C">
                <w:rPr>
                  <w:rFonts w:eastAsia="Times New Roman"/>
                  <w:bCs/>
                  <w:lang w:eastAsia="x-none"/>
                </w:rPr>
                <w:t>Begin</w:t>
              </w:r>
            </w:ins>
          </w:p>
        </w:tc>
      </w:tr>
      <w:tr w:rsidR="009F13DD" w:rsidRPr="00DB66BA" w14:paraId="7C284F15" w14:textId="77777777" w:rsidTr="00294747">
        <w:trPr>
          <w:trHeight w:val="611"/>
        </w:trPr>
        <w:tc>
          <w:tcPr>
            <w:tcW w:w="6032" w:type="dxa"/>
            <w:gridSpan w:val="3"/>
            <w:vAlign w:val="center"/>
          </w:tcPr>
          <w:p w14:paraId="5D8E4FFD" w14:textId="77777777" w:rsidR="009F13DD" w:rsidRPr="00A40440" w:rsidRDefault="009F13DD" w:rsidP="00294747">
            <w:pPr>
              <w:pStyle w:val="ListParagraph"/>
              <w:ind w:left="0"/>
              <w:jc w:val="left"/>
              <w:rPr>
                <w:i/>
              </w:rPr>
            </w:pPr>
            <w:r w:rsidRPr="00A40440">
              <w:rPr>
                <w:i/>
              </w:rPr>
              <w:t>Thông tin Audit</w:t>
            </w:r>
          </w:p>
        </w:tc>
        <w:tc>
          <w:tcPr>
            <w:tcW w:w="3436" w:type="dxa"/>
          </w:tcPr>
          <w:p w14:paraId="379F7A6C"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3325BCF3" w14:textId="77777777" w:rsidTr="00294747">
        <w:trPr>
          <w:trHeight w:val="611"/>
        </w:trPr>
        <w:tc>
          <w:tcPr>
            <w:tcW w:w="3116" w:type="dxa"/>
            <w:vAlign w:val="center"/>
          </w:tcPr>
          <w:p w14:paraId="316ECE44"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02EBE771" w14:textId="77777777" w:rsidR="009F13DD" w:rsidRPr="00AC762B" w:rsidRDefault="009F13DD" w:rsidP="00294747">
            <w:pPr>
              <w:pStyle w:val="ListParagraph"/>
              <w:ind w:left="0"/>
              <w:jc w:val="center"/>
            </w:pPr>
            <w:r>
              <w:t>N</w:t>
            </w:r>
          </w:p>
        </w:tc>
        <w:tc>
          <w:tcPr>
            <w:tcW w:w="1586" w:type="dxa"/>
            <w:vAlign w:val="center"/>
          </w:tcPr>
          <w:p w14:paraId="2F1A7A45" w14:textId="77777777" w:rsidR="009F13DD" w:rsidRDefault="009F13DD" w:rsidP="00294747">
            <w:pPr>
              <w:pStyle w:val="ListParagraph"/>
              <w:ind w:left="0"/>
              <w:jc w:val="center"/>
            </w:pPr>
            <w:r w:rsidRPr="00AC762B">
              <w:t>Drop down list</w:t>
            </w:r>
          </w:p>
        </w:tc>
        <w:tc>
          <w:tcPr>
            <w:tcW w:w="3436" w:type="dxa"/>
          </w:tcPr>
          <w:p w14:paraId="25D186F5"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72331FF8"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2E5E6B6D"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774BF1A9"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3782E205"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20CF26CF" w14:textId="77777777" w:rsidTr="00294747">
        <w:trPr>
          <w:trHeight w:val="611"/>
        </w:trPr>
        <w:tc>
          <w:tcPr>
            <w:tcW w:w="3116" w:type="dxa"/>
            <w:vAlign w:val="center"/>
          </w:tcPr>
          <w:p w14:paraId="49CE75AB"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1084EE3A" w14:textId="77777777" w:rsidR="009F13DD" w:rsidRPr="00AC762B" w:rsidRDefault="009F13DD" w:rsidP="00294747">
            <w:pPr>
              <w:pStyle w:val="ListParagraph"/>
              <w:ind w:left="0"/>
              <w:jc w:val="center"/>
            </w:pPr>
            <w:r>
              <w:t>N</w:t>
            </w:r>
          </w:p>
        </w:tc>
        <w:tc>
          <w:tcPr>
            <w:tcW w:w="1586" w:type="dxa"/>
            <w:vAlign w:val="center"/>
          </w:tcPr>
          <w:p w14:paraId="56B3D706" w14:textId="77777777" w:rsidR="009F13DD" w:rsidRDefault="009F13DD" w:rsidP="00294747">
            <w:pPr>
              <w:pStyle w:val="ListParagraph"/>
              <w:ind w:left="0"/>
              <w:jc w:val="center"/>
            </w:pPr>
            <w:r>
              <w:t>Text</w:t>
            </w:r>
          </w:p>
        </w:tc>
        <w:tc>
          <w:tcPr>
            <w:tcW w:w="3436" w:type="dxa"/>
          </w:tcPr>
          <w:p w14:paraId="4C4CE49C"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3CEB0FEF"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34CF18FD" w14:textId="77777777" w:rsidTr="00294747">
        <w:tc>
          <w:tcPr>
            <w:tcW w:w="3116" w:type="dxa"/>
            <w:vAlign w:val="center"/>
          </w:tcPr>
          <w:p w14:paraId="461084A7"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02BDD004" w14:textId="77777777" w:rsidR="009F13DD" w:rsidRPr="00AC762B" w:rsidRDefault="009F13DD" w:rsidP="00294747">
            <w:pPr>
              <w:pStyle w:val="ListParagraph"/>
              <w:ind w:left="0"/>
              <w:jc w:val="center"/>
            </w:pPr>
            <w:r w:rsidRPr="00AC762B">
              <w:t>Y</w:t>
            </w:r>
          </w:p>
        </w:tc>
        <w:tc>
          <w:tcPr>
            <w:tcW w:w="1586" w:type="dxa"/>
            <w:vAlign w:val="center"/>
          </w:tcPr>
          <w:p w14:paraId="46E1D8A8" w14:textId="77777777" w:rsidR="009F13DD" w:rsidRPr="00AC762B" w:rsidRDefault="009F13DD" w:rsidP="00294747">
            <w:pPr>
              <w:pStyle w:val="ListParagraph"/>
              <w:ind w:left="0"/>
              <w:jc w:val="center"/>
            </w:pPr>
            <w:r>
              <w:t>Text</w:t>
            </w:r>
          </w:p>
        </w:tc>
        <w:tc>
          <w:tcPr>
            <w:tcW w:w="3436" w:type="dxa"/>
          </w:tcPr>
          <w:p w14:paraId="61418F81"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2B2B3CFA"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2045950A" w14:textId="77777777" w:rsidTr="00294747">
        <w:tc>
          <w:tcPr>
            <w:tcW w:w="3116" w:type="dxa"/>
            <w:vAlign w:val="center"/>
          </w:tcPr>
          <w:p w14:paraId="07FE7768"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48378DEC" w14:textId="77777777" w:rsidR="009F13DD" w:rsidRPr="00AC762B" w:rsidRDefault="009F13DD" w:rsidP="00294747">
            <w:pPr>
              <w:pStyle w:val="ListParagraph"/>
              <w:ind w:left="0"/>
              <w:jc w:val="center"/>
            </w:pPr>
            <w:r w:rsidRPr="00AC762B">
              <w:t>Y</w:t>
            </w:r>
          </w:p>
        </w:tc>
        <w:tc>
          <w:tcPr>
            <w:tcW w:w="1586" w:type="dxa"/>
            <w:vAlign w:val="center"/>
          </w:tcPr>
          <w:p w14:paraId="164C78F8" w14:textId="77777777" w:rsidR="009F13DD" w:rsidRPr="00AC762B" w:rsidRDefault="009F13DD" w:rsidP="00294747">
            <w:pPr>
              <w:pStyle w:val="ListParagraph"/>
              <w:ind w:left="0"/>
              <w:jc w:val="center"/>
            </w:pPr>
            <w:r>
              <w:t>Date Time</w:t>
            </w:r>
          </w:p>
        </w:tc>
        <w:tc>
          <w:tcPr>
            <w:tcW w:w="3436" w:type="dxa"/>
          </w:tcPr>
          <w:p w14:paraId="0EC97A98"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6270CB0B"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1C2A5D2F"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2873669E" w14:textId="2C404A85" w:rsidR="009F13DD" w:rsidRPr="0049189D" w:rsidRDefault="009F13DD" w:rsidP="009F13DD">
      <w:pPr>
        <w:pStyle w:val="Heading5"/>
        <w:numPr>
          <w:ilvl w:val="0"/>
          <w:numId w:val="13"/>
        </w:numPr>
        <w:rPr>
          <w:rFonts w:ascii="Times New Roman" w:eastAsia="MS Mincho" w:hAnsi="Times New Roman" w:cs="Times New Roman"/>
          <w:b/>
          <w:i/>
          <w:lang w:eastAsia="ja-JP"/>
        </w:rPr>
      </w:pPr>
      <w:r>
        <w:rPr>
          <w:rFonts w:ascii="Times New Roman" w:eastAsia="MS Mincho" w:hAnsi="Times New Roman" w:cs="Times New Roman"/>
          <w:b/>
          <w:i/>
          <w:lang w:eastAsia="ja-JP"/>
        </w:rPr>
        <w:t>Màn hình Thu thập thông tin r</w:t>
      </w:r>
      <w:ins w:id="492" w:author="Luyen Do Thi (Khoi Quan tri rui ro)" w:date="2019-08-12T13:46:00Z">
        <w:r w:rsidR="00883DEE">
          <w:rPr>
            <w:rFonts w:ascii="Times New Roman" w:eastAsia="MS Mincho" w:hAnsi="Times New Roman" w:cs="Times New Roman"/>
            <w:b/>
            <w:i/>
            <w:lang w:eastAsia="ja-JP"/>
          </w:rPr>
          <w:t>ổ</w:t>
        </w:r>
      </w:ins>
      <w:del w:id="493" w:author="Luyen Do Thi (Khoi Quan tri rui ro)" w:date="2019-08-12T13:46:00Z">
        <w:r w:rsidDel="00883DEE">
          <w:rPr>
            <w:rFonts w:ascii="Times New Roman" w:eastAsia="MS Mincho" w:hAnsi="Times New Roman" w:cs="Times New Roman"/>
            <w:b/>
            <w:i/>
            <w:lang w:eastAsia="ja-JP"/>
          </w:rPr>
          <w:delText>o</w:delText>
        </w:r>
      </w:del>
      <w:r>
        <w:rPr>
          <w:rFonts w:ascii="Times New Roman" w:eastAsia="MS Mincho" w:hAnsi="Times New Roman" w:cs="Times New Roman"/>
          <w:b/>
          <w:i/>
          <w:lang w:eastAsia="ja-JP"/>
        </w:rPr>
        <w:t xml:space="preserve"> </w:t>
      </w:r>
      <w:ins w:id="494" w:author="Luyen Do Thi (Khoi Quan tri rui ro)" w:date="2019-08-12T13:47:00Z">
        <w:r w:rsidR="00883DEE">
          <w:rPr>
            <w:rFonts w:ascii="Times New Roman" w:eastAsia="MS Mincho" w:hAnsi="Times New Roman" w:cs="Times New Roman"/>
            <w:b/>
            <w:i/>
            <w:lang w:eastAsia="ja-JP"/>
          </w:rPr>
          <w:t>chứng khoán</w:t>
        </w:r>
      </w:ins>
      <w:del w:id="495" w:author="Luyen Do Thi (Khoi Quan tri rui ro)" w:date="2019-08-12T13:47:00Z">
        <w:r w:rsidDel="00883DEE">
          <w:rPr>
            <w:rFonts w:ascii="Times New Roman" w:eastAsia="MS Mincho" w:hAnsi="Times New Roman" w:cs="Times New Roman"/>
            <w:b/>
            <w:i/>
            <w:lang w:eastAsia="ja-JP"/>
          </w:rPr>
          <w:delText>CK</w:delText>
        </w:r>
      </w:del>
    </w:p>
    <w:p w14:paraId="6E3487E6" w14:textId="77777777" w:rsidR="009F13DD" w:rsidRDefault="009F13DD" w:rsidP="009F13DD">
      <w:pPr>
        <w:rPr>
          <w:lang w:eastAsia="ja-JP"/>
        </w:rPr>
      </w:pPr>
      <w:r>
        <w:rPr>
          <w:noProof/>
        </w:rPr>
        <w:drawing>
          <wp:inline distT="0" distB="0" distL="0" distR="0" wp14:anchorId="06172DE8" wp14:editId="4248C24C">
            <wp:extent cx="5942330" cy="236550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2330" cy="2365504"/>
                    </a:xfrm>
                    <a:prstGeom prst="rect">
                      <a:avLst/>
                    </a:prstGeom>
                  </pic:spPr>
                </pic:pic>
              </a:graphicData>
            </a:graphic>
          </wp:inline>
        </w:drawing>
      </w:r>
    </w:p>
    <w:p w14:paraId="704E6DD9" w14:textId="77777777" w:rsidR="009F13DD" w:rsidRPr="00430B69" w:rsidRDefault="009F13DD" w:rsidP="009F13DD">
      <w:pPr>
        <w:spacing w:after="200"/>
        <w:ind w:right="0"/>
        <w:jc w:val="left"/>
        <w:rPr>
          <w:rFonts w:eastAsia="MS Mincho"/>
          <w:bCs/>
          <w:iCs/>
          <w:color w:val="000000"/>
          <w:lang w:eastAsia="ja-JP"/>
        </w:rPr>
      </w:pPr>
      <w:r w:rsidRPr="00430B69">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3116"/>
        <w:gridCol w:w="1330"/>
        <w:gridCol w:w="1586"/>
        <w:gridCol w:w="3436"/>
      </w:tblGrid>
      <w:tr w:rsidR="009F13DD" w:rsidRPr="00AC762B" w14:paraId="3BC6DFEA" w14:textId="77777777" w:rsidTr="00294747">
        <w:trPr>
          <w:tblHeader/>
        </w:trPr>
        <w:tc>
          <w:tcPr>
            <w:tcW w:w="3116" w:type="dxa"/>
            <w:shd w:val="clear" w:color="auto" w:fill="8DB3E2" w:themeFill="text2" w:themeFillTint="66"/>
          </w:tcPr>
          <w:p w14:paraId="0BD9223C" w14:textId="77777777" w:rsidR="009F13DD" w:rsidRPr="00AC762B" w:rsidRDefault="009F13DD" w:rsidP="00294747">
            <w:pPr>
              <w:pStyle w:val="ListParagraph"/>
              <w:ind w:left="0"/>
              <w:jc w:val="center"/>
              <w:rPr>
                <w:b/>
              </w:rPr>
            </w:pPr>
            <w:r w:rsidRPr="00AC762B">
              <w:rPr>
                <w:b/>
              </w:rPr>
              <w:t>Trường</w:t>
            </w:r>
          </w:p>
        </w:tc>
        <w:tc>
          <w:tcPr>
            <w:tcW w:w="1330" w:type="dxa"/>
            <w:shd w:val="clear" w:color="auto" w:fill="8DB3E2" w:themeFill="text2" w:themeFillTint="66"/>
          </w:tcPr>
          <w:p w14:paraId="240309C7" w14:textId="77777777" w:rsidR="009F13DD" w:rsidRPr="00AC762B" w:rsidRDefault="009F13DD" w:rsidP="00294747">
            <w:pPr>
              <w:pStyle w:val="ListParagraph"/>
              <w:ind w:left="0"/>
              <w:jc w:val="center"/>
              <w:rPr>
                <w:b/>
              </w:rPr>
            </w:pPr>
            <w:r w:rsidRPr="00AC762B">
              <w:rPr>
                <w:b/>
              </w:rPr>
              <w:t>Bắt buộc nhập?</w:t>
            </w:r>
          </w:p>
        </w:tc>
        <w:tc>
          <w:tcPr>
            <w:tcW w:w="1586" w:type="dxa"/>
            <w:shd w:val="clear" w:color="auto" w:fill="8DB3E2" w:themeFill="text2" w:themeFillTint="66"/>
          </w:tcPr>
          <w:p w14:paraId="239AD0B1" w14:textId="77777777" w:rsidR="009F13DD" w:rsidRPr="00AC762B" w:rsidRDefault="009F13DD" w:rsidP="00294747">
            <w:pPr>
              <w:pStyle w:val="ListParagraph"/>
              <w:ind w:left="0"/>
              <w:jc w:val="center"/>
              <w:rPr>
                <w:b/>
              </w:rPr>
            </w:pPr>
            <w:r w:rsidRPr="00AC762B">
              <w:rPr>
                <w:b/>
              </w:rPr>
              <w:t>Định dạng</w:t>
            </w:r>
          </w:p>
        </w:tc>
        <w:tc>
          <w:tcPr>
            <w:tcW w:w="3436" w:type="dxa"/>
            <w:shd w:val="clear" w:color="auto" w:fill="8DB3E2" w:themeFill="text2" w:themeFillTint="66"/>
          </w:tcPr>
          <w:p w14:paraId="0544CF07" w14:textId="77777777" w:rsidR="009F13DD" w:rsidRPr="00AC762B" w:rsidRDefault="009F13DD" w:rsidP="00294747">
            <w:pPr>
              <w:pStyle w:val="ListParagraph"/>
              <w:ind w:left="0"/>
              <w:jc w:val="center"/>
              <w:rPr>
                <w:b/>
              </w:rPr>
            </w:pPr>
            <w:r w:rsidRPr="00AC762B">
              <w:rPr>
                <w:b/>
              </w:rPr>
              <w:t>Ý nghĩa</w:t>
            </w:r>
          </w:p>
        </w:tc>
      </w:tr>
      <w:tr w:rsidR="009F13DD" w:rsidRPr="00DB66BA" w14:paraId="238BF77E" w14:textId="77777777" w:rsidTr="00294747">
        <w:trPr>
          <w:trHeight w:val="611"/>
        </w:trPr>
        <w:tc>
          <w:tcPr>
            <w:tcW w:w="3116" w:type="dxa"/>
            <w:vAlign w:val="center"/>
          </w:tcPr>
          <w:p w14:paraId="5788D977" w14:textId="77777777" w:rsidR="009F13DD" w:rsidRPr="000B24A9" w:rsidRDefault="009F13DD" w:rsidP="00294747">
            <w:pPr>
              <w:rPr>
                <w:rFonts w:eastAsia="Times New Roman"/>
                <w:bCs/>
                <w:lang w:eastAsia="x-none"/>
              </w:rPr>
            </w:pPr>
            <w:r>
              <w:rPr>
                <w:rFonts w:eastAsia="Times New Roman"/>
                <w:bCs/>
                <w:lang w:eastAsia="x-none"/>
              </w:rPr>
              <w:t>Tên bảng</w:t>
            </w:r>
          </w:p>
        </w:tc>
        <w:tc>
          <w:tcPr>
            <w:tcW w:w="1330" w:type="dxa"/>
            <w:vAlign w:val="center"/>
          </w:tcPr>
          <w:p w14:paraId="380B92AE" w14:textId="77777777" w:rsidR="009F13DD" w:rsidRPr="00AC762B" w:rsidRDefault="009F13DD" w:rsidP="00294747">
            <w:pPr>
              <w:pStyle w:val="ListParagraph"/>
              <w:ind w:left="0"/>
              <w:jc w:val="center"/>
            </w:pPr>
            <w:r>
              <w:t>Y</w:t>
            </w:r>
          </w:p>
        </w:tc>
        <w:tc>
          <w:tcPr>
            <w:tcW w:w="1586" w:type="dxa"/>
            <w:vAlign w:val="center"/>
          </w:tcPr>
          <w:p w14:paraId="2F06FEFE" w14:textId="77777777" w:rsidR="009F13DD" w:rsidRPr="00AC762B" w:rsidRDefault="009F13DD" w:rsidP="00294747">
            <w:pPr>
              <w:pStyle w:val="ListParagraph"/>
              <w:ind w:left="0"/>
              <w:jc w:val="center"/>
            </w:pPr>
            <w:r>
              <w:t>Text</w:t>
            </w:r>
          </w:p>
        </w:tc>
        <w:tc>
          <w:tcPr>
            <w:tcW w:w="3436" w:type="dxa"/>
          </w:tcPr>
          <w:p w14:paraId="3A7131B0" w14:textId="77777777" w:rsidR="009F13DD" w:rsidRPr="002A743A" w:rsidRDefault="009F13DD"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9F13DD" w:rsidRPr="00DB66BA" w14:paraId="3669EC20" w14:textId="77777777" w:rsidTr="00294747">
        <w:trPr>
          <w:trHeight w:val="611"/>
        </w:trPr>
        <w:tc>
          <w:tcPr>
            <w:tcW w:w="6032" w:type="dxa"/>
            <w:gridSpan w:val="3"/>
            <w:vAlign w:val="center"/>
          </w:tcPr>
          <w:p w14:paraId="4BA26C59" w14:textId="77777777" w:rsidR="009F13DD" w:rsidRPr="00307B77" w:rsidRDefault="009F13DD" w:rsidP="00294747">
            <w:pPr>
              <w:pStyle w:val="ListParagraph"/>
              <w:ind w:left="0"/>
              <w:jc w:val="left"/>
              <w:rPr>
                <w:i/>
              </w:rPr>
            </w:pPr>
            <w:r w:rsidRPr="00307B77">
              <w:rPr>
                <w:i/>
              </w:rPr>
              <w:t>Thông tin chính</w:t>
            </w:r>
          </w:p>
        </w:tc>
        <w:tc>
          <w:tcPr>
            <w:tcW w:w="3436" w:type="dxa"/>
          </w:tcPr>
          <w:p w14:paraId="3123686D" w14:textId="77777777" w:rsidR="009F13DD" w:rsidRPr="00307B77" w:rsidRDefault="009F13DD" w:rsidP="00294747">
            <w:pPr>
              <w:rPr>
                <w:rFonts w:eastAsia="Times New Roman"/>
                <w:bCs/>
                <w:i/>
                <w:lang w:eastAsia="x-none"/>
              </w:rPr>
            </w:pPr>
            <w:r w:rsidRPr="00307B77">
              <w:rPr>
                <w:rFonts w:eastAsia="Times New Roman"/>
                <w:bCs/>
                <w:i/>
                <w:lang w:eastAsia="x-none"/>
              </w:rPr>
              <w:t>Vùng các trường thông tin chính của bảng</w:t>
            </w:r>
          </w:p>
        </w:tc>
      </w:tr>
      <w:tr w:rsidR="009F13DD" w:rsidRPr="00DB66BA" w14:paraId="78FAD0D1" w14:textId="77777777" w:rsidTr="00294747">
        <w:trPr>
          <w:trHeight w:val="611"/>
        </w:trPr>
        <w:tc>
          <w:tcPr>
            <w:tcW w:w="3116" w:type="dxa"/>
            <w:vAlign w:val="center"/>
          </w:tcPr>
          <w:p w14:paraId="189448E4" w14:textId="77777777" w:rsidR="009F13DD" w:rsidRPr="00307B77" w:rsidRDefault="009F13DD" w:rsidP="00294747">
            <w:pPr>
              <w:rPr>
                <w:rFonts w:eastAsia="Times New Roman"/>
                <w:bCs/>
                <w:lang w:eastAsia="x-none"/>
              </w:rPr>
            </w:pPr>
            <w:r>
              <w:rPr>
                <w:rFonts w:eastAsia="Times New Roman"/>
                <w:bCs/>
                <w:lang w:eastAsia="x-none"/>
              </w:rPr>
              <w:t>Code</w:t>
            </w:r>
          </w:p>
        </w:tc>
        <w:tc>
          <w:tcPr>
            <w:tcW w:w="1330" w:type="dxa"/>
            <w:vAlign w:val="center"/>
          </w:tcPr>
          <w:p w14:paraId="0BBD0E53" w14:textId="77777777" w:rsidR="009F13DD" w:rsidRDefault="009F13DD" w:rsidP="00294747">
            <w:pPr>
              <w:pStyle w:val="ListParagraph"/>
              <w:ind w:left="0"/>
              <w:jc w:val="center"/>
            </w:pPr>
            <w:r>
              <w:t>Y</w:t>
            </w:r>
          </w:p>
        </w:tc>
        <w:tc>
          <w:tcPr>
            <w:tcW w:w="1586" w:type="dxa"/>
            <w:vAlign w:val="center"/>
          </w:tcPr>
          <w:p w14:paraId="6EDB422B" w14:textId="77777777" w:rsidR="009F13DD" w:rsidRPr="00AC762B" w:rsidRDefault="009F13DD" w:rsidP="00294747">
            <w:pPr>
              <w:pStyle w:val="ListParagraph"/>
              <w:ind w:left="0"/>
              <w:jc w:val="center"/>
            </w:pPr>
            <w:r>
              <w:t>Text</w:t>
            </w:r>
          </w:p>
        </w:tc>
        <w:tc>
          <w:tcPr>
            <w:tcW w:w="3436" w:type="dxa"/>
          </w:tcPr>
          <w:p w14:paraId="6C86586A" w14:textId="77777777" w:rsidR="009F13DD" w:rsidRPr="00307B77" w:rsidRDefault="009F13DD" w:rsidP="00294747">
            <w:pPr>
              <w:rPr>
                <w:rFonts w:eastAsia="Times New Roman"/>
                <w:bCs/>
                <w:lang w:eastAsia="x-none"/>
              </w:rPr>
            </w:pPr>
            <w:r>
              <w:rPr>
                <w:rFonts w:eastAsia="Times New Roman"/>
                <w:bCs/>
                <w:lang w:eastAsia="x-none"/>
              </w:rPr>
              <w:t>Hệ thống tự sinh theo mã định dạng C***** (trong đó ***** tăng dần)</w:t>
            </w:r>
          </w:p>
        </w:tc>
      </w:tr>
      <w:tr w:rsidR="009F13DD" w:rsidRPr="00DB66BA" w14:paraId="291CBF6C" w14:textId="77777777" w:rsidTr="00294747">
        <w:trPr>
          <w:trHeight w:val="611"/>
        </w:trPr>
        <w:tc>
          <w:tcPr>
            <w:tcW w:w="3116" w:type="dxa"/>
            <w:vAlign w:val="center"/>
          </w:tcPr>
          <w:p w14:paraId="4929DAEF" w14:textId="77777777" w:rsidR="009F13DD" w:rsidRPr="00307B77" w:rsidRDefault="009F13DD" w:rsidP="00294747">
            <w:pPr>
              <w:rPr>
                <w:rFonts w:eastAsia="Times New Roman"/>
                <w:bCs/>
                <w:lang w:eastAsia="x-none"/>
              </w:rPr>
            </w:pPr>
            <w:r w:rsidRPr="00D935D6">
              <w:rPr>
                <w:rFonts w:eastAsia="Times New Roman"/>
                <w:bCs/>
                <w:lang w:eastAsia="x-none"/>
              </w:rPr>
              <w:t>MA_CP</w:t>
            </w:r>
          </w:p>
        </w:tc>
        <w:tc>
          <w:tcPr>
            <w:tcW w:w="1330" w:type="dxa"/>
            <w:vAlign w:val="center"/>
          </w:tcPr>
          <w:p w14:paraId="65C0EA26" w14:textId="77777777" w:rsidR="009F13DD" w:rsidRDefault="009F13DD" w:rsidP="00294747">
            <w:pPr>
              <w:pStyle w:val="ListParagraph"/>
              <w:ind w:left="0"/>
              <w:jc w:val="center"/>
            </w:pPr>
            <w:r>
              <w:t>Y</w:t>
            </w:r>
          </w:p>
        </w:tc>
        <w:tc>
          <w:tcPr>
            <w:tcW w:w="1586" w:type="dxa"/>
            <w:vAlign w:val="center"/>
          </w:tcPr>
          <w:p w14:paraId="34E3A027" w14:textId="77777777" w:rsidR="009F13DD" w:rsidRPr="00AC762B" w:rsidRDefault="009F13DD" w:rsidP="00294747">
            <w:pPr>
              <w:pStyle w:val="ListParagraph"/>
              <w:ind w:left="0"/>
              <w:jc w:val="center"/>
            </w:pPr>
            <w:r>
              <w:t>Text</w:t>
            </w:r>
          </w:p>
        </w:tc>
        <w:tc>
          <w:tcPr>
            <w:tcW w:w="3436" w:type="dxa"/>
          </w:tcPr>
          <w:p w14:paraId="1B83C4AC" w14:textId="77777777" w:rsidR="009F13DD" w:rsidRPr="00D27A38" w:rsidRDefault="009F13DD" w:rsidP="00294747">
            <w:pPr>
              <w:rPr>
                <w:rFonts w:eastAsia="Times New Roman"/>
                <w:bCs/>
                <w:lang w:eastAsia="x-none"/>
              </w:rPr>
            </w:pPr>
            <w:r>
              <w:rPr>
                <w:rFonts w:eastAsia="Times New Roman"/>
                <w:bCs/>
                <w:lang w:eastAsia="x-none"/>
              </w:rPr>
              <w:t>Mã cổ phiếu. Hiển thị Tool tip “</w:t>
            </w:r>
            <w:r w:rsidRPr="00D27A38">
              <w:rPr>
                <w:rFonts w:eastAsia="Times New Roman"/>
                <w:bCs/>
                <w:lang w:eastAsia="x-none"/>
              </w:rPr>
              <w:t>Nhập theo mã cổ phiếu trên sàn giao dịch</w:t>
            </w:r>
            <w:r>
              <w:rPr>
                <w:rFonts w:eastAsia="Times New Roman"/>
                <w:bCs/>
                <w:lang w:eastAsia="x-none"/>
              </w:rPr>
              <w:t>”</w:t>
            </w:r>
          </w:p>
        </w:tc>
      </w:tr>
      <w:tr w:rsidR="009F13DD" w:rsidRPr="00DB66BA" w14:paraId="453DBFAB" w14:textId="77777777" w:rsidTr="00294747">
        <w:trPr>
          <w:trHeight w:val="611"/>
        </w:trPr>
        <w:tc>
          <w:tcPr>
            <w:tcW w:w="3116" w:type="dxa"/>
            <w:vAlign w:val="center"/>
          </w:tcPr>
          <w:p w14:paraId="4EE849E8" w14:textId="77777777" w:rsidR="009F13DD" w:rsidRDefault="009F13DD" w:rsidP="00294747">
            <w:pPr>
              <w:rPr>
                <w:rFonts w:eastAsia="Times New Roman"/>
                <w:bCs/>
                <w:lang w:eastAsia="x-none"/>
              </w:rPr>
            </w:pPr>
            <w:r w:rsidRPr="00D935D6">
              <w:rPr>
                <w:rFonts w:eastAsia="Times New Roman"/>
                <w:bCs/>
                <w:lang w:eastAsia="x-none"/>
              </w:rPr>
              <w:t>NHOM</w:t>
            </w:r>
          </w:p>
        </w:tc>
        <w:tc>
          <w:tcPr>
            <w:tcW w:w="1330" w:type="dxa"/>
            <w:vAlign w:val="center"/>
          </w:tcPr>
          <w:p w14:paraId="4068218C" w14:textId="77777777" w:rsidR="009F13DD" w:rsidRDefault="009F13DD" w:rsidP="00294747">
            <w:pPr>
              <w:jc w:val="center"/>
            </w:pPr>
            <w:r w:rsidRPr="005B495F">
              <w:t>Y</w:t>
            </w:r>
          </w:p>
        </w:tc>
        <w:tc>
          <w:tcPr>
            <w:tcW w:w="1586" w:type="dxa"/>
            <w:vAlign w:val="center"/>
          </w:tcPr>
          <w:p w14:paraId="75DBD0A5" w14:textId="77777777" w:rsidR="009F13DD" w:rsidRDefault="009F13DD" w:rsidP="00294747">
            <w:pPr>
              <w:pStyle w:val="ListParagraph"/>
              <w:ind w:left="0"/>
              <w:jc w:val="center"/>
            </w:pPr>
            <w:r w:rsidRPr="00AC762B">
              <w:t>Drop down list</w:t>
            </w:r>
          </w:p>
        </w:tc>
        <w:tc>
          <w:tcPr>
            <w:tcW w:w="3436" w:type="dxa"/>
          </w:tcPr>
          <w:p w14:paraId="0CE05383" w14:textId="77777777" w:rsidR="009F13DD" w:rsidRDefault="009F13DD" w:rsidP="00294747">
            <w:pPr>
              <w:rPr>
                <w:rFonts w:eastAsia="Times New Roman"/>
                <w:bCs/>
                <w:lang w:eastAsia="x-none"/>
              </w:rPr>
            </w:pPr>
            <w:r>
              <w:rPr>
                <w:rFonts w:eastAsia="Times New Roman"/>
                <w:bCs/>
                <w:lang w:eastAsia="x-none"/>
              </w:rPr>
              <w:t>Phân nhóm cho mã cổ phiếu. Nhận các giá trị:</w:t>
            </w:r>
          </w:p>
          <w:p w14:paraId="14F08EF3" w14:textId="77777777" w:rsidR="009F13DD" w:rsidRPr="00D935D6" w:rsidRDefault="009F13DD" w:rsidP="009F13DD">
            <w:pPr>
              <w:pStyle w:val="ListParagraph"/>
              <w:numPr>
                <w:ilvl w:val="0"/>
                <w:numId w:val="33"/>
              </w:numPr>
              <w:ind w:left="268" w:hanging="178"/>
              <w:rPr>
                <w:rFonts w:eastAsia="Times New Roman"/>
                <w:bCs/>
                <w:lang w:eastAsia="x-none"/>
              </w:rPr>
            </w:pPr>
            <w:r w:rsidRPr="00D935D6">
              <w:rPr>
                <w:rFonts w:eastAsia="Times New Roman"/>
                <w:bCs/>
                <w:lang w:eastAsia="x-none"/>
              </w:rPr>
              <w:t>VN30</w:t>
            </w:r>
          </w:p>
          <w:p w14:paraId="6BA8C941" w14:textId="77777777" w:rsidR="009F13DD" w:rsidRPr="007F6583" w:rsidRDefault="009F13DD" w:rsidP="009F13DD">
            <w:pPr>
              <w:pStyle w:val="ListParagraph"/>
              <w:numPr>
                <w:ilvl w:val="0"/>
                <w:numId w:val="33"/>
              </w:numPr>
              <w:ind w:left="268" w:hanging="178"/>
            </w:pPr>
            <w:r w:rsidRPr="00D935D6">
              <w:rPr>
                <w:rFonts w:eastAsia="Times New Roman"/>
                <w:bCs/>
                <w:lang w:eastAsia="x-none"/>
              </w:rPr>
              <w:t>HNX30</w:t>
            </w:r>
          </w:p>
        </w:tc>
      </w:tr>
      <w:tr w:rsidR="009F13DD" w:rsidRPr="00DB66BA" w14:paraId="232208F0" w14:textId="77777777" w:rsidTr="00294747">
        <w:trPr>
          <w:trHeight w:val="611"/>
        </w:trPr>
        <w:tc>
          <w:tcPr>
            <w:tcW w:w="3116" w:type="dxa"/>
            <w:vAlign w:val="center"/>
          </w:tcPr>
          <w:p w14:paraId="6CEEE31A" w14:textId="41955501" w:rsidR="009F13DD" w:rsidRPr="00E528B7" w:rsidRDefault="00D47235" w:rsidP="00294747">
            <w:pPr>
              <w:rPr>
                <w:rFonts w:eastAsia="Times New Roman"/>
                <w:bCs/>
                <w:lang w:eastAsia="x-none"/>
              </w:rPr>
            </w:pPr>
            <w:del w:id="496" w:author="Nguyen Hong Nhung (Khoi CNTT)" w:date="2019-08-16T10:10:00Z">
              <w:r w:rsidDel="00D22D8C">
                <w:rPr>
                  <w:rFonts w:eastAsia="Times New Roman"/>
                  <w:bCs/>
                  <w:lang w:eastAsia="x-none"/>
                </w:rPr>
                <w:delText>Start</w:delText>
              </w:r>
            </w:del>
            <w:ins w:id="497" w:author="Nguyen Hong Nhung (Khoi CNTT)" w:date="2019-08-16T10:10:00Z">
              <w:r w:rsidR="00D22D8C">
                <w:rPr>
                  <w:rFonts w:eastAsia="Times New Roman"/>
                  <w:bCs/>
                  <w:lang w:eastAsia="x-none"/>
                </w:rPr>
                <w:t>Begin</w:t>
              </w:r>
            </w:ins>
          </w:p>
        </w:tc>
        <w:tc>
          <w:tcPr>
            <w:tcW w:w="1330" w:type="dxa"/>
            <w:vAlign w:val="center"/>
          </w:tcPr>
          <w:p w14:paraId="238B5070" w14:textId="77777777" w:rsidR="009F13DD" w:rsidRDefault="009F13DD" w:rsidP="00294747">
            <w:pPr>
              <w:pStyle w:val="ListParagraph"/>
              <w:ind w:left="0"/>
              <w:jc w:val="center"/>
            </w:pPr>
            <w:r>
              <w:t>Y</w:t>
            </w:r>
          </w:p>
        </w:tc>
        <w:tc>
          <w:tcPr>
            <w:tcW w:w="1586" w:type="dxa"/>
            <w:vAlign w:val="center"/>
          </w:tcPr>
          <w:p w14:paraId="3299930F" w14:textId="77777777" w:rsidR="009F13DD" w:rsidRDefault="009F13DD" w:rsidP="00294747">
            <w:pPr>
              <w:pStyle w:val="ListParagraph"/>
              <w:ind w:left="0"/>
              <w:jc w:val="center"/>
            </w:pPr>
            <w:r>
              <w:t>Date</w:t>
            </w:r>
          </w:p>
          <w:p w14:paraId="48AB6D08" w14:textId="77777777" w:rsidR="009F13DD" w:rsidRDefault="009F13DD" w:rsidP="00294747">
            <w:pPr>
              <w:pStyle w:val="ListParagraph"/>
              <w:ind w:left="0"/>
              <w:jc w:val="center"/>
            </w:pPr>
          </w:p>
        </w:tc>
        <w:tc>
          <w:tcPr>
            <w:tcW w:w="3436" w:type="dxa"/>
          </w:tcPr>
          <w:p w14:paraId="7382A9CA" w14:textId="77777777" w:rsidR="009F13DD" w:rsidRDefault="009F13DD" w:rsidP="00294747">
            <w:pPr>
              <w:rPr>
                <w:rFonts w:eastAsia="Times New Roman"/>
                <w:bCs/>
                <w:lang w:eastAsia="x-none"/>
              </w:rPr>
            </w:pPr>
            <w:r>
              <w:rPr>
                <w:rFonts w:eastAsia="Times New Roman"/>
                <w:bCs/>
                <w:lang w:eastAsia="x-none"/>
              </w:rPr>
              <w:t>Định dạng DD/MM/YYYY</w:t>
            </w:r>
          </w:p>
          <w:p w14:paraId="76B89B12" w14:textId="77777777" w:rsidR="009F13DD" w:rsidRDefault="009F13DD" w:rsidP="00294747">
            <w:pPr>
              <w:jc w:val="center"/>
              <w:rPr>
                <w:rFonts w:eastAsia="Times New Roman"/>
                <w:bCs/>
                <w:lang w:eastAsia="x-none"/>
              </w:rPr>
            </w:pPr>
          </w:p>
        </w:tc>
      </w:tr>
      <w:tr w:rsidR="009F13DD" w:rsidRPr="00DB66BA" w14:paraId="53A68C3F" w14:textId="77777777" w:rsidTr="00294747">
        <w:trPr>
          <w:trHeight w:val="611"/>
        </w:trPr>
        <w:tc>
          <w:tcPr>
            <w:tcW w:w="3116" w:type="dxa"/>
            <w:vAlign w:val="center"/>
          </w:tcPr>
          <w:p w14:paraId="6BBD9B5A" w14:textId="77777777" w:rsidR="009F13DD" w:rsidRPr="00E528B7" w:rsidRDefault="009F13DD" w:rsidP="00294747">
            <w:pPr>
              <w:rPr>
                <w:rFonts w:eastAsia="Times New Roman"/>
                <w:bCs/>
                <w:lang w:eastAsia="x-none"/>
              </w:rPr>
            </w:pPr>
            <w:r>
              <w:rPr>
                <w:rFonts w:eastAsia="Times New Roman"/>
                <w:bCs/>
                <w:lang w:eastAsia="x-none"/>
              </w:rPr>
              <w:t>End</w:t>
            </w:r>
          </w:p>
        </w:tc>
        <w:tc>
          <w:tcPr>
            <w:tcW w:w="1330" w:type="dxa"/>
            <w:vAlign w:val="center"/>
          </w:tcPr>
          <w:p w14:paraId="63FDC66D" w14:textId="77777777" w:rsidR="009F13DD" w:rsidRDefault="009F13DD" w:rsidP="00294747">
            <w:pPr>
              <w:pStyle w:val="ListParagraph"/>
              <w:ind w:left="0"/>
              <w:jc w:val="center"/>
            </w:pPr>
            <w:r>
              <w:t>N</w:t>
            </w:r>
          </w:p>
        </w:tc>
        <w:tc>
          <w:tcPr>
            <w:tcW w:w="1586" w:type="dxa"/>
            <w:vAlign w:val="center"/>
          </w:tcPr>
          <w:p w14:paraId="19B231D2" w14:textId="77777777" w:rsidR="009F13DD" w:rsidRDefault="009F13DD" w:rsidP="00294747">
            <w:pPr>
              <w:pStyle w:val="ListParagraph"/>
              <w:ind w:left="0"/>
              <w:jc w:val="center"/>
            </w:pPr>
            <w:r>
              <w:t>Date</w:t>
            </w:r>
          </w:p>
        </w:tc>
        <w:tc>
          <w:tcPr>
            <w:tcW w:w="3436" w:type="dxa"/>
          </w:tcPr>
          <w:p w14:paraId="642E002E" w14:textId="77777777" w:rsidR="009F13DD" w:rsidRDefault="009F13DD" w:rsidP="00294747">
            <w:pPr>
              <w:rPr>
                <w:rFonts w:eastAsia="Times New Roman"/>
                <w:bCs/>
                <w:lang w:eastAsia="x-none"/>
              </w:rPr>
            </w:pPr>
            <w:r>
              <w:rPr>
                <w:rFonts w:eastAsia="Times New Roman"/>
                <w:bCs/>
                <w:lang w:eastAsia="x-none"/>
              </w:rPr>
              <w:t>Định dạng DD/MM/YYYY</w:t>
            </w:r>
          </w:p>
          <w:p w14:paraId="53C9DC12" w14:textId="074408C1" w:rsidR="009F13DD" w:rsidRPr="003C7798" w:rsidRDefault="009F13DD" w:rsidP="00294747">
            <w:pPr>
              <w:rPr>
                <w:rFonts w:eastAsia="Times New Roman"/>
                <w:bCs/>
                <w:lang w:eastAsia="x-none"/>
              </w:rPr>
            </w:pPr>
            <w:r>
              <w:rPr>
                <w:rFonts w:eastAsia="Times New Roman"/>
                <w:bCs/>
                <w:lang w:eastAsia="x-none"/>
              </w:rPr>
              <w:t xml:space="preserve">- Nếu nhập ngày </w:t>
            </w:r>
            <w:del w:id="498" w:author="Nguyen Hong Nhung (Khoi CNTT)" w:date="2019-08-16T10:10:00Z">
              <w:r w:rsidR="00D47235" w:rsidDel="00D22D8C">
                <w:rPr>
                  <w:rFonts w:eastAsia="Times New Roman"/>
                  <w:bCs/>
                  <w:lang w:eastAsia="x-none"/>
                </w:rPr>
                <w:delText>Start</w:delText>
              </w:r>
            </w:del>
            <w:ins w:id="499"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500" w:author="Nguyen Hong Nhung (Khoi CNTT)" w:date="2019-08-16T10:10:00Z">
              <w:r w:rsidR="00D47235" w:rsidDel="00D22D8C">
                <w:rPr>
                  <w:rFonts w:eastAsia="Times New Roman"/>
                  <w:bCs/>
                  <w:lang w:eastAsia="x-none"/>
                </w:rPr>
                <w:delText>Start</w:delText>
              </w:r>
            </w:del>
            <w:ins w:id="501"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020C85F2" w14:textId="5810887D" w:rsidR="009F13DD" w:rsidRDefault="009F13DD"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502" w:author="Nguyen Hong Nhung (Khoi CNTT)" w:date="2019-08-16T10:10:00Z">
              <w:r w:rsidR="00D47235" w:rsidDel="00D22D8C">
                <w:rPr>
                  <w:rFonts w:eastAsia="Times New Roman"/>
                  <w:bCs/>
                  <w:lang w:eastAsia="x-none"/>
                </w:rPr>
                <w:delText>Start</w:delText>
              </w:r>
            </w:del>
            <w:ins w:id="503"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357B3B81" w14:textId="0D50FBFB" w:rsidR="009F13DD" w:rsidRDefault="009F13DD" w:rsidP="00294747">
            <w:pPr>
              <w:rPr>
                <w:rFonts w:eastAsia="Times New Roman"/>
                <w:bCs/>
                <w:lang w:eastAsia="x-none"/>
              </w:rPr>
            </w:pPr>
            <w:r>
              <w:rPr>
                <w:rFonts w:eastAsia="Times New Roman"/>
                <w:bCs/>
                <w:lang w:eastAsia="x-none"/>
              </w:rPr>
              <w:t xml:space="preserve">- Ngày End &gt;= Ngày </w:t>
            </w:r>
            <w:del w:id="504" w:author="Nguyen Hong Nhung (Khoi CNTT)" w:date="2019-08-16T10:10:00Z">
              <w:r w:rsidR="00D47235" w:rsidDel="00D22D8C">
                <w:rPr>
                  <w:rFonts w:eastAsia="Times New Roman"/>
                  <w:bCs/>
                  <w:lang w:eastAsia="x-none"/>
                </w:rPr>
                <w:delText>Start</w:delText>
              </w:r>
            </w:del>
            <w:ins w:id="505" w:author="Nguyen Hong Nhung (Khoi CNTT)" w:date="2019-08-16T10:10:00Z">
              <w:r w:rsidR="00D22D8C">
                <w:rPr>
                  <w:rFonts w:eastAsia="Times New Roman"/>
                  <w:bCs/>
                  <w:lang w:eastAsia="x-none"/>
                </w:rPr>
                <w:t>Begin</w:t>
              </w:r>
            </w:ins>
          </w:p>
        </w:tc>
      </w:tr>
      <w:tr w:rsidR="009F13DD" w:rsidRPr="00DB66BA" w14:paraId="4CFAED4E" w14:textId="77777777" w:rsidTr="00294747">
        <w:trPr>
          <w:trHeight w:val="611"/>
        </w:trPr>
        <w:tc>
          <w:tcPr>
            <w:tcW w:w="6032" w:type="dxa"/>
            <w:gridSpan w:val="3"/>
            <w:vAlign w:val="center"/>
          </w:tcPr>
          <w:p w14:paraId="375F2933" w14:textId="77777777" w:rsidR="009F13DD" w:rsidRPr="00A40440" w:rsidRDefault="009F13DD" w:rsidP="00294747">
            <w:pPr>
              <w:pStyle w:val="ListParagraph"/>
              <w:ind w:left="0"/>
              <w:jc w:val="left"/>
              <w:rPr>
                <w:i/>
              </w:rPr>
            </w:pPr>
            <w:r w:rsidRPr="00A40440">
              <w:rPr>
                <w:i/>
              </w:rPr>
              <w:t>Thông tin Audit</w:t>
            </w:r>
          </w:p>
        </w:tc>
        <w:tc>
          <w:tcPr>
            <w:tcW w:w="3436" w:type="dxa"/>
          </w:tcPr>
          <w:p w14:paraId="58BC5AF9" w14:textId="77777777" w:rsidR="009F13DD" w:rsidRPr="00A40440" w:rsidRDefault="009F13DD" w:rsidP="00294747">
            <w:pPr>
              <w:rPr>
                <w:rFonts w:eastAsia="Times New Roman"/>
                <w:bCs/>
                <w:i/>
                <w:lang w:eastAsia="x-none"/>
              </w:rPr>
            </w:pPr>
            <w:r w:rsidRPr="00A40440">
              <w:rPr>
                <w:rFonts w:eastAsia="Times New Roman"/>
                <w:bCs/>
                <w:i/>
                <w:lang w:eastAsia="x-none"/>
              </w:rPr>
              <w:t>Vùng hiển thị các thông tin kiểm tra, lưu vết dữ liệu</w:t>
            </w:r>
          </w:p>
        </w:tc>
      </w:tr>
      <w:tr w:rsidR="009F13DD" w:rsidRPr="00DB66BA" w14:paraId="1F9355DB" w14:textId="77777777" w:rsidTr="00294747">
        <w:trPr>
          <w:trHeight w:val="611"/>
        </w:trPr>
        <w:tc>
          <w:tcPr>
            <w:tcW w:w="3116" w:type="dxa"/>
            <w:vAlign w:val="center"/>
          </w:tcPr>
          <w:p w14:paraId="516EA3EC"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1C9385BB" w14:textId="77777777" w:rsidR="009F13DD" w:rsidRPr="00AC762B" w:rsidRDefault="009F13DD" w:rsidP="00294747">
            <w:pPr>
              <w:pStyle w:val="ListParagraph"/>
              <w:ind w:left="0"/>
              <w:jc w:val="center"/>
            </w:pPr>
            <w:r>
              <w:t>N</w:t>
            </w:r>
          </w:p>
        </w:tc>
        <w:tc>
          <w:tcPr>
            <w:tcW w:w="1586" w:type="dxa"/>
            <w:vAlign w:val="center"/>
          </w:tcPr>
          <w:p w14:paraId="627E071C" w14:textId="77777777" w:rsidR="009F13DD" w:rsidRDefault="009F13DD" w:rsidP="00294747">
            <w:pPr>
              <w:pStyle w:val="ListParagraph"/>
              <w:ind w:left="0"/>
              <w:jc w:val="center"/>
            </w:pPr>
            <w:r w:rsidRPr="00AC762B">
              <w:t>Drop down list</w:t>
            </w:r>
          </w:p>
        </w:tc>
        <w:tc>
          <w:tcPr>
            <w:tcW w:w="3436" w:type="dxa"/>
          </w:tcPr>
          <w:p w14:paraId="17E3B582" w14:textId="77777777" w:rsidR="009F13DD" w:rsidRPr="004F5553" w:rsidRDefault="009F13DD"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15B70B21" w14:textId="77777777" w:rsidR="009F13DD" w:rsidRPr="00D91459" w:rsidRDefault="009F13DD" w:rsidP="009F13DD">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2A32AEBB" w14:textId="77777777" w:rsidR="009F13DD" w:rsidRPr="00D91459" w:rsidRDefault="009F13DD" w:rsidP="009F13DD">
            <w:pPr>
              <w:pStyle w:val="ListParagraph"/>
              <w:numPr>
                <w:ilvl w:val="0"/>
                <w:numId w:val="22"/>
              </w:numPr>
              <w:ind w:left="389"/>
              <w:rPr>
                <w:bCs/>
              </w:rPr>
            </w:pPr>
            <w:r w:rsidRPr="00D91459">
              <w:rPr>
                <w:rFonts w:eastAsia="Times New Roman"/>
                <w:bCs/>
                <w:lang w:val="vi-VN" w:eastAsia="x-none"/>
              </w:rPr>
              <w:t>A: thêm giao dịch</w:t>
            </w:r>
          </w:p>
          <w:p w14:paraId="7566092F" w14:textId="77777777" w:rsidR="009F13DD" w:rsidRPr="003F27D0" w:rsidRDefault="009F13DD" w:rsidP="009F13DD">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667B3454" w14:textId="77777777" w:rsidR="009F13DD" w:rsidRPr="003F27D0" w:rsidRDefault="009F13DD" w:rsidP="00294747">
            <w:pPr>
              <w:ind w:left="29"/>
              <w:rPr>
                <w:rFonts w:eastAsia="Times New Roman"/>
                <w:bCs/>
                <w:lang w:eastAsia="x-none"/>
              </w:rPr>
            </w:pPr>
            <w:r>
              <w:rPr>
                <w:rFonts w:eastAsia="Times New Roman"/>
                <w:bCs/>
                <w:lang w:eastAsia="x-none"/>
              </w:rPr>
              <w:t>Khi thêm mới, trường này mặc định giá trị là A.</w:t>
            </w:r>
          </w:p>
        </w:tc>
      </w:tr>
      <w:tr w:rsidR="009F13DD" w:rsidRPr="00DB66BA" w14:paraId="6DF2887F" w14:textId="77777777" w:rsidTr="00294747">
        <w:trPr>
          <w:trHeight w:val="611"/>
        </w:trPr>
        <w:tc>
          <w:tcPr>
            <w:tcW w:w="3116" w:type="dxa"/>
            <w:vAlign w:val="center"/>
          </w:tcPr>
          <w:p w14:paraId="72517624" w14:textId="77777777" w:rsidR="009F13DD" w:rsidRPr="00DF22BA" w:rsidRDefault="009F13DD" w:rsidP="00294747">
            <w:pPr>
              <w:rPr>
                <w:rFonts w:eastAsia="Times New Roman"/>
                <w:bCs/>
                <w:lang w:val="vi-VN" w:eastAsia="x-none"/>
              </w:rPr>
            </w:pPr>
            <w:r w:rsidRPr="00DF22BA">
              <w:rPr>
                <w:rFonts w:eastAsia="Times New Roman"/>
                <w:bCs/>
                <w:lang w:val="vi-VN" w:eastAsia="x-none"/>
              </w:rPr>
              <w:t>Adj Comment</w:t>
            </w:r>
          </w:p>
        </w:tc>
        <w:tc>
          <w:tcPr>
            <w:tcW w:w="1330" w:type="dxa"/>
            <w:vAlign w:val="center"/>
          </w:tcPr>
          <w:p w14:paraId="3A2E3D23" w14:textId="77777777" w:rsidR="009F13DD" w:rsidRPr="00AC762B" w:rsidRDefault="009F13DD" w:rsidP="00294747">
            <w:pPr>
              <w:pStyle w:val="ListParagraph"/>
              <w:ind w:left="0"/>
              <w:jc w:val="center"/>
            </w:pPr>
            <w:r>
              <w:t>N</w:t>
            </w:r>
          </w:p>
        </w:tc>
        <w:tc>
          <w:tcPr>
            <w:tcW w:w="1586" w:type="dxa"/>
            <w:vAlign w:val="center"/>
          </w:tcPr>
          <w:p w14:paraId="1AEC3D83" w14:textId="77777777" w:rsidR="009F13DD" w:rsidRDefault="009F13DD" w:rsidP="00294747">
            <w:pPr>
              <w:pStyle w:val="ListParagraph"/>
              <w:ind w:left="0"/>
              <w:jc w:val="center"/>
            </w:pPr>
            <w:r>
              <w:t>Text</w:t>
            </w:r>
          </w:p>
        </w:tc>
        <w:tc>
          <w:tcPr>
            <w:tcW w:w="3436" w:type="dxa"/>
          </w:tcPr>
          <w:p w14:paraId="74007D3D" w14:textId="77777777" w:rsidR="009F13DD" w:rsidRDefault="009F13DD" w:rsidP="00294747">
            <w:pPr>
              <w:rPr>
                <w:rFonts w:eastAsia="Times New Roman"/>
                <w:bCs/>
                <w:lang w:eastAsia="x-none"/>
              </w:rPr>
            </w:pPr>
            <w:r w:rsidRPr="0053273D">
              <w:rPr>
                <w:rFonts w:eastAsia="Times New Roman"/>
                <w:bCs/>
                <w:lang w:val="vi-VN" w:eastAsia="x-none"/>
              </w:rPr>
              <w:t>Lý do điều chỉnh</w:t>
            </w:r>
            <w:r>
              <w:rPr>
                <w:rFonts w:eastAsia="Times New Roman"/>
                <w:bCs/>
                <w:lang w:eastAsia="x-none"/>
              </w:rPr>
              <w:t xml:space="preserve"> (nếu có).</w:t>
            </w:r>
          </w:p>
          <w:p w14:paraId="51D18545" w14:textId="77777777" w:rsidR="009F13DD" w:rsidRPr="003F27D0" w:rsidRDefault="009F13DD" w:rsidP="00294747">
            <w:pPr>
              <w:rPr>
                <w:rFonts w:eastAsia="Times New Roman"/>
                <w:bCs/>
                <w:lang w:eastAsia="x-none"/>
              </w:rPr>
            </w:pPr>
            <w:r>
              <w:rPr>
                <w:rFonts w:eastAsia="Times New Roman"/>
                <w:bCs/>
                <w:lang w:eastAsia="x-none"/>
              </w:rPr>
              <w:t>User nhập tay.</w:t>
            </w:r>
          </w:p>
        </w:tc>
      </w:tr>
      <w:tr w:rsidR="009F13DD" w:rsidRPr="00DB66BA" w14:paraId="2BF9F43C" w14:textId="77777777" w:rsidTr="00294747">
        <w:tc>
          <w:tcPr>
            <w:tcW w:w="3116" w:type="dxa"/>
            <w:vAlign w:val="center"/>
          </w:tcPr>
          <w:p w14:paraId="0C6B6793"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User</w:t>
            </w:r>
          </w:p>
        </w:tc>
        <w:tc>
          <w:tcPr>
            <w:tcW w:w="1330" w:type="dxa"/>
            <w:vAlign w:val="center"/>
          </w:tcPr>
          <w:p w14:paraId="0F713A90" w14:textId="77777777" w:rsidR="009F13DD" w:rsidRPr="00AC762B" w:rsidRDefault="009F13DD" w:rsidP="00294747">
            <w:pPr>
              <w:pStyle w:val="ListParagraph"/>
              <w:ind w:left="0"/>
              <w:jc w:val="center"/>
            </w:pPr>
            <w:r w:rsidRPr="00AC762B">
              <w:t>Y</w:t>
            </w:r>
          </w:p>
        </w:tc>
        <w:tc>
          <w:tcPr>
            <w:tcW w:w="1586" w:type="dxa"/>
            <w:vAlign w:val="center"/>
          </w:tcPr>
          <w:p w14:paraId="05E056B8" w14:textId="77777777" w:rsidR="009F13DD" w:rsidRPr="00AC762B" w:rsidRDefault="009F13DD" w:rsidP="00294747">
            <w:pPr>
              <w:pStyle w:val="ListParagraph"/>
              <w:ind w:left="0"/>
              <w:jc w:val="center"/>
            </w:pPr>
            <w:r>
              <w:t>Text</w:t>
            </w:r>
          </w:p>
        </w:tc>
        <w:tc>
          <w:tcPr>
            <w:tcW w:w="3436" w:type="dxa"/>
          </w:tcPr>
          <w:p w14:paraId="0A6B915C" w14:textId="77777777" w:rsidR="009F13DD" w:rsidRPr="00A008DC" w:rsidRDefault="009F13DD" w:rsidP="00294747">
            <w:pPr>
              <w:rPr>
                <w:rFonts w:eastAsia="Times New Roman"/>
                <w:bCs/>
                <w:lang w:eastAsia="x-none"/>
              </w:rPr>
            </w:pPr>
            <w:r w:rsidRPr="0053273D">
              <w:rPr>
                <w:rFonts w:eastAsia="Times New Roman"/>
                <w:bCs/>
                <w:lang w:val="vi-VN" w:eastAsia="x-none"/>
              </w:rPr>
              <w:t>Người cập nhật</w:t>
            </w:r>
            <w:r>
              <w:rPr>
                <w:rFonts w:eastAsia="Times New Roman"/>
                <w:bCs/>
                <w:lang w:eastAsia="x-none"/>
              </w:rPr>
              <w:t>.</w:t>
            </w:r>
          </w:p>
          <w:p w14:paraId="5BB438F5" w14:textId="77777777" w:rsidR="009F13DD" w:rsidRPr="00A008DC" w:rsidRDefault="009F13DD" w:rsidP="00294747">
            <w:pPr>
              <w:rPr>
                <w:rFonts w:eastAsia="Times New Roman"/>
                <w:bCs/>
                <w:lang w:eastAsia="x-none"/>
              </w:rPr>
            </w:pPr>
            <w:r>
              <w:rPr>
                <w:rFonts w:eastAsia="Times New Roman"/>
                <w:bCs/>
                <w:lang w:eastAsia="x-none"/>
              </w:rPr>
              <w:t>Hệ thống tự động lấy theo User thêm mới dữ liệu.</w:t>
            </w:r>
          </w:p>
        </w:tc>
      </w:tr>
      <w:tr w:rsidR="009F13DD" w:rsidRPr="00DB66BA" w14:paraId="17E00554" w14:textId="77777777" w:rsidTr="00294747">
        <w:tc>
          <w:tcPr>
            <w:tcW w:w="3116" w:type="dxa"/>
            <w:vAlign w:val="center"/>
          </w:tcPr>
          <w:p w14:paraId="2F1B647C" w14:textId="77777777" w:rsidR="009F13DD" w:rsidRPr="000A18FB" w:rsidRDefault="009F13DD" w:rsidP="00294747">
            <w:pPr>
              <w:rPr>
                <w:rFonts w:eastAsia="Times New Roman"/>
                <w:bCs/>
                <w:lang w:eastAsia="x-none"/>
              </w:rPr>
            </w:pPr>
            <w:r w:rsidRPr="0053273D">
              <w:rPr>
                <w:rFonts w:eastAsia="Times New Roman"/>
                <w:bCs/>
                <w:lang w:val="vi-VN" w:eastAsia="x-none"/>
              </w:rPr>
              <w:t xml:space="preserve">Updated </w:t>
            </w:r>
            <w:r>
              <w:rPr>
                <w:rFonts w:eastAsia="Times New Roman"/>
                <w:bCs/>
                <w:lang w:eastAsia="x-none"/>
              </w:rPr>
              <w:t>Time</w:t>
            </w:r>
          </w:p>
        </w:tc>
        <w:tc>
          <w:tcPr>
            <w:tcW w:w="1330" w:type="dxa"/>
            <w:vAlign w:val="center"/>
          </w:tcPr>
          <w:p w14:paraId="48EAB5D9" w14:textId="77777777" w:rsidR="009F13DD" w:rsidRPr="00AC762B" w:rsidRDefault="009F13DD" w:rsidP="00294747">
            <w:pPr>
              <w:pStyle w:val="ListParagraph"/>
              <w:ind w:left="0"/>
              <w:jc w:val="center"/>
            </w:pPr>
            <w:r w:rsidRPr="00AC762B">
              <w:t>Y</w:t>
            </w:r>
          </w:p>
        </w:tc>
        <w:tc>
          <w:tcPr>
            <w:tcW w:w="1586" w:type="dxa"/>
            <w:vAlign w:val="center"/>
          </w:tcPr>
          <w:p w14:paraId="6F4F26A3" w14:textId="77777777" w:rsidR="009F13DD" w:rsidRPr="00AC762B" w:rsidRDefault="009F13DD" w:rsidP="00294747">
            <w:pPr>
              <w:pStyle w:val="ListParagraph"/>
              <w:ind w:left="0"/>
              <w:jc w:val="center"/>
            </w:pPr>
            <w:r>
              <w:t>Date Time</w:t>
            </w:r>
          </w:p>
        </w:tc>
        <w:tc>
          <w:tcPr>
            <w:tcW w:w="3436" w:type="dxa"/>
          </w:tcPr>
          <w:p w14:paraId="4A8A2F21" w14:textId="77777777" w:rsidR="009F13DD" w:rsidRDefault="009F13DD" w:rsidP="00294747">
            <w:pPr>
              <w:rPr>
                <w:rFonts w:eastAsia="Times New Roman"/>
                <w:bCs/>
                <w:lang w:eastAsia="x-none"/>
              </w:rPr>
            </w:pPr>
            <w:r w:rsidRPr="0053273D">
              <w:rPr>
                <w:rFonts w:eastAsia="Times New Roman"/>
                <w:bCs/>
                <w:lang w:val="vi-VN" w:eastAsia="x-none"/>
              </w:rPr>
              <w:t>Thời gian cập nhật</w:t>
            </w:r>
            <w:r>
              <w:rPr>
                <w:rFonts w:eastAsia="Times New Roman"/>
                <w:bCs/>
                <w:lang w:eastAsia="x-none"/>
              </w:rPr>
              <w:t>.</w:t>
            </w:r>
          </w:p>
          <w:p w14:paraId="323EDED4" w14:textId="77777777" w:rsidR="009F13DD" w:rsidRPr="00A008DC" w:rsidRDefault="009F13DD" w:rsidP="00294747">
            <w:pPr>
              <w:rPr>
                <w:rFonts w:eastAsia="Times New Roman"/>
                <w:bCs/>
                <w:lang w:eastAsia="x-none"/>
              </w:rPr>
            </w:pPr>
            <w:r w:rsidRPr="00C07439">
              <w:rPr>
                <w:rFonts w:eastAsia="Times New Roman"/>
                <w:bCs/>
                <w:lang w:eastAsia="x-none"/>
              </w:rPr>
              <w:t>DD/MM/YYYY HH:MM:SS</w:t>
            </w:r>
          </w:p>
          <w:p w14:paraId="30F73CB0" w14:textId="77777777" w:rsidR="009F13DD" w:rsidRPr="00A008DC" w:rsidRDefault="009F13DD" w:rsidP="00294747">
            <w:pPr>
              <w:rPr>
                <w:rFonts w:eastAsia="Times New Roman"/>
                <w:bCs/>
                <w:lang w:eastAsia="x-none"/>
              </w:rPr>
            </w:pPr>
            <w:r>
              <w:rPr>
                <w:rFonts w:eastAsia="Times New Roman"/>
                <w:bCs/>
                <w:lang w:eastAsia="x-none"/>
              </w:rPr>
              <w:t>Hệ thống tự động lấy theo thời gian thêm mới dữ liệu.</w:t>
            </w:r>
          </w:p>
        </w:tc>
      </w:tr>
    </w:tbl>
    <w:p w14:paraId="083935BF" w14:textId="77777777" w:rsidR="00E12AAB" w:rsidRDefault="00E12AAB" w:rsidP="008B2481">
      <w:pPr>
        <w:pStyle w:val="Heading4"/>
        <w:numPr>
          <w:ilvl w:val="2"/>
          <w:numId w:val="6"/>
        </w:numPr>
        <w:ind w:left="1440"/>
        <w:rPr>
          <w:rFonts w:eastAsia="MS Mincho"/>
          <w:lang w:eastAsia="ja-JP"/>
        </w:rPr>
      </w:pPr>
      <w:r w:rsidRPr="00E12AAB">
        <w:rPr>
          <w:rFonts w:eastAsia="MS Mincho"/>
          <w:lang w:eastAsia="ja-JP"/>
        </w:rPr>
        <w:t>Sửa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A40ED6" w:rsidRPr="001D105C" w14:paraId="5D270AF2" w14:textId="77777777" w:rsidTr="00294747">
        <w:tc>
          <w:tcPr>
            <w:tcW w:w="1078" w:type="pct"/>
            <w:shd w:val="clear" w:color="auto" w:fill="4F81BD"/>
          </w:tcPr>
          <w:p w14:paraId="15CF85C7"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554BEF45" w14:textId="77777777" w:rsidR="00A40ED6" w:rsidRPr="001D105C" w:rsidRDefault="00B26B48" w:rsidP="00294747">
            <w:pPr>
              <w:spacing w:after="40" w:line="360" w:lineRule="auto"/>
              <w:rPr>
                <w:rFonts w:eastAsia="Times New Roman"/>
                <w:bCs/>
                <w:lang w:val="en-GB"/>
              </w:rPr>
            </w:pPr>
            <w:r>
              <w:rPr>
                <w:rFonts w:eastAsia="Times New Roman"/>
                <w:color w:val="000000"/>
                <w:lang w:val="en-GB"/>
              </w:rPr>
              <w:t>Sửa</w:t>
            </w:r>
            <w:r w:rsidR="00A40ED6">
              <w:rPr>
                <w:rFonts w:eastAsia="Times New Roman"/>
                <w:color w:val="000000"/>
                <w:lang w:val="en-GB"/>
              </w:rPr>
              <w:t xml:space="preserve"> dữ liệu cho bảng tham số</w:t>
            </w:r>
          </w:p>
        </w:tc>
      </w:tr>
      <w:tr w:rsidR="00A40ED6" w:rsidRPr="001D105C" w14:paraId="713B0230" w14:textId="77777777" w:rsidTr="00294747">
        <w:tc>
          <w:tcPr>
            <w:tcW w:w="1078" w:type="pct"/>
            <w:shd w:val="clear" w:color="auto" w:fill="4F81BD"/>
          </w:tcPr>
          <w:p w14:paraId="3DDBE0CC"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374BC7C1" w14:textId="77777777" w:rsidR="00A40ED6" w:rsidRPr="001D105C" w:rsidRDefault="00B26B48" w:rsidP="00294747">
            <w:pPr>
              <w:spacing w:after="40" w:line="360" w:lineRule="auto"/>
              <w:rPr>
                <w:rFonts w:eastAsia="Times New Roman"/>
                <w:bCs/>
                <w:lang w:val="en-GB"/>
              </w:rPr>
            </w:pPr>
            <w:r>
              <w:rPr>
                <w:rFonts w:eastAsia="Times New Roman"/>
                <w:color w:val="000000"/>
                <w:lang w:val="en-GB"/>
              </w:rPr>
              <w:t>Sửa dữ liệu cho bảng tham số</w:t>
            </w:r>
          </w:p>
        </w:tc>
      </w:tr>
      <w:tr w:rsidR="00A40ED6" w:rsidRPr="001D105C" w14:paraId="10F8585F" w14:textId="77777777" w:rsidTr="00294747">
        <w:tc>
          <w:tcPr>
            <w:tcW w:w="1078" w:type="pct"/>
            <w:shd w:val="clear" w:color="auto" w:fill="4F81BD"/>
          </w:tcPr>
          <w:p w14:paraId="7FCFEBC9"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66958410" w14:textId="77777777" w:rsidR="00A40ED6" w:rsidRPr="001D105C" w:rsidRDefault="00A40ED6" w:rsidP="00294747">
            <w:pPr>
              <w:spacing w:after="40" w:line="360" w:lineRule="auto"/>
              <w:rPr>
                <w:rFonts w:eastAsia="Times New Roman"/>
                <w:bCs/>
                <w:lang w:val="en-GB"/>
              </w:rPr>
            </w:pPr>
            <w:r>
              <w:rPr>
                <w:rFonts w:eastAsia="Times New Roman"/>
                <w:bCs/>
                <w:lang w:val="en-GB"/>
              </w:rPr>
              <w:t>User được phân quyền</w:t>
            </w:r>
          </w:p>
        </w:tc>
      </w:tr>
      <w:tr w:rsidR="00A40ED6" w:rsidRPr="001D105C" w14:paraId="4A173938" w14:textId="77777777" w:rsidTr="00294747">
        <w:tc>
          <w:tcPr>
            <w:tcW w:w="1078" w:type="pct"/>
            <w:shd w:val="clear" w:color="auto" w:fill="4F81BD"/>
          </w:tcPr>
          <w:p w14:paraId="2262DFF9"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4637146B" w14:textId="77777777" w:rsidR="00A40ED6" w:rsidRPr="001D105C" w:rsidRDefault="00A40ED6" w:rsidP="00B26B48">
            <w:pPr>
              <w:spacing w:after="40" w:line="360" w:lineRule="auto"/>
              <w:rPr>
                <w:rFonts w:eastAsia="Times New Roman"/>
                <w:bCs/>
                <w:lang w:val="en-GB"/>
              </w:rPr>
            </w:pPr>
            <w:r>
              <w:rPr>
                <w:rFonts w:eastAsia="Times New Roman"/>
                <w:bCs/>
                <w:lang w:val="en-GB"/>
              </w:rPr>
              <w:t xml:space="preserve">Menu Điều chỉnh bảng tham số -&gt; Chọn bảng -&gt; </w:t>
            </w:r>
            <w:r w:rsidR="00B26B48">
              <w:rPr>
                <w:rFonts w:eastAsia="Times New Roman"/>
                <w:bCs/>
                <w:lang w:val="en-GB"/>
              </w:rPr>
              <w:t>Nhập tiêu chí tìm kiếm bản ghi -&gt; Chọn bản ghi cần sửa -&gt; Chọn nút “Sửa”</w:t>
            </w:r>
          </w:p>
        </w:tc>
      </w:tr>
      <w:tr w:rsidR="00A40ED6" w:rsidRPr="001D105C" w14:paraId="7D828F3C" w14:textId="77777777" w:rsidTr="00294747">
        <w:tc>
          <w:tcPr>
            <w:tcW w:w="1078" w:type="pct"/>
            <w:shd w:val="clear" w:color="auto" w:fill="4F81BD"/>
          </w:tcPr>
          <w:p w14:paraId="77FAE5D8"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6F507AC3" w14:textId="77777777" w:rsidR="00A40ED6" w:rsidRPr="001D105C" w:rsidRDefault="009B0C3F" w:rsidP="00294747">
            <w:pPr>
              <w:spacing w:after="40" w:line="360" w:lineRule="auto"/>
              <w:rPr>
                <w:rFonts w:eastAsia="Times New Roman"/>
                <w:bCs/>
                <w:lang w:val="en-GB"/>
              </w:rPr>
            </w:pPr>
            <w:r>
              <w:rPr>
                <w:rFonts w:eastAsia="MS Mincho"/>
                <w:bCs/>
                <w:iCs/>
                <w:color w:val="000000"/>
                <w:lang w:eastAsia="ja-JP"/>
              </w:rPr>
              <w:t>Bản ghi trong bảng cần sửa thông tin/ Thông tin chỉnh sửa</w:t>
            </w:r>
          </w:p>
        </w:tc>
      </w:tr>
      <w:tr w:rsidR="00A40ED6" w:rsidRPr="001D105C" w14:paraId="0B665FEF" w14:textId="77777777" w:rsidTr="00294747">
        <w:tc>
          <w:tcPr>
            <w:tcW w:w="1078" w:type="pct"/>
            <w:shd w:val="clear" w:color="auto" w:fill="4F81BD"/>
          </w:tcPr>
          <w:p w14:paraId="14BDEF81" w14:textId="77777777" w:rsidR="00A40ED6" w:rsidRPr="001D105C" w:rsidRDefault="00A40ED6"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5599E155" w14:textId="77777777" w:rsidR="00A40ED6" w:rsidRPr="00E54FEA" w:rsidRDefault="000D75F2" w:rsidP="00E54FEA">
            <w:pPr>
              <w:spacing w:line="360" w:lineRule="auto"/>
              <w:ind w:right="0"/>
              <w:rPr>
                <w:rFonts w:eastAsia="MS Mincho"/>
                <w:bCs/>
                <w:iCs/>
                <w:color w:val="000000"/>
                <w:lang w:eastAsia="ja-JP"/>
              </w:rPr>
            </w:pPr>
            <w:r>
              <w:rPr>
                <w:rFonts w:eastAsia="MS Mincho"/>
                <w:bCs/>
                <w:iCs/>
                <w:color w:val="000000"/>
                <w:lang w:eastAsia="ja-JP"/>
              </w:rPr>
              <w:t xml:space="preserve">Hệ thống </w:t>
            </w:r>
            <w:r w:rsidR="00924609" w:rsidRPr="000D75F2">
              <w:rPr>
                <w:rFonts w:eastAsia="MS Mincho"/>
                <w:bCs/>
                <w:iCs/>
                <w:color w:val="000000"/>
                <w:lang w:eastAsia="ja-JP"/>
              </w:rPr>
              <w:t>tạo ra</w:t>
            </w:r>
            <w:r w:rsidR="009D557C" w:rsidRPr="000D75F2">
              <w:rPr>
                <w:rFonts w:eastAsia="MS Mincho"/>
                <w:bCs/>
                <w:iCs/>
                <w:color w:val="000000"/>
                <w:lang w:eastAsia="ja-JP"/>
              </w:rPr>
              <w:t xml:space="preserve"> mộ</w:t>
            </w:r>
            <w:r w:rsidR="00924609" w:rsidRPr="000D75F2">
              <w:rPr>
                <w:rFonts w:eastAsia="MS Mincho"/>
                <w:bCs/>
                <w:iCs/>
                <w:color w:val="000000"/>
                <w:lang w:eastAsia="ja-JP"/>
              </w:rPr>
              <w:t>t dòng thông tin mới cho bản ghi sửa</w:t>
            </w:r>
            <w:r w:rsidR="009D557C" w:rsidRPr="000D75F2">
              <w:rPr>
                <w:rFonts w:eastAsia="MS Mincho"/>
                <w:bCs/>
                <w:iCs/>
                <w:color w:val="000000"/>
                <w:lang w:eastAsia="ja-JP"/>
              </w:rPr>
              <w:t xml:space="preserve"> </w:t>
            </w:r>
            <w:r w:rsidR="00924609" w:rsidRPr="000D75F2">
              <w:rPr>
                <w:rFonts w:eastAsia="MS Mincho"/>
                <w:bCs/>
                <w:iCs/>
                <w:color w:val="000000"/>
                <w:lang w:eastAsia="ja-JP"/>
              </w:rPr>
              <w:t>trong Grid</w:t>
            </w:r>
            <w:r w:rsidR="009D557C" w:rsidRPr="000D75F2">
              <w:rPr>
                <w:rFonts w:eastAsia="MS Mincho"/>
                <w:bCs/>
                <w:iCs/>
                <w:color w:val="000000"/>
                <w:lang w:eastAsia="ja-JP"/>
              </w:rPr>
              <w:t xml:space="preserve">, các </w:t>
            </w:r>
            <w:r w:rsidR="00924609" w:rsidRPr="000D75F2">
              <w:rPr>
                <w:rFonts w:eastAsia="MS Mincho"/>
                <w:bCs/>
                <w:iCs/>
                <w:color w:val="000000"/>
                <w:lang w:eastAsia="ja-JP"/>
              </w:rPr>
              <w:t>bản ghi cũ</w:t>
            </w:r>
            <w:r w:rsidR="009D557C" w:rsidRPr="000D75F2">
              <w:rPr>
                <w:rFonts w:eastAsia="MS Mincho"/>
                <w:bCs/>
                <w:iCs/>
                <w:color w:val="000000"/>
                <w:lang w:eastAsia="ja-JP"/>
              </w:rPr>
              <w:t xml:space="preserve"> không đổi (Vẫn bao gồm cả </w:t>
            </w:r>
            <w:r w:rsidR="00924609" w:rsidRPr="000D75F2">
              <w:rPr>
                <w:rFonts w:eastAsia="MS Mincho"/>
                <w:bCs/>
                <w:iCs/>
                <w:color w:val="000000"/>
                <w:lang w:eastAsia="ja-JP"/>
              </w:rPr>
              <w:t>bản ghi cũ</w:t>
            </w:r>
            <w:r w:rsidR="009D557C" w:rsidRPr="000D75F2">
              <w:rPr>
                <w:rFonts w:eastAsia="MS Mincho"/>
                <w:bCs/>
                <w:iCs/>
                <w:color w:val="000000"/>
                <w:lang w:eastAsia="ja-JP"/>
              </w:rPr>
              <w:t xml:space="preserve"> được chọn để sử</w:t>
            </w:r>
            <w:r w:rsidR="00E54FEA">
              <w:rPr>
                <w:rFonts w:eastAsia="MS Mincho"/>
                <w:bCs/>
                <w:iCs/>
                <w:color w:val="000000"/>
                <w:lang w:eastAsia="ja-JP"/>
              </w:rPr>
              <w:t>a).</w:t>
            </w:r>
          </w:p>
        </w:tc>
      </w:tr>
    </w:tbl>
    <w:p w14:paraId="717B166F" w14:textId="77777777" w:rsidR="009B4A03" w:rsidRDefault="009B4A03" w:rsidP="009B4A03">
      <w:pPr>
        <w:spacing w:before="240" w:after="240" w:line="360" w:lineRule="auto"/>
        <w:rPr>
          <w:b/>
          <w:i/>
          <w:u w:val="single"/>
        </w:rPr>
      </w:pPr>
      <w:commentRangeStart w:id="506"/>
      <w:r w:rsidRPr="001D105C">
        <w:rPr>
          <w:b/>
          <w:i/>
          <w:u w:val="single"/>
        </w:rPr>
        <w:t>Luồng hoạt động</w:t>
      </w:r>
      <w:commentRangeEnd w:id="506"/>
      <w:r w:rsidR="00883DEE">
        <w:rPr>
          <w:rStyle w:val="CommentReference"/>
        </w:rPr>
        <w:commentReference w:id="506"/>
      </w:r>
    </w:p>
    <w:p w14:paraId="5CCA32FE" w14:textId="45413423" w:rsidR="000259E0" w:rsidRDefault="000259E0" w:rsidP="00FF1D54">
      <w:pPr>
        <w:spacing w:before="240" w:after="240" w:line="360" w:lineRule="auto"/>
        <w:rPr>
          <w:ins w:id="507" w:author="Nguyen Hong Nhung (Khoi CNTT)" w:date="2019-08-12T15:21:00Z"/>
        </w:rPr>
      </w:pPr>
      <w:ins w:id="508" w:author="Nguyen Hong Nhung (Khoi CNTT)" w:date="2019-08-12T15:21:00Z">
        <w:r>
          <w:object w:dxaOrig="9535" w:dyaOrig="5858" w14:anchorId="38626EA1">
            <v:shape id="_x0000_i1030" type="#_x0000_t75" style="width:467.7pt;height:287.35pt" o:ole="">
              <v:imagedata r:id="rId41" o:title=""/>
            </v:shape>
            <o:OLEObject Type="Embed" ProgID="Visio.Drawing.11" ShapeID="_x0000_i1030" DrawAspect="Content" ObjectID="_1627457851" r:id="rId42"/>
          </w:object>
        </w:r>
      </w:ins>
      <w:ins w:id="509" w:author="Nguyen Hong Nhung (Khoi CNTT)" w:date="2019-08-12T15:21:00Z">
        <w:r w:rsidDel="000259E0">
          <w:t xml:space="preserve"> </w:t>
        </w:r>
      </w:ins>
      <w:del w:id="510" w:author="Nguyen Hong Nhung (Khoi CNTT)" w:date="2019-08-12T15:21:00Z">
        <w:r w:rsidR="00FF1D54" w:rsidDel="000259E0">
          <w:object w:dxaOrig="9535" w:dyaOrig="5858" w14:anchorId="7C52AD1B">
            <v:shape id="_x0000_i1031" type="#_x0000_t75" style="width:468.3pt;height:287.35pt" o:ole="">
              <v:imagedata r:id="rId43" o:title=""/>
            </v:shape>
            <o:OLEObject Type="Embed" ProgID="Visio.Drawing.11" ShapeID="_x0000_i1031" DrawAspect="Content" ObjectID="_1627457852" r:id="rId44"/>
          </w:object>
        </w:r>
      </w:del>
    </w:p>
    <w:p w14:paraId="1A188C86" w14:textId="54132831" w:rsidR="00A40ED6" w:rsidRDefault="009B4A03" w:rsidP="00FF1D54">
      <w:pPr>
        <w:spacing w:before="240" w:after="240" w:line="360" w:lineRule="auto"/>
        <w:rPr>
          <w:b/>
          <w:i/>
          <w:u w:val="single"/>
        </w:rPr>
      </w:pPr>
      <w:r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9B4A03" w:rsidRPr="009B4A03" w14:paraId="69A50E63" w14:textId="77777777" w:rsidTr="009B4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AD3AF3F"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65F6D110" w14:textId="77777777" w:rsidR="009B4A03" w:rsidRPr="009B4A03" w:rsidRDefault="009B4A03" w:rsidP="00294747">
            <w:pPr>
              <w:ind w:left="-142" w:right="-320"/>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14:paraId="48BF3019" w14:textId="77777777" w:rsidR="009B4A03" w:rsidRPr="009B4A03" w:rsidRDefault="009B4A03" w:rsidP="00294747">
            <w:pPr>
              <w:tabs>
                <w:tab w:val="left" w:pos="5850"/>
              </w:tabs>
              <w:ind w:left="-142" w:right="155"/>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Mô tả</w:t>
            </w:r>
          </w:p>
        </w:tc>
      </w:tr>
      <w:tr w:rsidR="009B4A03" w:rsidRPr="009B4A03" w14:paraId="5BD06F70" w14:textId="77777777" w:rsidTr="009B4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7C25EDF6"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5626FC30"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30A5A72A" w14:textId="77777777" w:rsid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 xml:space="preserve">Quy tắc hiển thị màn hình kết quả tìm kiếm: </w:t>
            </w:r>
          </w:p>
          <w:p w14:paraId="5E0AB50C" w14:textId="77777777" w:rsidR="00095184" w:rsidRPr="009B4A03" w:rsidRDefault="00095184" w:rsidP="00294747">
            <w:pPr>
              <w:tabs>
                <w:tab w:val="left" w:pos="5850"/>
              </w:tabs>
              <w:ind w:right="155"/>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Hệ thống tìm kiếm trên toàn bộ dữ liệu bảng ADJ tham số (Dữ liệu t-1 và dữ liệu điều chỉnh trong ngày t)</w:t>
            </w:r>
          </w:p>
        </w:tc>
      </w:tr>
      <w:tr w:rsidR="009B4A03" w:rsidRPr="009B4A03" w14:paraId="0FFA9EED" w14:textId="77777777" w:rsidTr="009B4A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5012F9"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(5)(5.1)(5.2)</w:t>
            </w:r>
          </w:p>
        </w:tc>
        <w:tc>
          <w:tcPr>
            <w:cnfStyle w:val="000010000000" w:firstRow="0" w:lastRow="0" w:firstColumn="0" w:lastColumn="0" w:oddVBand="1" w:evenVBand="0" w:oddHBand="0" w:evenHBand="0" w:firstRowFirstColumn="0" w:firstRowLastColumn="0" w:lastRowFirstColumn="0" w:lastRowLastColumn="0"/>
            <w:tcW w:w="1415" w:type="dxa"/>
            <w:tcBorders>
              <w:left w:val="none" w:sz="0" w:space="0" w:color="auto"/>
              <w:right w:val="none" w:sz="0" w:space="0" w:color="auto"/>
            </w:tcBorders>
          </w:tcPr>
          <w:p w14:paraId="28F4BAE4"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.2.2</w:t>
            </w:r>
          </w:p>
        </w:tc>
        <w:tc>
          <w:tcPr>
            <w:cnfStyle w:val="000100000000" w:firstRow="0" w:lastRow="0" w:firstColumn="0" w:lastColumn="1" w:oddVBand="0" w:evenVBand="0" w:oddHBand="0" w:evenHBand="0" w:firstRowFirstColumn="0" w:firstRowLastColumn="0" w:lastRowFirstColumn="0" w:lastRowLastColumn="0"/>
            <w:tcW w:w="6415" w:type="dxa"/>
          </w:tcPr>
          <w:p w14:paraId="4FB28DE6" w14:textId="77777777" w:rsidR="009B4A03" w:rsidRP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Validating rules: Các điều kiện check tương tự thêm mới</w:t>
            </w:r>
          </w:p>
        </w:tc>
      </w:tr>
      <w:tr w:rsidR="009B4A03" w:rsidRPr="009B4A03" w14:paraId="3079C79F" w14:textId="77777777" w:rsidTr="009B4A0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1CAFB2EE"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1B701D38" w14:textId="77777777" w:rsidR="009B4A03" w:rsidRPr="009B4A03" w:rsidRDefault="009B4A03"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w:t>
            </w:r>
            <w:r w:rsidRPr="009B4A03">
              <w:rPr>
                <w:rFonts w:ascii="Times New Roman" w:eastAsia="Times New Roman" w:hAnsi="Times New Roman" w:cs="Times New Roman"/>
                <w:sz w:val="24"/>
                <w:szCs w:val="24"/>
                <w:lang w:val="en-GB"/>
              </w:rPr>
              <w:t>.2.3</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371DAF22" w14:textId="77777777" w:rsidR="009B4A03" w:rsidRPr="009B4A03" w:rsidRDefault="009B4A03" w:rsidP="00294747">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Quy tắc lưu bản ghi</w:t>
            </w:r>
          </w:p>
          <w:p w14:paraId="08D47143" w14:textId="77777777" w:rsidR="000D75F2" w:rsidRPr="000D75F2"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Sau khi hoàn thành chỉnh sửa bản ghi, hệ thống tự động quay về Màn hình tổng quan và tạo ra một dòng thông tin mới cho bản ghi sửa trong Grid, các bản ghi cũ không đổi (Vẫn bao gồm cả bản ghi cũ được chọn để sửa).</w:t>
            </w:r>
          </w:p>
          <w:p w14:paraId="5909DCDF" w14:textId="77777777" w:rsidR="000D75F2" w:rsidRPr="000D75F2"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Bản ghi sửa mới được ghi nhận thêm vào bảng ADJ tương ứng lưu vết</w:t>
            </w:r>
          </w:p>
          <w:p w14:paraId="6A6B466E" w14:textId="76DF741E" w:rsidR="009B4A03" w:rsidRPr="009B4A03" w:rsidRDefault="000D75F2" w:rsidP="000D75F2">
            <w:pPr>
              <w:pStyle w:val="ListParagraph"/>
              <w:numPr>
                <w:ilvl w:val="0"/>
                <w:numId w:val="5"/>
              </w:numPr>
              <w:tabs>
                <w:tab w:val="left" w:pos="5850"/>
              </w:tabs>
              <w:spacing w:line="276" w:lineRule="auto"/>
              <w:ind w:right="155"/>
              <w:jc w:val="both"/>
              <w:rPr>
                <w:rFonts w:ascii="Times New Roman" w:eastAsia="Times New Roman" w:hAnsi="Times New Roman" w:cs="Times New Roman"/>
                <w:sz w:val="24"/>
                <w:szCs w:val="24"/>
                <w:lang w:val="en-GB"/>
              </w:rPr>
            </w:pPr>
            <w:r w:rsidRPr="000D75F2">
              <w:rPr>
                <w:rFonts w:ascii="Times New Roman" w:eastAsia="Times New Roman" w:hAnsi="Times New Roman" w:cs="Times New Roman"/>
                <w:sz w:val="24"/>
                <w:szCs w:val="24"/>
                <w:lang w:val="en-GB"/>
              </w:rPr>
              <w:t xml:space="preserve">Cuối ngày chạy JOB, cùng một mã bản ghi được chọn để sửa, hệ thống xác định bản ghi có hiệu lực là bản ghi có ngày Update time lớn nhất. Đồng hời hệ thống tự động cập nhập ngày End của bản ghi cũ = Ngày </w:t>
            </w:r>
            <w:del w:id="511" w:author="Nguyen Hong Nhung (Khoi CNTT)" w:date="2019-08-16T10:10:00Z">
              <w:r w:rsidRPr="000D75F2" w:rsidDel="00D22D8C">
                <w:rPr>
                  <w:rFonts w:ascii="Times New Roman" w:eastAsia="Times New Roman" w:hAnsi="Times New Roman" w:cs="Times New Roman"/>
                  <w:sz w:val="24"/>
                  <w:szCs w:val="24"/>
                  <w:lang w:val="en-GB"/>
                </w:rPr>
                <w:delText>Start</w:delText>
              </w:r>
            </w:del>
            <w:ins w:id="512" w:author="Nguyen Hong Nhung (Khoi CNTT)" w:date="2019-08-16T10:10:00Z">
              <w:r w:rsidR="00D22D8C">
                <w:rPr>
                  <w:rFonts w:ascii="Times New Roman" w:eastAsia="Times New Roman" w:hAnsi="Times New Roman" w:cs="Times New Roman"/>
                  <w:sz w:val="24"/>
                  <w:szCs w:val="24"/>
                  <w:lang w:val="en-GB"/>
                </w:rPr>
                <w:t>Begin</w:t>
              </w:r>
            </w:ins>
            <w:r w:rsidRPr="000D75F2">
              <w:rPr>
                <w:rFonts w:ascii="Times New Roman" w:eastAsia="Times New Roman" w:hAnsi="Times New Roman" w:cs="Times New Roman"/>
                <w:sz w:val="24"/>
                <w:szCs w:val="24"/>
                <w:lang w:val="en-GB"/>
              </w:rPr>
              <w:t xml:space="preserve"> của bản ghi sửa mới -1</w:t>
            </w:r>
          </w:p>
        </w:tc>
      </w:tr>
    </w:tbl>
    <w:p w14:paraId="4AEBFA8C" w14:textId="77777777" w:rsidR="009B4A03" w:rsidRPr="00A40ED6" w:rsidRDefault="009B4A03" w:rsidP="00A40ED6">
      <w:pPr>
        <w:rPr>
          <w:lang w:eastAsia="ja-JP"/>
        </w:rPr>
      </w:pPr>
    </w:p>
    <w:p w14:paraId="59F7BA41" w14:textId="77777777" w:rsidR="00351955" w:rsidRDefault="00351955" w:rsidP="00351955">
      <w:pPr>
        <w:spacing w:line="360" w:lineRule="auto"/>
        <w:ind w:right="0"/>
        <w:rPr>
          <w:rFonts w:eastAsia="MS Mincho"/>
          <w:bCs/>
          <w:iCs/>
          <w:color w:val="000000"/>
          <w:lang w:eastAsia="ja-JP"/>
        </w:rPr>
      </w:pPr>
      <w:r w:rsidRPr="00351955">
        <w:rPr>
          <w:rFonts w:eastAsia="MS Mincho"/>
          <w:b/>
          <w:bCs/>
          <w:iCs/>
          <w:color w:val="000000"/>
          <w:lang w:eastAsia="ja-JP"/>
        </w:rPr>
        <w:t>Chú ý:</w:t>
      </w:r>
      <w:r>
        <w:rPr>
          <w:rFonts w:eastAsia="MS Mincho"/>
          <w:bCs/>
          <w:iCs/>
          <w:color w:val="000000"/>
          <w:lang w:eastAsia="ja-JP"/>
        </w:rPr>
        <w:t xml:space="preserve"> Với các bảng tham số, người dùng được phép sửa tất cả các trường nhập liệu </w:t>
      </w:r>
      <w:proofErr w:type="gramStart"/>
      <w:r>
        <w:rPr>
          <w:rFonts w:eastAsia="MS Mincho"/>
          <w:bCs/>
          <w:iCs/>
          <w:color w:val="000000"/>
          <w:lang w:eastAsia="ja-JP"/>
        </w:rPr>
        <w:t>tay</w:t>
      </w:r>
      <w:proofErr w:type="gramEnd"/>
      <w:r>
        <w:rPr>
          <w:rFonts w:eastAsia="MS Mincho"/>
          <w:bCs/>
          <w:iCs/>
          <w:color w:val="000000"/>
          <w:lang w:eastAsia="ja-JP"/>
        </w:rPr>
        <w:t xml:space="preserve"> của bảng (Trừ các trường tự động bởi hệ thống). Màn hình chỉnh sửa tương tự như mà hình thêm mới của từng bảng (Tham chiếu màn hình ở 3.2.1). Một số điều kiện với các trường ở màn hình sửa:</w:t>
      </w:r>
    </w:p>
    <w:tbl>
      <w:tblPr>
        <w:tblStyle w:val="TableGrid"/>
        <w:tblW w:w="9468" w:type="dxa"/>
        <w:tblLook w:val="04A0" w:firstRow="1" w:lastRow="0" w:firstColumn="1" w:lastColumn="0" w:noHBand="0" w:noVBand="1"/>
      </w:tblPr>
      <w:tblGrid>
        <w:gridCol w:w="3116"/>
        <w:gridCol w:w="1330"/>
        <w:gridCol w:w="1586"/>
        <w:gridCol w:w="3436"/>
      </w:tblGrid>
      <w:tr w:rsidR="00351955" w:rsidRPr="00AC762B" w14:paraId="16F8F34E" w14:textId="77777777" w:rsidTr="00294747">
        <w:trPr>
          <w:tblHeader/>
        </w:trPr>
        <w:tc>
          <w:tcPr>
            <w:tcW w:w="3116" w:type="dxa"/>
            <w:shd w:val="clear" w:color="auto" w:fill="8DB3E2" w:themeFill="text2" w:themeFillTint="66"/>
          </w:tcPr>
          <w:p w14:paraId="0FB130F3" w14:textId="77777777" w:rsidR="00351955" w:rsidRPr="00AC762B" w:rsidRDefault="00351955" w:rsidP="00294747">
            <w:pPr>
              <w:pStyle w:val="ListParagraph"/>
              <w:ind w:left="0"/>
              <w:jc w:val="center"/>
              <w:rPr>
                <w:b/>
              </w:rPr>
            </w:pPr>
            <w:r w:rsidRPr="00AC762B">
              <w:rPr>
                <w:b/>
              </w:rPr>
              <w:t>Trường</w:t>
            </w:r>
          </w:p>
        </w:tc>
        <w:tc>
          <w:tcPr>
            <w:tcW w:w="1330" w:type="dxa"/>
            <w:shd w:val="clear" w:color="auto" w:fill="8DB3E2" w:themeFill="text2" w:themeFillTint="66"/>
          </w:tcPr>
          <w:p w14:paraId="1BAF8BE2" w14:textId="77777777" w:rsidR="00351955" w:rsidRPr="00AC762B" w:rsidRDefault="00351955" w:rsidP="00294747">
            <w:pPr>
              <w:pStyle w:val="ListParagraph"/>
              <w:ind w:left="0"/>
              <w:jc w:val="center"/>
              <w:rPr>
                <w:b/>
              </w:rPr>
            </w:pPr>
            <w:r w:rsidRPr="00AC762B">
              <w:rPr>
                <w:b/>
              </w:rPr>
              <w:t>Bắt buộc nhập?</w:t>
            </w:r>
          </w:p>
        </w:tc>
        <w:tc>
          <w:tcPr>
            <w:tcW w:w="1586" w:type="dxa"/>
            <w:shd w:val="clear" w:color="auto" w:fill="8DB3E2" w:themeFill="text2" w:themeFillTint="66"/>
          </w:tcPr>
          <w:p w14:paraId="38961A05" w14:textId="77777777" w:rsidR="00351955" w:rsidRPr="00AC762B" w:rsidRDefault="00351955" w:rsidP="00294747">
            <w:pPr>
              <w:pStyle w:val="ListParagraph"/>
              <w:ind w:left="0"/>
              <w:jc w:val="center"/>
              <w:rPr>
                <w:b/>
              </w:rPr>
            </w:pPr>
            <w:r w:rsidRPr="00AC762B">
              <w:rPr>
                <w:b/>
              </w:rPr>
              <w:t>Định dạng</w:t>
            </w:r>
          </w:p>
        </w:tc>
        <w:tc>
          <w:tcPr>
            <w:tcW w:w="3436" w:type="dxa"/>
            <w:shd w:val="clear" w:color="auto" w:fill="8DB3E2" w:themeFill="text2" w:themeFillTint="66"/>
          </w:tcPr>
          <w:p w14:paraId="7170FF24" w14:textId="77777777" w:rsidR="00351955" w:rsidRPr="00AC762B" w:rsidRDefault="00351955" w:rsidP="00294747">
            <w:pPr>
              <w:pStyle w:val="ListParagraph"/>
              <w:ind w:left="0"/>
              <w:jc w:val="center"/>
              <w:rPr>
                <w:b/>
              </w:rPr>
            </w:pPr>
            <w:r w:rsidRPr="00AC762B">
              <w:rPr>
                <w:b/>
              </w:rPr>
              <w:t>Ý nghĩa</w:t>
            </w:r>
          </w:p>
        </w:tc>
      </w:tr>
      <w:tr w:rsidR="00351955" w:rsidRPr="002A743A" w14:paraId="17FB6EF0" w14:textId="77777777" w:rsidTr="00294747">
        <w:trPr>
          <w:trHeight w:val="611"/>
        </w:trPr>
        <w:tc>
          <w:tcPr>
            <w:tcW w:w="3116" w:type="dxa"/>
            <w:vAlign w:val="center"/>
          </w:tcPr>
          <w:p w14:paraId="679AA81D" w14:textId="75769BFB" w:rsidR="00351955" w:rsidRPr="000B24A9" w:rsidRDefault="00D47235" w:rsidP="00294747">
            <w:pPr>
              <w:rPr>
                <w:rFonts w:eastAsia="Times New Roman"/>
                <w:bCs/>
                <w:lang w:eastAsia="x-none"/>
              </w:rPr>
            </w:pPr>
            <w:del w:id="513" w:author="Nguyen Hong Nhung (Khoi CNTT)" w:date="2019-08-16T10:10:00Z">
              <w:r w:rsidDel="00D22D8C">
                <w:rPr>
                  <w:rFonts w:eastAsia="Times New Roman"/>
                  <w:bCs/>
                  <w:lang w:eastAsia="x-none"/>
                </w:rPr>
                <w:delText>Start</w:delText>
              </w:r>
            </w:del>
            <w:ins w:id="514" w:author="Nguyen Hong Nhung (Khoi CNTT)" w:date="2019-08-16T10:10:00Z">
              <w:r w:rsidR="00D22D8C">
                <w:rPr>
                  <w:rFonts w:eastAsia="Times New Roman"/>
                  <w:bCs/>
                  <w:lang w:eastAsia="x-none"/>
                </w:rPr>
                <w:t>Begin</w:t>
              </w:r>
            </w:ins>
          </w:p>
        </w:tc>
        <w:tc>
          <w:tcPr>
            <w:tcW w:w="1330" w:type="dxa"/>
            <w:vAlign w:val="center"/>
          </w:tcPr>
          <w:p w14:paraId="333043E4" w14:textId="77777777" w:rsidR="00351955" w:rsidRDefault="00351955" w:rsidP="00294747">
            <w:pPr>
              <w:pStyle w:val="ListParagraph"/>
              <w:ind w:left="0"/>
              <w:jc w:val="center"/>
            </w:pPr>
            <w:r>
              <w:t>N</w:t>
            </w:r>
          </w:p>
        </w:tc>
        <w:tc>
          <w:tcPr>
            <w:tcW w:w="1586" w:type="dxa"/>
            <w:vAlign w:val="center"/>
          </w:tcPr>
          <w:p w14:paraId="5DA9561F" w14:textId="77777777" w:rsidR="00351955" w:rsidRDefault="00351955" w:rsidP="00294747">
            <w:pPr>
              <w:pStyle w:val="ListParagraph"/>
              <w:ind w:left="0"/>
              <w:jc w:val="center"/>
            </w:pPr>
            <w:r>
              <w:t>Date</w:t>
            </w:r>
          </w:p>
        </w:tc>
        <w:tc>
          <w:tcPr>
            <w:tcW w:w="3436" w:type="dxa"/>
          </w:tcPr>
          <w:p w14:paraId="4459CA5D" w14:textId="77777777" w:rsidR="00351955" w:rsidRDefault="00351955" w:rsidP="00294747">
            <w:pPr>
              <w:rPr>
                <w:rFonts w:eastAsia="Times New Roman"/>
                <w:bCs/>
                <w:lang w:eastAsia="x-none"/>
              </w:rPr>
            </w:pPr>
            <w:r>
              <w:rPr>
                <w:rFonts w:eastAsia="Times New Roman"/>
                <w:bCs/>
                <w:lang w:eastAsia="x-none"/>
              </w:rPr>
              <w:t>Định dạng DD/MM/YYYY</w:t>
            </w:r>
          </w:p>
          <w:p w14:paraId="43B5293A" w14:textId="624ADA67" w:rsidR="00351955" w:rsidRPr="002A743A" w:rsidRDefault="00351955" w:rsidP="00294747">
            <w:pPr>
              <w:rPr>
                <w:rFonts w:eastAsia="Times New Roman"/>
                <w:bCs/>
                <w:lang w:eastAsia="x-none"/>
              </w:rPr>
            </w:pPr>
            <w:r>
              <w:rPr>
                <w:rFonts w:eastAsia="Times New Roman"/>
                <w:bCs/>
                <w:lang w:eastAsia="x-none"/>
              </w:rPr>
              <w:t xml:space="preserve">Điều kiện nhập giá trị sửa phải &gt;= ngày </w:t>
            </w:r>
            <w:del w:id="515" w:author="Nguyen Hong Nhung (Khoi CNTT)" w:date="2019-08-16T10:10:00Z">
              <w:r w:rsidR="00D47235" w:rsidDel="00D22D8C">
                <w:rPr>
                  <w:rFonts w:eastAsia="Times New Roman"/>
                  <w:bCs/>
                  <w:lang w:eastAsia="x-none"/>
                </w:rPr>
                <w:delText>Start</w:delText>
              </w:r>
            </w:del>
            <w:ins w:id="516" w:author="Nguyen Hong Nhung (Khoi CNTT)" w:date="2019-08-16T10:10:00Z">
              <w:r w:rsidR="00D22D8C">
                <w:rPr>
                  <w:rFonts w:eastAsia="Times New Roman"/>
                  <w:bCs/>
                  <w:lang w:eastAsia="x-none"/>
                </w:rPr>
                <w:t>Begin</w:t>
              </w:r>
            </w:ins>
            <w:r>
              <w:rPr>
                <w:rFonts w:eastAsia="Times New Roman"/>
                <w:bCs/>
                <w:lang w:eastAsia="x-none"/>
              </w:rPr>
              <w:t xml:space="preserve"> cũ</w:t>
            </w:r>
          </w:p>
        </w:tc>
      </w:tr>
      <w:tr w:rsidR="00351955" w:rsidRPr="002A743A" w14:paraId="0BE21297" w14:textId="77777777" w:rsidTr="00294747">
        <w:trPr>
          <w:trHeight w:val="611"/>
        </w:trPr>
        <w:tc>
          <w:tcPr>
            <w:tcW w:w="3116" w:type="dxa"/>
            <w:vAlign w:val="center"/>
          </w:tcPr>
          <w:p w14:paraId="23DBB100" w14:textId="77777777" w:rsidR="00351955" w:rsidRDefault="00351955" w:rsidP="00294747">
            <w:pPr>
              <w:rPr>
                <w:rFonts w:eastAsia="Times New Roman"/>
                <w:bCs/>
                <w:lang w:eastAsia="x-none"/>
              </w:rPr>
            </w:pPr>
            <w:r>
              <w:rPr>
                <w:rFonts w:eastAsia="Times New Roman"/>
                <w:bCs/>
                <w:lang w:eastAsia="x-none"/>
              </w:rPr>
              <w:t>End</w:t>
            </w:r>
          </w:p>
        </w:tc>
        <w:tc>
          <w:tcPr>
            <w:tcW w:w="1330" w:type="dxa"/>
            <w:vAlign w:val="center"/>
          </w:tcPr>
          <w:p w14:paraId="3E220F3D" w14:textId="77777777" w:rsidR="00351955" w:rsidRDefault="00351955" w:rsidP="00294747">
            <w:pPr>
              <w:pStyle w:val="ListParagraph"/>
              <w:ind w:left="0"/>
              <w:jc w:val="center"/>
            </w:pPr>
            <w:r>
              <w:t>N</w:t>
            </w:r>
          </w:p>
        </w:tc>
        <w:tc>
          <w:tcPr>
            <w:tcW w:w="1586" w:type="dxa"/>
            <w:vAlign w:val="center"/>
          </w:tcPr>
          <w:p w14:paraId="3BAF6084" w14:textId="77777777" w:rsidR="00351955" w:rsidRDefault="00351955" w:rsidP="00294747">
            <w:pPr>
              <w:pStyle w:val="ListParagraph"/>
              <w:ind w:left="0"/>
              <w:jc w:val="center"/>
            </w:pPr>
            <w:r>
              <w:t>Date</w:t>
            </w:r>
          </w:p>
        </w:tc>
        <w:tc>
          <w:tcPr>
            <w:tcW w:w="3436" w:type="dxa"/>
          </w:tcPr>
          <w:p w14:paraId="52167B1F" w14:textId="77777777" w:rsidR="00351955" w:rsidRDefault="00351955" w:rsidP="00294747">
            <w:pPr>
              <w:rPr>
                <w:rFonts w:eastAsia="Times New Roman"/>
                <w:bCs/>
                <w:lang w:eastAsia="x-none"/>
              </w:rPr>
            </w:pPr>
            <w:r>
              <w:rPr>
                <w:rFonts w:eastAsia="Times New Roman"/>
                <w:bCs/>
                <w:lang w:eastAsia="x-none"/>
              </w:rPr>
              <w:t>Định dạng DD/MM/YYYY</w:t>
            </w:r>
          </w:p>
          <w:p w14:paraId="437E45EE" w14:textId="3E09D7B7" w:rsidR="00351955" w:rsidRPr="003C7798" w:rsidRDefault="00351955" w:rsidP="00294747">
            <w:pPr>
              <w:rPr>
                <w:rFonts w:eastAsia="Times New Roman"/>
                <w:bCs/>
                <w:lang w:eastAsia="x-none"/>
              </w:rPr>
            </w:pPr>
            <w:r>
              <w:rPr>
                <w:rFonts w:eastAsia="Times New Roman"/>
                <w:bCs/>
                <w:lang w:eastAsia="x-none"/>
              </w:rPr>
              <w:t xml:space="preserve">- Nếu nhập ngày </w:t>
            </w:r>
            <w:del w:id="517" w:author="Nguyen Hong Nhung (Khoi CNTT)" w:date="2019-08-16T10:10:00Z">
              <w:r w:rsidR="00D47235" w:rsidDel="00D22D8C">
                <w:rPr>
                  <w:rFonts w:eastAsia="Times New Roman"/>
                  <w:bCs/>
                  <w:lang w:eastAsia="x-none"/>
                </w:rPr>
                <w:delText>Start</w:delText>
              </w:r>
            </w:del>
            <w:ins w:id="518" w:author="Nguyen Hong Nhung (Khoi CNTT)" w:date="2019-08-16T10:10:00Z">
              <w:r w:rsidR="00D22D8C">
                <w:rPr>
                  <w:rFonts w:eastAsia="Times New Roman"/>
                  <w:bCs/>
                  <w:lang w:eastAsia="x-none"/>
                </w:rPr>
                <w:t>Begin</w:t>
              </w:r>
            </w:ins>
            <w:r>
              <w:rPr>
                <w:rFonts w:eastAsia="Times New Roman"/>
                <w:bCs/>
                <w:lang w:eastAsia="x-none"/>
              </w:rPr>
              <w:t xml:space="preserve"> &lt; today: thì ngày End mặc định = </w:t>
            </w:r>
            <w:del w:id="519" w:author="Nguyen Hong Nhung (Khoi CNTT)" w:date="2019-08-16T10:10:00Z">
              <w:r w:rsidR="00D47235" w:rsidDel="00D22D8C">
                <w:rPr>
                  <w:rFonts w:eastAsia="Times New Roman"/>
                  <w:bCs/>
                  <w:lang w:eastAsia="x-none"/>
                </w:rPr>
                <w:delText>Start</w:delText>
              </w:r>
            </w:del>
            <w:ins w:id="520" w:author="Nguyen Hong Nhung (Khoi CNTT)" w:date="2019-08-16T10:10:00Z">
              <w:r w:rsidR="00D22D8C">
                <w:rPr>
                  <w:rFonts w:eastAsia="Times New Roman"/>
                  <w:bCs/>
                  <w:lang w:eastAsia="x-none"/>
                </w:rPr>
                <w:t>Begin</w:t>
              </w:r>
            </w:ins>
            <w:r>
              <w:rPr>
                <w:rFonts w:eastAsia="Times New Roman"/>
                <w:bCs/>
                <w:lang w:eastAsia="x-none"/>
              </w:rPr>
              <w:t xml:space="preserve"> và</w:t>
            </w:r>
            <w:r w:rsidRPr="003C7798">
              <w:rPr>
                <w:rFonts w:eastAsia="Times New Roman"/>
                <w:bCs/>
                <w:lang w:eastAsia="x-none"/>
              </w:rPr>
              <w:t xml:space="preserve"> không cho phép sửa</w:t>
            </w:r>
          </w:p>
          <w:p w14:paraId="5E4D83FD" w14:textId="1AA56AC3" w:rsidR="00351955" w:rsidRDefault="00351955" w:rsidP="00294747">
            <w:pPr>
              <w:rPr>
                <w:rFonts w:eastAsia="Times New Roman"/>
                <w:bCs/>
                <w:lang w:eastAsia="x-none"/>
              </w:rPr>
            </w:pPr>
            <w:r w:rsidRPr="003C7798">
              <w:rPr>
                <w:rFonts w:eastAsia="Times New Roman"/>
                <w:bCs/>
                <w:lang w:eastAsia="x-none"/>
              </w:rPr>
              <w:t>- Nếu</w:t>
            </w:r>
            <w:r>
              <w:rPr>
                <w:rFonts w:eastAsia="Times New Roman"/>
                <w:bCs/>
                <w:lang w:eastAsia="x-none"/>
              </w:rPr>
              <w:t xml:space="preserve"> nhập ngày </w:t>
            </w:r>
            <w:del w:id="521" w:author="Nguyen Hong Nhung (Khoi CNTT)" w:date="2019-08-16T10:10:00Z">
              <w:r w:rsidR="00D47235" w:rsidDel="00D22D8C">
                <w:rPr>
                  <w:rFonts w:eastAsia="Times New Roman"/>
                  <w:bCs/>
                  <w:lang w:eastAsia="x-none"/>
                </w:rPr>
                <w:delText>Start</w:delText>
              </w:r>
            </w:del>
            <w:ins w:id="522" w:author="Nguyen Hong Nhung (Khoi CNTT)" w:date="2019-08-16T10:10:00Z">
              <w:r w:rsidR="00D22D8C">
                <w:rPr>
                  <w:rFonts w:eastAsia="Times New Roman"/>
                  <w:bCs/>
                  <w:lang w:eastAsia="x-none"/>
                </w:rPr>
                <w:t>Begin</w:t>
              </w:r>
            </w:ins>
            <w:r>
              <w:rPr>
                <w:rFonts w:eastAsia="Times New Roman"/>
                <w:bCs/>
                <w:lang w:eastAsia="x-none"/>
              </w:rPr>
              <w:t xml:space="preserve"> &gt;= to day -&gt; Ngày End mặc định bằng </w:t>
            </w:r>
            <w:r w:rsidR="009932E6">
              <w:rPr>
                <w:rFonts w:eastAsia="Times New Roman"/>
                <w:bCs/>
                <w:lang w:eastAsia="x-none"/>
              </w:rPr>
              <w:t>NULL</w:t>
            </w:r>
            <w:r w:rsidRPr="003C7798">
              <w:rPr>
                <w:rFonts w:eastAsia="Times New Roman"/>
                <w:bCs/>
                <w:lang w:eastAsia="x-none"/>
              </w:rPr>
              <w:t xml:space="preserve"> và cho phép sửa</w:t>
            </w:r>
          </w:p>
          <w:p w14:paraId="5ECD7A84" w14:textId="56FD882A" w:rsidR="00351955" w:rsidRDefault="00351955" w:rsidP="00294747">
            <w:pPr>
              <w:rPr>
                <w:rFonts w:eastAsia="Times New Roman"/>
                <w:bCs/>
                <w:lang w:eastAsia="x-none"/>
              </w:rPr>
            </w:pPr>
            <w:r>
              <w:rPr>
                <w:rFonts w:eastAsia="Times New Roman"/>
                <w:bCs/>
                <w:lang w:eastAsia="x-none"/>
              </w:rPr>
              <w:t xml:space="preserve">- Ngày End &gt;= Ngày </w:t>
            </w:r>
            <w:del w:id="523" w:author="Nguyen Hong Nhung (Khoi CNTT)" w:date="2019-08-16T10:10:00Z">
              <w:r w:rsidR="00D47235" w:rsidDel="00D22D8C">
                <w:rPr>
                  <w:rFonts w:eastAsia="Times New Roman"/>
                  <w:bCs/>
                  <w:lang w:eastAsia="x-none"/>
                </w:rPr>
                <w:delText>Start</w:delText>
              </w:r>
            </w:del>
            <w:ins w:id="524" w:author="Nguyen Hong Nhung (Khoi CNTT)" w:date="2019-08-16T10:10:00Z">
              <w:r w:rsidR="00D22D8C">
                <w:rPr>
                  <w:rFonts w:eastAsia="Times New Roman"/>
                  <w:bCs/>
                  <w:lang w:eastAsia="x-none"/>
                </w:rPr>
                <w:t>Begin</w:t>
              </w:r>
            </w:ins>
          </w:p>
        </w:tc>
      </w:tr>
      <w:tr w:rsidR="00351955" w:rsidRPr="002A743A" w14:paraId="3B100E23" w14:textId="77777777" w:rsidTr="00294747">
        <w:trPr>
          <w:trHeight w:val="611"/>
        </w:trPr>
        <w:tc>
          <w:tcPr>
            <w:tcW w:w="3116" w:type="dxa"/>
            <w:vAlign w:val="center"/>
          </w:tcPr>
          <w:p w14:paraId="7AEFEF43" w14:textId="77777777" w:rsidR="00351955" w:rsidRPr="00DF22BA" w:rsidRDefault="00351955" w:rsidP="00294747">
            <w:pPr>
              <w:rPr>
                <w:rFonts w:eastAsia="Times New Roman"/>
                <w:bCs/>
                <w:lang w:val="vi-VN" w:eastAsia="x-none"/>
              </w:rPr>
            </w:pPr>
            <w:r w:rsidRPr="00DF22BA">
              <w:rPr>
                <w:rFonts w:eastAsia="Times New Roman"/>
                <w:bCs/>
                <w:lang w:val="vi-VN" w:eastAsia="x-none"/>
              </w:rPr>
              <w:t>Adj Type</w:t>
            </w:r>
          </w:p>
        </w:tc>
        <w:tc>
          <w:tcPr>
            <w:tcW w:w="1330" w:type="dxa"/>
            <w:vAlign w:val="center"/>
          </w:tcPr>
          <w:p w14:paraId="61BAD752" w14:textId="77777777" w:rsidR="00351955" w:rsidRPr="00AC762B" w:rsidRDefault="00351955" w:rsidP="00294747">
            <w:pPr>
              <w:pStyle w:val="ListParagraph"/>
              <w:ind w:left="0"/>
              <w:jc w:val="center"/>
            </w:pPr>
            <w:r>
              <w:t>N</w:t>
            </w:r>
          </w:p>
        </w:tc>
        <w:tc>
          <w:tcPr>
            <w:tcW w:w="1586" w:type="dxa"/>
            <w:vAlign w:val="center"/>
          </w:tcPr>
          <w:p w14:paraId="57E359E7" w14:textId="77777777" w:rsidR="00351955" w:rsidRDefault="00351955" w:rsidP="00294747">
            <w:pPr>
              <w:pStyle w:val="ListParagraph"/>
              <w:ind w:left="0"/>
              <w:jc w:val="center"/>
            </w:pPr>
            <w:r w:rsidRPr="00AC762B">
              <w:t>Drop down list</w:t>
            </w:r>
          </w:p>
        </w:tc>
        <w:tc>
          <w:tcPr>
            <w:tcW w:w="3436" w:type="dxa"/>
          </w:tcPr>
          <w:p w14:paraId="47FCC916" w14:textId="77777777" w:rsidR="00351955" w:rsidRPr="004F5553" w:rsidRDefault="00351955" w:rsidP="00294747">
            <w:pPr>
              <w:rPr>
                <w:rFonts w:eastAsia="Times New Roman"/>
                <w:bCs/>
                <w:lang w:eastAsia="x-none"/>
              </w:rPr>
            </w:pPr>
            <w:r>
              <w:rPr>
                <w:rFonts w:eastAsia="Times New Roman"/>
                <w:bCs/>
                <w:lang w:val="vi-VN" w:eastAsia="x-none"/>
              </w:rPr>
              <w:t>Loại điều chỉnh</w:t>
            </w:r>
            <w:r>
              <w:rPr>
                <w:rFonts w:eastAsia="Times New Roman"/>
                <w:bCs/>
                <w:lang w:eastAsia="x-none"/>
              </w:rPr>
              <w:t>. Nhận các giá trị:</w:t>
            </w:r>
          </w:p>
          <w:p w14:paraId="47BB267C" w14:textId="77777777" w:rsidR="00351955" w:rsidRPr="00D91459" w:rsidRDefault="00351955" w:rsidP="00351955">
            <w:pPr>
              <w:pStyle w:val="ListParagraph"/>
              <w:numPr>
                <w:ilvl w:val="0"/>
                <w:numId w:val="22"/>
              </w:numPr>
              <w:ind w:left="389"/>
              <w:rPr>
                <w:rFonts w:eastAsia="Times New Roman"/>
                <w:bCs/>
                <w:lang w:val="vi-VN" w:eastAsia="x-none"/>
              </w:rPr>
            </w:pPr>
            <w:r w:rsidRPr="00D91459">
              <w:rPr>
                <w:rFonts w:eastAsia="Times New Roman"/>
                <w:bCs/>
                <w:lang w:val="vi-VN" w:eastAsia="x-none"/>
              </w:rPr>
              <w:t>D: Xóa giao dịch</w:t>
            </w:r>
          </w:p>
          <w:p w14:paraId="71C0468D" w14:textId="77777777" w:rsidR="00351955" w:rsidRPr="00D91459" w:rsidRDefault="00351955" w:rsidP="00351955">
            <w:pPr>
              <w:pStyle w:val="ListParagraph"/>
              <w:numPr>
                <w:ilvl w:val="0"/>
                <w:numId w:val="22"/>
              </w:numPr>
              <w:ind w:left="389"/>
              <w:rPr>
                <w:bCs/>
              </w:rPr>
            </w:pPr>
            <w:r w:rsidRPr="00D91459">
              <w:rPr>
                <w:rFonts w:eastAsia="Times New Roman"/>
                <w:bCs/>
                <w:lang w:val="vi-VN" w:eastAsia="x-none"/>
              </w:rPr>
              <w:t>A: thêm giao dịch</w:t>
            </w:r>
          </w:p>
          <w:p w14:paraId="785F7173" w14:textId="77777777" w:rsidR="00351955" w:rsidRPr="003F27D0" w:rsidRDefault="00351955" w:rsidP="00351955">
            <w:pPr>
              <w:pStyle w:val="ListParagraph"/>
              <w:numPr>
                <w:ilvl w:val="0"/>
                <w:numId w:val="22"/>
              </w:numPr>
              <w:ind w:left="389"/>
              <w:rPr>
                <w:rFonts w:eastAsia="Times New Roman"/>
                <w:bCs/>
                <w:lang w:val="vi-VN" w:eastAsia="x-none"/>
              </w:rPr>
            </w:pPr>
            <w:r>
              <w:rPr>
                <w:rFonts w:eastAsia="Times New Roman"/>
                <w:bCs/>
                <w:lang w:eastAsia="x-none"/>
              </w:rPr>
              <w:t>M:</w:t>
            </w:r>
            <w:r w:rsidRPr="00D91459">
              <w:rPr>
                <w:rFonts w:eastAsia="Times New Roman"/>
                <w:bCs/>
                <w:lang w:val="vi-VN" w:eastAsia="x-none"/>
              </w:rPr>
              <w:t xml:space="preserve"> sửa giao dịch</w:t>
            </w:r>
          </w:p>
          <w:p w14:paraId="00904E14" w14:textId="77777777" w:rsidR="00351955" w:rsidRPr="003F27D0" w:rsidRDefault="00351955" w:rsidP="00294747">
            <w:pPr>
              <w:ind w:left="29"/>
              <w:rPr>
                <w:rFonts w:eastAsia="Times New Roman"/>
                <w:bCs/>
                <w:lang w:eastAsia="x-none"/>
              </w:rPr>
            </w:pPr>
            <w:r>
              <w:rPr>
                <w:rFonts w:eastAsia="Times New Roman"/>
                <w:bCs/>
                <w:lang w:eastAsia="x-none"/>
              </w:rPr>
              <w:t>Khi sửa, trường này mặc định giá trị là M.</w:t>
            </w:r>
          </w:p>
        </w:tc>
      </w:tr>
    </w:tbl>
    <w:p w14:paraId="71FB2962" w14:textId="77777777" w:rsidR="00E12AAB" w:rsidRDefault="00E12AAB" w:rsidP="008B2481">
      <w:pPr>
        <w:pStyle w:val="Heading4"/>
        <w:numPr>
          <w:ilvl w:val="2"/>
          <w:numId w:val="6"/>
        </w:numPr>
        <w:ind w:left="1440"/>
        <w:rPr>
          <w:rFonts w:eastAsia="MS Mincho"/>
          <w:lang w:eastAsia="ja-JP"/>
        </w:rPr>
      </w:pPr>
      <w:r w:rsidRPr="00E12AAB">
        <w:rPr>
          <w:rFonts w:eastAsia="MS Mincho"/>
          <w:lang w:eastAsia="ja-JP"/>
        </w:rPr>
        <w:t>Xóa dữ liệu</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433190" w:rsidRPr="001D105C" w14:paraId="58077F65" w14:textId="77777777" w:rsidTr="00294747">
        <w:tc>
          <w:tcPr>
            <w:tcW w:w="1078" w:type="pct"/>
            <w:shd w:val="clear" w:color="auto" w:fill="4F81BD"/>
          </w:tcPr>
          <w:p w14:paraId="4B6F83A5"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101A3247" w14:textId="77777777" w:rsidR="00433190" w:rsidRPr="001D105C" w:rsidRDefault="00433190" w:rsidP="00294747">
            <w:pPr>
              <w:spacing w:after="40" w:line="360" w:lineRule="auto"/>
              <w:rPr>
                <w:rFonts w:eastAsia="Times New Roman"/>
                <w:bCs/>
                <w:lang w:val="en-GB"/>
              </w:rPr>
            </w:pPr>
            <w:r>
              <w:rPr>
                <w:rFonts w:eastAsia="Times New Roman"/>
                <w:color w:val="000000"/>
                <w:lang w:val="en-GB"/>
              </w:rPr>
              <w:t>Xóa dữ liệu cho bảng tham số</w:t>
            </w:r>
          </w:p>
        </w:tc>
      </w:tr>
      <w:tr w:rsidR="00433190" w:rsidRPr="001D105C" w14:paraId="60BBD4E1" w14:textId="77777777" w:rsidTr="00294747">
        <w:tc>
          <w:tcPr>
            <w:tcW w:w="1078" w:type="pct"/>
            <w:shd w:val="clear" w:color="auto" w:fill="4F81BD"/>
          </w:tcPr>
          <w:p w14:paraId="32AF28F9"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04C3A5C9" w14:textId="77777777" w:rsidR="00433190" w:rsidRPr="001D105C" w:rsidRDefault="00433190" w:rsidP="00294747">
            <w:pPr>
              <w:spacing w:after="40" w:line="360" w:lineRule="auto"/>
              <w:rPr>
                <w:rFonts w:eastAsia="Times New Roman"/>
                <w:bCs/>
                <w:lang w:val="en-GB"/>
              </w:rPr>
            </w:pPr>
            <w:r>
              <w:rPr>
                <w:rFonts w:eastAsia="Times New Roman"/>
                <w:color w:val="000000"/>
                <w:lang w:val="en-GB"/>
              </w:rPr>
              <w:t>Xóa dữ liệu cho bảng tham số</w:t>
            </w:r>
          </w:p>
        </w:tc>
      </w:tr>
      <w:tr w:rsidR="00433190" w:rsidRPr="001D105C" w14:paraId="7D68F41E" w14:textId="77777777" w:rsidTr="00294747">
        <w:tc>
          <w:tcPr>
            <w:tcW w:w="1078" w:type="pct"/>
            <w:shd w:val="clear" w:color="auto" w:fill="4F81BD"/>
          </w:tcPr>
          <w:p w14:paraId="20E292CF"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2F26C539" w14:textId="77777777" w:rsidR="00433190" w:rsidRPr="001D105C" w:rsidRDefault="00433190" w:rsidP="00294747">
            <w:pPr>
              <w:spacing w:after="40" w:line="360" w:lineRule="auto"/>
              <w:rPr>
                <w:rFonts w:eastAsia="Times New Roman"/>
                <w:bCs/>
                <w:lang w:val="en-GB"/>
              </w:rPr>
            </w:pPr>
            <w:r>
              <w:rPr>
                <w:rFonts w:eastAsia="Times New Roman"/>
                <w:bCs/>
                <w:lang w:val="en-GB"/>
              </w:rPr>
              <w:t>User được phân quyền</w:t>
            </w:r>
          </w:p>
        </w:tc>
      </w:tr>
      <w:tr w:rsidR="00433190" w:rsidRPr="001D105C" w14:paraId="7CCC5359" w14:textId="77777777" w:rsidTr="00294747">
        <w:tc>
          <w:tcPr>
            <w:tcW w:w="1078" w:type="pct"/>
            <w:shd w:val="clear" w:color="auto" w:fill="4F81BD"/>
          </w:tcPr>
          <w:p w14:paraId="3E6A2FFD"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0ABFD7F4" w14:textId="77777777" w:rsidR="00433190" w:rsidRPr="001D105C" w:rsidRDefault="00433190" w:rsidP="00294747">
            <w:pPr>
              <w:spacing w:after="40" w:line="360" w:lineRule="auto"/>
              <w:rPr>
                <w:rFonts w:eastAsia="Times New Roman"/>
                <w:bCs/>
                <w:lang w:val="en-GB"/>
              </w:rPr>
            </w:pPr>
            <w:r>
              <w:rPr>
                <w:rFonts w:eastAsia="Times New Roman"/>
                <w:bCs/>
                <w:lang w:val="en-GB"/>
              </w:rPr>
              <w:t xml:space="preserve">Menu Điều chỉnh bảng tham số -&gt; Chọn bảng -&gt; Nhập tiêu chí tìm kiếm bản ghi -&gt; Chọn </w:t>
            </w:r>
            <w:r w:rsidR="002D4569">
              <w:rPr>
                <w:rFonts w:eastAsia="Times New Roman"/>
                <w:bCs/>
                <w:lang w:val="en-GB"/>
              </w:rPr>
              <w:t>các bản ghi cần xóa</w:t>
            </w:r>
            <w:r>
              <w:rPr>
                <w:rFonts w:eastAsia="Times New Roman"/>
                <w:bCs/>
                <w:lang w:val="en-GB"/>
              </w:rPr>
              <w:t xml:space="preserve"> -&gt; Chọn nút “Xóa”</w:t>
            </w:r>
          </w:p>
        </w:tc>
      </w:tr>
      <w:tr w:rsidR="00433190" w:rsidRPr="001D105C" w14:paraId="386A3739" w14:textId="77777777" w:rsidTr="00294747">
        <w:tc>
          <w:tcPr>
            <w:tcW w:w="1078" w:type="pct"/>
            <w:shd w:val="clear" w:color="auto" w:fill="4F81BD"/>
          </w:tcPr>
          <w:p w14:paraId="45A687E0"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20B770AC" w14:textId="77777777" w:rsidR="00433190" w:rsidRPr="001D105C" w:rsidRDefault="002D4569" w:rsidP="00433190">
            <w:pPr>
              <w:spacing w:after="40" w:line="360" w:lineRule="auto"/>
              <w:rPr>
                <w:rFonts w:eastAsia="Times New Roman"/>
                <w:bCs/>
                <w:lang w:val="en-GB"/>
              </w:rPr>
            </w:pPr>
            <w:r>
              <w:rPr>
                <w:rFonts w:eastAsia="MS Mincho"/>
                <w:bCs/>
                <w:iCs/>
                <w:color w:val="000000"/>
                <w:lang w:eastAsia="ja-JP"/>
              </w:rPr>
              <w:t>Bản ghi cần xóa</w:t>
            </w:r>
          </w:p>
        </w:tc>
      </w:tr>
      <w:tr w:rsidR="00433190" w:rsidRPr="001D105C" w14:paraId="468DB14B" w14:textId="77777777" w:rsidTr="00294747">
        <w:tc>
          <w:tcPr>
            <w:tcW w:w="1078" w:type="pct"/>
            <w:shd w:val="clear" w:color="auto" w:fill="4F81BD"/>
          </w:tcPr>
          <w:p w14:paraId="5DD55D26" w14:textId="77777777" w:rsidR="00433190" w:rsidRPr="001D105C" w:rsidRDefault="00433190"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5D6353AB" w14:textId="55B158AC" w:rsidR="00433190" w:rsidRPr="00045C38" w:rsidRDefault="00B13A89" w:rsidP="001036ED">
            <w:pPr>
              <w:spacing w:line="360" w:lineRule="auto"/>
              <w:ind w:right="0"/>
              <w:rPr>
                <w:rFonts w:eastAsia="MS Mincho"/>
                <w:bCs/>
                <w:iCs/>
                <w:color w:val="000000"/>
                <w:lang w:eastAsia="ja-JP"/>
              </w:rPr>
            </w:pPr>
            <w:r w:rsidRPr="002D4569">
              <w:rPr>
                <w:rFonts w:eastAsia="MS Mincho"/>
                <w:bCs/>
                <w:iCs/>
                <w:color w:val="000000"/>
                <w:lang w:eastAsia="ja-JP"/>
              </w:rPr>
              <w:t>Sau khi xác nhận xóa, hệ thống</w:t>
            </w:r>
            <w:r w:rsidR="0065759F">
              <w:rPr>
                <w:rFonts w:eastAsia="MS Mincho"/>
                <w:bCs/>
                <w:iCs/>
                <w:color w:val="000000"/>
                <w:lang w:eastAsia="ja-JP"/>
              </w:rPr>
              <w:t xml:space="preserve"> lưu g</w:t>
            </w:r>
            <w:ins w:id="525" w:author="Luyen Do Thi (Khoi Quan tri rui ro)" w:date="2019-08-12T14:25:00Z">
              <w:r w:rsidR="000D67F6">
                <w:rPr>
                  <w:rFonts w:eastAsia="MS Mincho"/>
                  <w:bCs/>
                  <w:iCs/>
                  <w:color w:val="000000"/>
                  <w:lang w:eastAsia="ja-JP"/>
                </w:rPr>
                <w:t>iá</w:t>
              </w:r>
            </w:ins>
            <w:del w:id="526" w:author="Luyen Do Thi (Khoi Quan tri rui ro)" w:date="2019-08-12T14:25:00Z">
              <w:r w:rsidR="0065759F" w:rsidDel="000D67F6">
                <w:rPr>
                  <w:rFonts w:eastAsia="MS Mincho"/>
                  <w:bCs/>
                  <w:iCs/>
                  <w:color w:val="000000"/>
                  <w:lang w:eastAsia="ja-JP"/>
                </w:rPr>
                <w:delText>ái</w:delText>
              </w:r>
            </w:del>
            <w:r w:rsidR="0065759F">
              <w:rPr>
                <w:rFonts w:eastAsia="MS Mincho"/>
                <w:bCs/>
                <w:iCs/>
                <w:color w:val="000000"/>
                <w:lang w:eastAsia="ja-JP"/>
              </w:rPr>
              <w:t xml:space="preserve"> trị trường</w:t>
            </w:r>
            <w:r w:rsidRPr="002D4569">
              <w:rPr>
                <w:rFonts w:eastAsia="MS Mincho"/>
                <w:bCs/>
                <w:iCs/>
                <w:color w:val="000000"/>
                <w:lang w:eastAsia="ja-JP"/>
              </w:rPr>
              <w:t xml:space="preserve"> </w:t>
            </w:r>
            <w:r w:rsidR="0065759F" w:rsidRPr="00DF22BA">
              <w:rPr>
                <w:rFonts w:eastAsia="Times New Roman"/>
                <w:bCs/>
                <w:lang w:val="vi-VN" w:eastAsia="x-none"/>
              </w:rPr>
              <w:t>Adj Type</w:t>
            </w:r>
            <w:r w:rsidR="0065759F" w:rsidRPr="002D4569">
              <w:rPr>
                <w:rFonts w:eastAsia="MS Mincho"/>
                <w:bCs/>
                <w:iCs/>
                <w:color w:val="000000"/>
                <w:lang w:eastAsia="ja-JP"/>
              </w:rPr>
              <w:t xml:space="preserve"> </w:t>
            </w:r>
            <w:r w:rsidR="0065759F">
              <w:rPr>
                <w:rFonts w:eastAsia="MS Mincho"/>
                <w:bCs/>
                <w:iCs/>
                <w:color w:val="000000"/>
                <w:lang w:eastAsia="ja-JP"/>
              </w:rPr>
              <w:t xml:space="preserve">= D </w:t>
            </w:r>
            <w:r w:rsidRPr="002D4569">
              <w:rPr>
                <w:rFonts w:eastAsia="MS Mincho"/>
                <w:bCs/>
                <w:iCs/>
                <w:color w:val="000000"/>
                <w:lang w:eastAsia="ja-JP"/>
              </w:rPr>
              <w:t>thể hiện việ</w:t>
            </w:r>
            <w:r w:rsidR="00045C38">
              <w:rPr>
                <w:rFonts w:eastAsia="MS Mincho"/>
                <w:bCs/>
                <w:iCs/>
                <w:color w:val="000000"/>
                <w:lang w:eastAsia="ja-JP"/>
              </w:rPr>
              <w:t xml:space="preserve">c inactive </w:t>
            </w:r>
            <w:r w:rsidRPr="002D4569">
              <w:rPr>
                <w:rFonts w:eastAsia="MS Mincho"/>
                <w:bCs/>
                <w:iCs/>
                <w:color w:val="000000"/>
                <w:lang w:eastAsia="ja-JP"/>
              </w:rPr>
              <w:t>bản ghi</w:t>
            </w:r>
            <w:r w:rsidR="00045C38">
              <w:rPr>
                <w:rFonts w:eastAsia="MS Mincho"/>
                <w:bCs/>
                <w:iCs/>
                <w:color w:val="000000"/>
                <w:lang w:eastAsia="ja-JP"/>
              </w:rPr>
              <w:t>, các giá trị khác không đổi</w:t>
            </w:r>
            <w:r w:rsidRPr="002D4569">
              <w:rPr>
                <w:rFonts w:eastAsia="MS Mincho"/>
                <w:bCs/>
                <w:iCs/>
                <w:color w:val="000000"/>
                <w:lang w:eastAsia="ja-JP"/>
              </w:rPr>
              <w:t xml:space="preserve">. </w:t>
            </w:r>
            <w:r w:rsidRPr="00FA5C5C">
              <w:rPr>
                <w:rFonts w:eastAsia="MS Mincho"/>
                <w:bCs/>
                <w:iCs/>
                <w:color w:val="000000"/>
                <w:highlight w:val="yellow"/>
                <w:lang w:eastAsia="ja-JP"/>
                <w:rPrChange w:id="527" w:author="Luyen Do Thi (Khoi Quan tri rui ro)" w:date="2019-08-12T13:55:00Z">
                  <w:rPr>
                    <w:rFonts w:eastAsia="MS Mincho"/>
                    <w:bCs/>
                    <w:iCs/>
                    <w:color w:val="000000"/>
                    <w:lang w:eastAsia="ja-JP"/>
                  </w:rPr>
                </w:rPrChange>
              </w:rPr>
              <w:t xml:space="preserve">Bản ghi được xóa </w:t>
            </w:r>
            <w:ins w:id="528" w:author="Luyen Do Thi (Khoi Quan tri rui ro)" w:date="2019-08-12T14:31:00Z">
              <w:r w:rsidR="001036ED">
                <w:rPr>
                  <w:rFonts w:eastAsia="MS Mincho"/>
                  <w:bCs/>
                  <w:iCs/>
                  <w:color w:val="000000"/>
                  <w:highlight w:val="yellow"/>
                  <w:lang w:eastAsia="ja-JP"/>
                </w:rPr>
                <w:t xml:space="preserve">sẽ </w:t>
              </w:r>
            </w:ins>
            <w:r w:rsidRPr="00FA5C5C">
              <w:rPr>
                <w:rFonts w:eastAsia="MS Mincho"/>
                <w:bCs/>
                <w:iCs/>
                <w:color w:val="000000"/>
                <w:highlight w:val="yellow"/>
                <w:lang w:eastAsia="ja-JP"/>
                <w:rPrChange w:id="529" w:author="Luyen Do Thi (Khoi Quan tri rui ro)" w:date="2019-08-12T13:55:00Z">
                  <w:rPr>
                    <w:rFonts w:eastAsia="MS Mincho"/>
                    <w:bCs/>
                    <w:iCs/>
                    <w:color w:val="000000"/>
                    <w:lang w:eastAsia="ja-JP"/>
                  </w:rPr>
                </w:rPrChange>
              </w:rPr>
              <w:t xml:space="preserve">không hiển thị lên màn hình </w:t>
            </w:r>
            <w:del w:id="530" w:author="Luyen Do Thi (Khoi Quan tri rui ro)" w:date="2019-08-12T14:33:00Z">
              <w:r w:rsidRPr="00FA5C5C" w:rsidDel="001036ED">
                <w:rPr>
                  <w:rFonts w:eastAsia="MS Mincho"/>
                  <w:bCs/>
                  <w:iCs/>
                  <w:color w:val="000000"/>
                  <w:highlight w:val="yellow"/>
                  <w:lang w:eastAsia="ja-JP"/>
                  <w:rPrChange w:id="531" w:author="Luyen Do Thi (Khoi Quan tri rui ro)" w:date="2019-08-12T13:55:00Z">
                    <w:rPr>
                      <w:rFonts w:eastAsia="MS Mincho"/>
                      <w:bCs/>
                      <w:iCs/>
                      <w:color w:val="000000"/>
                      <w:lang w:eastAsia="ja-JP"/>
                    </w:rPr>
                  </w:rPrChange>
                </w:rPr>
                <w:delText xml:space="preserve">Bảng điều chỉnh dữ liệu ở màn hình </w:delText>
              </w:r>
            </w:del>
            <w:r w:rsidRPr="00FA5C5C">
              <w:rPr>
                <w:rFonts w:eastAsia="MS Mincho"/>
                <w:bCs/>
                <w:iCs/>
                <w:color w:val="000000"/>
                <w:highlight w:val="yellow"/>
                <w:lang w:eastAsia="ja-JP"/>
                <w:rPrChange w:id="532" w:author="Luyen Do Thi (Khoi Quan tri rui ro)" w:date="2019-08-12T13:55:00Z">
                  <w:rPr>
                    <w:rFonts w:eastAsia="MS Mincho"/>
                    <w:bCs/>
                    <w:iCs/>
                    <w:color w:val="000000"/>
                    <w:lang w:eastAsia="ja-JP"/>
                  </w:rPr>
                </w:rPrChange>
              </w:rPr>
              <w:t>tổng quan.</w:t>
            </w:r>
          </w:p>
        </w:tc>
      </w:tr>
    </w:tbl>
    <w:p w14:paraId="44D772D9" w14:textId="77777777" w:rsidR="00D72DB0" w:rsidRDefault="00DB68DA" w:rsidP="00DB68DA">
      <w:pPr>
        <w:spacing w:before="240" w:after="240" w:line="360" w:lineRule="auto"/>
        <w:rPr>
          <w:b/>
          <w:i/>
          <w:u w:val="single"/>
        </w:rPr>
      </w:pPr>
      <w:r w:rsidRPr="001D105C">
        <w:rPr>
          <w:b/>
          <w:i/>
          <w:u w:val="single"/>
        </w:rPr>
        <w:t>Luồng hoạt động</w:t>
      </w:r>
    </w:p>
    <w:p w14:paraId="185DB831" w14:textId="77777777" w:rsidR="00DB68DA" w:rsidRPr="001D105C" w:rsidRDefault="00D72DB0" w:rsidP="00D72DB0">
      <w:pPr>
        <w:spacing w:before="240" w:after="240" w:line="360" w:lineRule="auto"/>
        <w:rPr>
          <w:b/>
          <w:i/>
          <w:u w:val="single"/>
        </w:rPr>
      </w:pPr>
      <w:r>
        <w:object w:dxaOrig="9550" w:dyaOrig="3687" w14:anchorId="0AC7DA4D">
          <v:shape id="_x0000_i1032" type="#_x0000_t75" style="width:467.7pt;height:180.3pt" o:ole="">
            <v:imagedata r:id="rId45" o:title=""/>
          </v:shape>
          <o:OLEObject Type="Embed" ProgID="Visio.Drawing.11" ShapeID="_x0000_i1032" DrawAspect="Content" ObjectID="_1627457853" r:id="rId46"/>
        </w:object>
      </w:r>
      <w:r w:rsidR="00DB68DA" w:rsidRPr="001D105C">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DB68DA" w:rsidRPr="00DB68DA" w14:paraId="19E941F1" w14:textId="77777777" w:rsidTr="00C47F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14:paraId="5E6FDC9B" w14:textId="77777777"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046F17FB" w14:textId="77777777" w:rsidR="00DB68DA" w:rsidRPr="00DB68DA" w:rsidRDefault="00DB68DA" w:rsidP="00294747">
            <w:pPr>
              <w:ind w:left="-142" w:right="-320"/>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14:paraId="34F79A5A" w14:textId="77777777" w:rsidR="00DB68DA" w:rsidRPr="00DB68DA" w:rsidRDefault="00DB68DA" w:rsidP="00294747">
            <w:pPr>
              <w:tabs>
                <w:tab w:val="left" w:pos="5850"/>
              </w:tabs>
              <w:ind w:left="-142" w:right="155"/>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Mô tả</w:t>
            </w:r>
          </w:p>
        </w:tc>
      </w:tr>
      <w:tr w:rsidR="00DB68DA" w:rsidRPr="00DB68DA" w14:paraId="5E8FB811" w14:textId="77777777" w:rsidTr="00DB6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24938CD3" w14:textId="77777777"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B8E3F10" w14:textId="77777777" w:rsidR="00DB68DA" w:rsidRPr="00DB68DA" w:rsidRDefault="00DB68DA"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1.1.3</w:t>
            </w:r>
            <w:r w:rsidRPr="00DB68DA">
              <w:rPr>
                <w:rFonts w:ascii="Times New Roman" w:eastAsia="Times New Roman" w:hAnsi="Times New Roman" w:cs="Times New Roman"/>
                <w:sz w:val="24"/>
                <w:szCs w:val="24"/>
                <w:lang w:val="en-GB"/>
              </w:rPr>
              <w:t>.1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2B161C6F" w14:textId="77777777" w:rsidR="00095184" w:rsidRDefault="00095184" w:rsidP="00095184">
            <w:pPr>
              <w:tabs>
                <w:tab w:val="left" w:pos="5850"/>
              </w:tabs>
              <w:ind w:right="155"/>
              <w:rPr>
                <w:rFonts w:ascii="Times New Roman" w:eastAsia="Times New Roman" w:hAnsi="Times New Roman" w:cs="Times New Roman"/>
                <w:sz w:val="24"/>
                <w:szCs w:val="24"/>
                <w:lang w:val="en-GB"/>
              </w:rPr>
            </w:pPr>
            <w:r w:rsidRPr="009B4A03">
              <w:rPr>
                <w:rFonts w:ascii="Times New Roman" w:eastAsia="Times New Roman" w:hAnsi="Times New Roman" w:cs="Times New Roman"/>
                <w:sz w:val="24"/>
                <w:szCs w:val="24"/>
                <w:lang w:val="en-GB"/>
              </w:rPr>
              <w:t xml:space="preserve">Quy tắc hiển thị màn hình kết quả tìm kiếm: </w:t>
            </w:r>
          </w:p>
          <w:p w14:paraId="0A4D9D14" w14:textId="77777777" w:rsidR="00DB68DA" w:rsidRPr="00DB68DA" w:rsidRDefault="00095184" w:rsidP="00095184">
            <w:pPr>
              <w:tabs>
                <w:tab w:val="left" w:pos="5850"/>
              </w:tabs>
              <w:ind w:right="155"/>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Hệ thống tìm kiếm trên toàn bộ dữ liệu bảng ADJ tham số (Dữ liệu t-1 và dữ liệu điều chỉnh trong ngày t)</w:t>
            </w:r>
          </w:p>
        </w:tc>
      </w:tr>
      <w:tr w:rsidR="00DB68DA" w:rsidRPr="00DB68DA" w14:paraId="0A2CCDBD" w14:textId="77777777" w:rsidTr="00DB68D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4A956008" w14:textId="77777777" w:rsidR="00DB68DA" w:rsidRPr="00DB68DA" w:rsidRDefault="00DB68DA" w:rsidP="00294747">
            <w:pPr>
              <w:ind w:left="-144" w:right="-144"/>
              <w:jc w:val="center"/>
              <w:rPr>
                <w:rFonts w:ascii="Times New Roman" w:eastAsia="Times New Roman" w:hAnsi="Times New Roman" w:cs="Times New Roman"/>
                <w:sz w:val="24"/>
                <w:szCs w:val="24"/>
                <w:lang w:val="en-GB"/>
              </w:rPr>
            </w:pPr>
            <w:r w:rsidRPr="00DB68DA">
              <w:rPr>
                <w:rFonts w:ascii="Times New Roman" w:eastAsia="Times New Roman" w:hAnsi="Times New Roman" w:cs="Times New Roman"/>
                <w:sz w:val="24"/>
                <w:szCs w:val="24"/>
                <w:lang w:val="en-GB"/>
              </w:rPr>
              <w:t>(5)</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5F91F669" w14:textId="77777777" w:rsidR="00DB68DA" w:rsidRPr="00DB68DA" w:rsidRDefault="00DB68DA"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1.1.3</w:t>
            </w:r>
            <w:r w:rsidR="00C47F0B">
              <w:rPr>
                <w:rFonts w:ascii="Times New Roman" w:eastAsia="Times New Roman" w:hAnsi="Times New Roman" w:cs="Times New Roman"/>
                <w:sz w:val="24"/>
                <w:szCs w:val="24"/>
                <w:lang w:val="en-GB"/>
              </w:rPr>
              <w:t>.2</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7DA6FC5F" w14:textId="41F55B53" w:rsidR="00045C38" w:rsidRPr="00C47F0B" w:rsidRDefault="00C47F0B" w:rsidP="00C47F0B">
            <w:pPr>
              <w:tabs>
                <w:tab w:val="left" w:pos="5850"/>
              </w:tabs>
              <w:ind w:right="155"/>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Quy tắc xử lý các bản ghi được chọn xóa:</w:t>
            </w:r>
            <w:ins w:id="533" w:author="Luyen Do Thi (Khoi Quan tri rui ro)" w:date="2019-08-12T13:56:00Z">
              <w:r w:rsidR="00FA5C5C">
                <w:rPr>
                  <w:rFonts w:ascii="Times New Roman" w:eastAsia="Times New Roman" w:hAnsi="Times New Roman" w:cs="Times New Roman"/>
                  <w:sz w:val="24"/>
                  <w:szCs w:val="24"/>
                  <w:lang w:val="en-GB"/>
                </w:rPr>
                <w:t xml:space="preserve"> </w:t>
              </w:r>
            </w:ins>
            <w:r w:rsidRPr="00C47F0B">
              <w:rPr>
                <w:rFonts w:ascii="Times New Roman" w:eastAsia="Times New Roman" w:hAnsi="Times New Roman" w:cs="Times New Roman"/>
                <w:sz w:val="24"/>
                <w:szCs w:val="24"/>
                <w:lang w:val="en-GB"/>
              </w:rPr>
              <w:t>Bản ghi bị xóa không</w:t>
            </w:r>
            <w:r w:rsidR="00045C38" w:rsidRPr="00C47F0B">
              <w:rPr>
                <w:rFonts w:ascii="Times New Roman" w:eastAsia="Times New Roman" w:hAnsi="Times New Roman" w:cs="Times New Roman"/>
                <w:sz w:val="24"/>
                <w:szCs w:val="24"/>
                <w:lang w:val="en-GB"/>
              </w:rPr>
              <w:t xml:space="preserve"> xóa hẳn ở trong DB mà xóa dưới dạng Inactive bản ghi</w:t>
            </w:r>
            <w:r w:rsidR="0065759F">
              <w:rPr>
                <w:rFonts w:ascii="Times New Roman" w:eastAsia="Times New Roman" w:hAnsi="Times New Roman" w:cs="Times New Roman"/>
                <w:sz w:val="24"/>
                <w:szCs w:val="24"/>
                <w:lang w:val="en-GB"/>
              </w:rPr>
              <w:t xml:space="preserve"> (Adj Type = D</w:t>
            </w:r>
            <w:r w:rsidRPr="00C47F0B">
              <w:rPr>
                <w:rFonts w:ascii="Times New Roman" w:eastAsia="Times New Roman" w:hAnsi="Times New Roman" w:cs="Times New Roman"/>
                <w:sz w:val="24"/>
                <w:szCs w:val="24"/>
                <w:lang w:val="en-GB"/>
              </w:rPr>
              <w:t>)</w:t>
            </w:r>
            <w:r w:rsidR="00045C38" w:rsidRPr="00C47F0B">
              <w:rPr>
                <w:rFonts w:ascii="Times New Roman" w:eastAsia="Times New Roman" w:hAnsi="Times New Roman" w:cs="Times New Roman"/>
                <w:sz w:val="24"/>
                <w:szCs w:val="24"/>
                <w:lang w:val="en-GB"/>
              </w:rPr>
              <w:t>, không hiển thị bản ghi lên bảng view của người dùng, bảng ở dưới DB vẫn lưu vết đủ dữ liệu.</w:t>
            </w:r>
          </w:p>
        </w:tc>
      </w:tr>
    </w:tbl>
    <w:p w14:paraId="73DD7DA2" w14:textId="77777777" w:rsidR="00DB68DA" w:rsidRDefault="00DB68DA" w:rsidP="00234FD0">
      <w:pPr>
        <w:spacing w:before="240" w:line="360" w:lineRule="auto"/>
        <w:ind w:right="0"/>
      </w:pPr>
      <w:r>
        <w:t>Hệ thống hiển thị màn hình xác nhận trước khi xóa</w:t>
      </w:r>
    </w:p>
    <w:p w14:paraId="1329B5FA" w14:textId="77777777" w:rsidR="00DB68DA" w:rsidRDefault="00E56844" w:rsidP="00DB68DA">
      <w:pPr>
        <w:spacing w:line="360" w:lineRule="auto"/>
        <w:ind w:right="0"/>
        <w:jc w:val="center"/>
      </w:pPr>
      <w:r>
        <w:rPr>
          <w:noProof/>
        </w:rPr>
        <w:drawing>
          <wp:inline distT="0" distB="0" distL="0" distR="0" wp14:anchorId="300E6842" wp14:editId="33C26CDE">
            <wp:extent cx="3047619" cy="123809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47619" cy="1238095"/>
                    </a:xfrm>
                    <a:prstGeom prst="rect">
                      <a:avLst/>
                    </a:prstGeom>
                  </pic:spPr>
                </pic:pic>
              </a:graphicData>
            </a:graphic>
          </wp:inline>
        </w:drawing>
      </w:r>
    </w:p>
    <w:p w14:paraId="4236F0B1" w14:textId="77777777" w:rsidR="00E12AAB" w:rsidRPr="00E12AAB" w:rsidRDefault="00E12AAB" w:rsidP="008B2481">
      <w:pPr>
        <w:pStyle w:val="Heading4"/>
        <w:numPr>
          <w:ilvl w:val="2"/>
          <w:numId w:val="6"/>
        </w:numPr>
        <w:ind w:left="1440"/>
        <w:rPr>
          <w:rFonts w:eastAsia="MS Mincho"/>
          <w:lang w:eastAsia="ja-JP"/>
        </w:rPr>
      </w:pPr>
      <w:r w:rsidRPr="00E12AAB">
        <w:rPr>
          <w:rFonts w:eastAsia="MS Mincho"/>
          <w:lang w:eastAsia="ja-JP"/>
        </w:rPr>
        <w:t xml:space="preserve">Upload file điều chỉnh </w:t>
      </w:r>
      <w:proofErr w:type="gramStart"/>
      <w:r w:rsidRPr="00E12AAB">
        <w:rPr>
          <w:rFonts w:eastAsia="MS Mincho"/>
          <w:lang w:eastAsia="ja-JP"/>
        </w:rPr>
        <w:t>theo</w:t>
      </w:r>
      <w:proofErr w:type="gramEnd"/>
      <w:r w:rsidRPr="00E12AAB">
        <w:rPr>
          <w:rFonts w:eastAsia="MS Mincho"/>
          <w:lang w:eastAsia="ja-JP"/>
        </w:rPr>
        <w:t xml:space="preserve"> lô</w:t>
      </w:r>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1D105C" w:rsidRPr="001D105C" w14:paraId="762DC2AE" w14:textId="77777777" w:rsidTr="001D105C">
        <w:tc>
          <w:tcPr>
            <w:tcW w:w="1078" w:type="pct"/>
            <w:shd w:val="clear" w:color="auto" w:fill="4F81BD"/>
          </w:tcPr>
          <w:p w14:paraId="50BC8AF8"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6C2C2FAC" w14:textId="77777777" w:rsidR="001D105C" w:rsidRPr="001D105C" w:rsidRDefault="00DB68DA" w:rsidP="001D105C">
            <w:pPr>
              <w:spacing w:after="40" w:line="360" w:lineRule="auto"/>
              <w:rPr>
                <w:rFonts w:eastAsia="Times New Roman"/>
                <w:bCs/>
                <w:lang w:val="en-GB"/>
              </w:rPr>
            </w:pPr>
            <w:r>
              <w:rPr>
                <w:rFonts w:eastAsia="Times New Roman"/>
                <w:color w:val="000000"/>
                <w:lang w:val="en-GB"/>
              </w:rPr>
              <w:t>Upload file</w:t>
            </w:r>
          </w:p>
        </w:tc>
      </w:tr>
      <w:tr w:rsidR="001D105C" w:rsidRPr="001D105C" w14:paraId="2EB2ADA9" w14:textId="77777777" w:rsidTr="001D105C">
        <w:tc>
          <w:tcPr>
            <w:tcW w:w="1078" w:type="pct"/>
            <w:shd w:val="clear" w:color="auto" w:fill="4F81BD"/>
          </w:tcPr>
          <w:p w14:paraId="54928E50"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156A6BB5" w14:textId="77777777" w:rsidR="001D105C" w:rsidRPr="001D105C" w:rsidRDefault="00DB68DA" w:rsidP="001D105C">
            <w:pPr>
              <w:spacing w:after="40" w:line="360" w:lineRule="auto"/>
              <w:rPr>
                <w:rFonts w:eastAsia="Times New Roman"/>
                <w:bCs/>
                <w:lang w:val="en-GB"/>
              </w:rPr>
            </w:pPr>
            <w:r>
              <w:rPr>
                <w:rFonts w:eastAsia="Times New Roman"/>
                <w:bCs/>
                <w:lang w:val="en-GB"/>
              </w:rPr>
              <w:t>Upload file điều chỉnh theo lô</w:t>
            </w:r>
          </w:p>
        </w:tc>
      </w:tr>
      <w:tr w:rsidR="001D105C" w:rsidRPr="001D105C" w14:paraId="3C5AB262" w14:textId="77777777" w:rsidTr="001D105C">
        <w:tc>
          <w:tcPr>
            <w:tcW w:w="1078" w:type="pct"/>
            <w:shd w:val="clear" w:color="auto" w:fill="4F81BD"/>
          </w:tcPr>
          <w:p w14:paraId="17BCFAFF"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47F5D0DE" w14:textId="77777777" w:rsidR="001D105C" w:rsidRPr="001D105C" w:rsidRDefault="00EE1892" w:rsidP="001D105C">
            <w:pPr>
              <w:spacing w:after="40" w:line="360" w:lineRule="auto"/>
              <w:rPr>
                <w:rFonts w:eastAsia="Times New Roman"/>
                <w:bCs/>
                <w:lang w:val="en-GB"/>
              </w:rPr>
            </w:pPr>
            <w:r>
              <w:rPr>
                <w:rFonts w:eastAsia="Times New Roman"/>
                <w:bCs/>
                <w:lang w:val="en-GB"/>
              </w:rPr>
              <w:t>User được phân quyền</w:t>
            </w:r>
          </w:p>
        </w:tc>
      </w:tr>
      <w:tr w:rsidR="001D105C" w:rsidRPr="001D105C" w14:paraId="34CB96A9" w14:textId="77777777" w:rsidTr="001D105C">
        <w:tc>
          <w:tcPr>
            <w:tcW w:w="1078" w:type="pct"/>
            <w:shd w:val="clear" w:color="auto" w:fill="4F81BD"/>
          </w:tcPr>
          <w:p w14:paraId="7E7A3C5B"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326A5856" w14:textId="77777777" w:rsidR="001D105C" w:rsidRPr="001D105C" w:rsidRDefault="00EE1892" w:rsidP="00EE1892">
            <w:pPr>
              <w:spacing w:after="40" w:line="360" w:lineRule="auto"/>
              <w:rPr>
                <w:rFonts w:eastAsia="Times New Roman"/>
                <w:bCs/>
                <w:lang w:val="en-GB"/>
              </w:rPr>
            </w:pPr>
            <w:r>
              <w:rPr>
                <w:rFonts w:eastAsia="Times New Roman"/>
                <w:bCs/>
                <w:lang w:val="en-GB"/>
              </w:rPr>
              <w:t>Menu Điều chỉnh bảng tham số -&gt; Chọn bảng -&gt; Chọn nút “Upload File”</w:t>
            </w:r>
          </w:p>
        </w:tc>
      </w:tr>
      <w:tr w:rsidR="001D105C" w:rsidRPr="001D105C" w14:paraId="04E7FAB1" w14:textId="77777777" w:rsidTr="001D105C">
        <w:tc>
          <w:tcPr>
            <w:tcW w:w="1078" w:type="pct"/>
            <w:shd w:val="clear" w:color="auto" w:fill="4F81BD"/>
          </w:tcPr>
          <w:p w14:paraId="015FACD0"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4E754BC1" w14:textId="77777777" w:rsidR="001D105C" w:rsidRPr="00EE1892" w:rsidRDefault="00EE1892" w:rsidP="00EE1892">
            <w:pPr>
              <w:spacing w:line="360" w:lineRule="auto"/>
              <w:ind w:right="0"/>
              <w:rPr>
                <w:rFonts w:eastAsia="MS Mincho"/>
                <w:bCs/>
                <w:iCs/>
                <w:color w:val="000000"/>
                <w:lang w:eastAsia="ja-JP"/>
              </w:rPr>
            </w:pPr>
            <w:r w:rsidRPr="00EE1892">
              <w:rPr>
                <w:rFonts w:eastAsia="MS Mincho"/>
                <w:bCs/>
                <w:iCs/>
                <w:color w:val="000000"/>
                <w:lang w:eastAsia="ja-JP"/>
              </w:rPr>
              <w:t>File excel upload đúng template bao gồm các điều chỉnh thêm/ sửa/ xóa.</w:t>
            </w:r>
          </w:p>
        </w:tc>
      </w:tr>
      <w:tr w:rsidR="001D105C" w:rsidRPr="001D105C" w14:paraId="60C7335F" w14:textId="77777777" w:rsidTr="001D105C">
        <w:tc>
          <w:tcPr>
            <w:tcW w:w="1078" w:type="pct"/>
            <w:shd w:val="clear" w:color="auto" w:fill="4F81BD"/>
          </w:tcPr>
          <w:p w14:paraId="5289137E" w14:textId="77777777" w:rsidR="001D105C" w:rsidRPr="001D105C" w:rsidRDefault="001D105C" w:rsidP="001D105C">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6FBDB5A4" w14:textId="77777777" w:rsidR="00B86026" w:rsidRDefault="00B86026" w:rsidP="00B86026">
            <w:pPr>
              <w:pStyle w:val="ListParagraph"/>
              <w:numPr>
                <w:ilvl w:val="0"/>
                <w:numId w:val="26"/>
              </w:numPr>
              <w:spacing w:line="360" w:lineRule="auto"/>
              <w:ind w:left="355" w:right="0"/>
              <w:rPr>
                <w:rFonts w:eastAsia="MS Mincho"/>
                <w:bCs/>
                <w:iCs/>
                <w:color w:val="000000"/>
                <w:lang w:eastAsia="ja-JP"/>
              </w:rPr>
            </w:pPr>
            <w:r>
              <w:rPr>
                <w:rFonts w:eastAsia="MS Mincho"/>
                <w:bCs/>
                <w:iCs/>
                <w:color w:val="000000"/>
                <w:lang w:eastAsia="ja-JP"/>
              </w:rPr>
              <w:t>Nếu upload thành công hoàn toàn hệ thống thông báo số lượng bản ghi upload điều chỉnh thành công và tự động quay về màn hình Tổng quan</w:t>
            </w:r>
          </w:p>
          <w:p w14:paraId="5BEE51DB" w14:textId="77777777" w:rsidR="001D105C" w:rsidRPr="00B86026" w:rsidRDefault="00B86026" w:rsidP="00B86026">
            <w:pPr>
              <w:pStyle w:val="ListParagraph"/>
              <w:numPr>
                <w:ilvl w:val="0"/>
                <w:numId w:val="26"/>
              </w:numPr>
              <w:spacing w:line="360" w:lineRule="auto"/>
              <w:ind w:left="355" w:right="0"/>
              <w:rPr>
                <w:rFonts w:eastAsia="MS Mincho"/>
                <w:bCs/>
                <w:iCs/>
                <w:color w:val="000000"/>
                <w:lang w:eastAsia="ja-JP"/>
              </w:rPr>
            </w:pPr>
            <w:r>
              <w:rPr>
                <w:rFonts w:eastAsia="MS Mincho"/>
                <w:bCs/>
                <w:iCs/>
                <w:color w:val="000000"/>
                <w:lang w:eastAsia="ja-JP"/>
              </w:rPr>
              <w:t>Nếu có bản ghi Upload không thành công, hệ thống hiển thị ra lưới kết quả các bản ghi lỗi</w:t>
            </w:r>
          </w:p>
        </w:tc>
      </w:tr>
    </w:tbl>
    <w:p w14:paraId="550AA42B" w14:textId="77777777" w:rsidR="001D105C" w:rsidRDefault="001D105C" w:rsidP="00B86026">
      <w:pPr>
        <w:spacing w:line="360" w:lineRule="auto"/>
        <w:rPr>
          <w:b/>
          <w:i/>
          <w:u w:val="single"/>
        </w:rPr>
      </w:pPr>
      <w:r w:rsidRPr="001D105C">
        <w:rPr>
          <w:b/>
          <w:i/>
          <w:u w:val="single"/>
        </w:rPr>
        <w:t>Luồng hoạt động</w:t>
      </w:r>
    </w:p>
    <w:p w14:paraId="1448EB9A" w14:textId="77777777" w:rsidR="00AC3DC9" w:rsidRPr="00EE5F54" w:rsidRDefault="00AC3DC9" w:rsidP="00AC3DC9">
      <w:pPr>
        <w:spacing w:after="60"/>
        <w:rPr>
          <w:b/>
          <w:i/>
          <w:u w:val="single"/>
        </w:rPr>
      </w:pPr>
      <w:r>
        <w:object w:dxaOrig="13050" w:dyaOrig="2888" w14:anchorId="44D73FAA">
          <v:shape id="_x0000_i1033" type="#_x0000_t75" style="width:467.7pt;height:104.45pt" o:ole="">
            <v:imagedata r:id="rId48" o:title=""/>
          </v:shape>
          <o:OLEObject Type="Embed" ProgID="Visio.Drawing.11" ShapeID="_x0000_i1033" DrawAspect="Content" ObjectID="_1627457854" r:id="rId49"/>
        </w:object>
      </w:r>
      <w:r w:rsidRPr="00AC3DC9">
        <w:rPr>
          <w:b/>
          <w:i/>
          <w:u w:val="single"/>
        </w:rPr>
        <w:t xml:space="preserve"> </w:t>
      </w:r>
      <w:r w:rsidRPr="00EE5F54">
        <w:rPr>
          <w:b/>
          <w:i/>
          <w:u w:val="single"/>
        </w:rPr>
        <w:t>Quy tắc nghiệp vụ (Business Rules)</w:t>
      </w:r>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AC3DC9" w:rsidRPr="00AC3DC9" w14:paraId="6D4381CF" w14:textId="77777777" w:rsidTr="00AC3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C832E96" w14:textId="77777777"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5F9F20CF" w14:textId="77777777" w:rsidR="00AC3DC9" w:rsidRPr="00AC3DC9" w:rsidRDefault="00AC3DC9" w:rsidP="00294747">
            <w:pPr>
              <w:ind w:left="-142" w:right="-320"/>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14:paraId="76BA89C0" w14:textId="77777777" w:rsidR="00AC3DC9" w:rsidRPr="00AC3DC9" w:rsidRDefault="00AC3DC9" w:rsidP="00294747">
            <w:pPr>
              <w:tabs>
                <w:tab w:val="left" w:pos="5850"/>
              </w:tabs>
              <w:ind w:left="-142" w:right="155"/>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Mô tả</w:t>
            </w:r>
          </w:p>
        </w:tc>
      </w:tr>
      <w:tr w:rsidR="00AC3DC9" w:rsidRPr="00AC3DC9" w14:paraId="02CD02FB" w14:textId="77777777" w:rsidTr="00AC3DC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51D7D42A" w14:textId="77777777"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(4)</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5FF333BC" w14:textId="77777777" w:rsidR="00AC3DC9" w:rsidRPr="00AC3DC9" w:rsidRDefault="00AC3DC9" w:rsidP="00294747">
            <w:pPr>
              <w:ind w:left="-144" w:right="-144"/>
              <w:jc w:val="center"/>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BR 3.2.1.1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1014A365" w14:textId="77777777" w:rsidR="00AC3DC9" w:rsidRPr="00AC3DC9" w:rsidRDefault="00AC3DC9" w:rsidP="00294747">
            <w:pPr>
              <w:tabs>
                <w:tab w:val="left" w:pos="5850"/>
              </w:tabs>
              <w:ind w:right="155"/>
              <w:rPr>
                <w:rFonts w:ascii="Times New Roman" w:eastAsia="Times New Roman" w:hAnsi="Times New Roman" w:cs="Times New Roman"/>
                <w:sz w:val="24"/>
                <w:szCs w:val="24"/>
                <w:lang w:val="en-GB"/>
              </w:rPr>
            </w:pPr>
            <w:r w:rsidRPr="00AC3DC9">
              <w:rPr>
                <w:rFonts w:ascii="Times New Roman" w:eastAsia="Times New Roman" w:hAnsi="Times New Roman" w:cs="Times New Roman"/>
                <w:sz w:val="24"/>
                <w:szCs w:val="24"/>
                <w:lang w:val="en-GB"/>
              </w:rPr>
              <w:t>Các trường đẩy vào BI qua Tool không được kiểm tra Validate. Người dùng phải tự đảm bảo dữ liệu đầu vào của mình.</w:t>
            </w:r>
          </w:p>
        </w:tc>
      </w:tr>
    </w:tbl>
    <w:p w14:paraId="0DF80DE2" w14:textId="77777777" w:rsidR="004A1A74" w:rsidRPr="004A1A74" w:rsidRDefault="004A1A74" w:rsidP="004A1A74">
      <w:pPr>
        <w:spacing w:before="240" w:line="360" w:lineRule="auto"/>
        <w:ind w:right="0"/>
        <w:rPr>
          <w:rFonts w:eastAsia="MS Mincho"/>
          <w:b/>
          <w:bCs/>
          <w:i/>
          <w:iCs/>
          <w:color w:val="000000"/>
          <w:u w:val="single"/>
          <w:lang w:eastAsia="ja-JP"/>
        </w:rPr>
      </w:pPr>
      <w:r w:rsidRPr="004A1A74">
        <w:rPr>
          <w:rFonts w:eastAsia="MS Mincho"/>
          <w:b/>
          <w:bCs/>
          <w:i/>
          <w:iCs/>
          <w:color w:val="000000"/>
          <w:u w:val="single"/>
          <w:lang w:eastAsia="ja-JP"/>
        </w:rPr>
        <w:t>Yêu cầu Màn hình Upload file</w:t>
      </w:r>
    </w:p>
    <w:p w14:paraId="00396183" w14:textId="77777777" w:rsidR="004A1A74" w:rsidRDefault="004A1A74" w:rsidP="004A1A74">
      <w:pPr>
        <w:spacing w:line="360" w:lineRule="auto"/>
        <w:ind w:right="0"/>
        <w:rPr>
          <w:noProof/>
        </w:rPr>
      </w:pPr>
      <w:r>
        <w:rPr>
          <w:noProof/>
        </w:rPr>
        <w:drawing>
          <wp:inline distT="0" distB="0" distL="0" distR="0" wp14:anchorId="10B22D62" wp14:editId="1E83CD2A">
            <wp:extent cx="5942330" cy="2376932"/>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2330" cy="2376932"/>
                    </a:xfrm>
                    <a:prstGeom prst="rect">
                      <a:avLst/>
                    </a:prstGeom>
                  </pic:spPr>
                </pic:pic>
              </a:graphicData>
            </a:graphic>
          </wp:inline>
        </w:drawing>
      </w:r>
    </w:p>
    <w:p w14:paraId="345E90DE" w14:textId="77777777" w:rsidR="004A1A74" w:rsidRPr="003B04B1" w:rsidRDefault="004A1A74" w:rsidP="004A1A74">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4A1A74" w:rsidRPr="00AC762B" w14:paraId="5793A32B" w14:textId="77777777" w:rsidTr="00294747">
        <w:trPr>
          <w:tblHeader/>
        </w:trPr>
        <w:tc>
          <w:tcPr>
            <w:tcW w:w="2358" w:type="dxa"/>
            <w:shd w:val="clear" w:color="auto" w:fill="8DB3E2" w:themeFill="text2" w:themeFillTint="66"/>
          </w:tcPr>
          <w:p w14:paraId="2AE869EB" w14:textId="77777777" w:rsidR="004A1A74" w:rsidRPr="00AC762B" w:rsidRDefault="004A1A74" w:rsidP="00294747">
            <w:pPr>
              <w:pStyle w:val="ListParagraph"/>
              <w:ind w:left="0"/>
              <w:jc w:val="center"/>
              <w:rPr>
                <w:b/>
              </w:rPr>
            </w:pPr>
            <w:r w:rsidRPr="00AC762B">
              <w:rPr>
                <w:b/>
              </w:rPr>
              <w:t>Trường</w:t>
            </w:r>
          </w:p>
        </w:tc>
        <w:tc>
          <w:tcPr>
            <w:tcW w:w="1451" w:type="dxa"/>
            <w:shd w:val="clear" w:color="auto" w:fill="8DB3E2" w:themeFill="text2" w:themeFillTint="66"/>
          </w:tcPr>
          <w:p w14:paraId="3134395C" w14:textId="77777777" w:rsidR="004A1A74" w:rsidRPr="00AC762B" w:rsidRDefault="004A1A74" w:rsidP="00294747">
            <w:pPr>
              <w:pStyle w:val="ListParagraph"/>
              <w:ind w:left="0"/>
              <w:jc w:val="center"/>
              <w:rPr>
                <w:b/>
              </w:rPr>
            </w:pPr>
            <w:r w:rsidRPr="00AC762B">
              <w:rPr>
                <w:b/>
              </w:rPr>
              <w:t>Bắt buộc nhập?</w:t>
            </w:r>
          </w:p>
        </w:tc>
        <w:tc>
          <w:tcPr>
            <w:tcW w:w="1742" w:type="dxa"/>
            <w:shd w:val="clear" w:color="auto" w:fill="8DB3E2" w:themeFill="text2" w:themeFillTint="66"/>
          </w:tcPr>
          <w:p w14:paraId="3B8941DC" w14:textId="77777777" w:rsidR="004A1A74" w:rsidRPr="00AC762B" w:rsidRDefault="004A1A74" w:rsidP="00294747">
            <w:pPr>
              <w:pStyle w:val="ListParagraph"/>
              <w:ind w:left="0"/>
              <w:jc w:val="center"/>
              <w:rPr>
                <w:b/>
              </w:rPr>
            </w:pPr>
            <w:r w:rsidRPr="00AC762B">
              <w:rPr>
                <w:b/>
              </w:rPr>
              <w:t>Định dạng</w:t>
            </w:r>
          </w:p>
        </w:tc>
        <w:tc>
          <w:tcPr>
            <w:tcW w:w="3917" w:type="dxa"/>
            <w:shd w:val="clear" w:color="auto" w:fill="8DB3E2" w:themeFill="text2" w:themeFillTint="66"/>
          </w:tcPr>
          <w:p w14:paraId="1BB05AAF" w14:textId="77777777" w:rsidR="004A1A74" w:rsidRPr="00AC762B" w:rsidRDefault="004A1A74" w:rsidP="00294747">
            <w:pPr>
              <w:pStyle w:val="ListParagraph"/>
              <w:ind w:left="0"/>
              <w:jc w:val="center"/>
              <w:rPr>
                <w:b/>
              </w:rPr>
            </w:pPr>
            <w:r w:rsidRPr="00AC762B">
              <w:rPr>
                <w:b/>
              </w:rPr>
              <w:t>Ý nghĩa</w:t>
            </w:r>
          </w:p>
        </w:tc>
      </w:tr>
      <w:tr w:rsidR="004A1A74" w:rsidRPr="00DB66BA" w14:paraId="4FA21FE5" w14:textId="77777777" w:rsidTr="00294747">
        <w:trPr>
          <w:trHeight w:val="611"/>
        </w:trPr>
        <w:tc>
          <w:tcPr>
            <w:tcW w:w="2358" w:type="dxa"/>
            <w:vAlign w:val="center"/>
          </w:tcPr>
          <w:p w14:paraId="55E7A048" w14:textId="77777777" w:rsidR="004A1A74" w:rsidRPr="000B24A9" w:rsidRDefault="004A1A74" w:rsidP="00294747">
            <w:pPr>
              <w:rPr>
                <w:rFonts w:eastAsia="Times New Roman"/>
                <w:bCs/>
                <w:lang w:eastAsia="x-none"/>
              </w:rPr>
            </w:pPr>
            <w:r>
              <w:rPr>
                <w:rFonts w:eastAsia="Times New Roman"/>
                <w:bCs/>
                <w:lang w:eastAsia="x-none"/>
              </w:rPr>
              <w:t>Tên bảng</w:t>
            </w:r>
          </w:p>
        </w:tc>
        <w:tc>
          <w:tcPr>
            <w:tcW w:w="1451" w:type="dxa"/>
            <w:vAlign w:val="center"/>
          </w:tcPr>
          <w:p w14:paraId="31FCC712" w14:textId="77777777" w:rsidR="004A1A74" w:rsidRPr="00AC762B" w:rsidRDefault="004A1A74" w:rsidP="00294747">
            <w:pPr>
              <w:pStyle w:val="ListParagraph"/>
              <w:ind w:left="0"/>
              <w:jc w:val="center"/>
            </w:pPr>
            <w:r>
              <w:t>Y</w:t>
            </w:r>
          </w:p>
        </w:tc>
        <w:tc>
          <w:tcPr>
            <w:tcW w:w="1742" w:type="dxa"/>
            <w:vAlign w:val="center"/>
          </w:tcPr>
          <w:p w14:paraId="496DBA02" w14:textId="77777777" w:rsidR="004A1A74" w:rsidRPr="00AC762B" w:rsidRDefault="004A1A74" w:rsidP="00294747">
            <w:pPr>
              <w:pStyle w:val="ListParagraph"/>
              <w:ind w:left="0"/>
              <w:jc w:val="center"/>
            </w:pPr>
            <w:r>
              <w:t>System</w:t>
            </w:r>
          </w:p>
        </w:tc>
        <w:tc>
          <w:tcPr>
            <w:tcW w:w="3917" w:type="dxa"/>
          </w:tcPr>
          <w:p w14:paraId="1185A89C" w14:textId="77777777" w:rsidR="004A1A74" w:rsidRPr="002A743A" w:rsidRDefault="004A1A74" w:rsidP="00294747">
            <w:pPr>
              <w:ind w:left="29"/>
              <w:rPr>
                <w:rFonts w:eastAsia="Times New Roman"/>
                <w:bCs/>
                <w:lang w:eastAsia="x-none"/>
              </w:rPr>
            </w:pPr>
            <w:r>
              <w:rPr>
                <w:rFonts w:eastAsia="Times New Roman"/>
                <w:bCs/>
                <w:lang w:eastAsia="x-none"/>
              </w:rPr>
              <w:t>Hệ thống tự động hiển thị link tên bảng đã chọn ở màn hình tổng quan</w:t>
            </w:r>
          </w:p>
        </w:tc>
      </w:tr>
      <w:tr w:rsidR="004A1A74" w:rsidRPr="00DB66BA" w14:paraId="0EE8FD82" w14:textId="77777777" w:rsidTr="00294747">
        <w:trPr>
          <w:trHeight w:val="611"/>
        </w:trPr>
        <w:tc>
          <w:tcPr>
            <w:tcW w:w="2358" w:type="dxa"/>
            <w:vAlign w:val="center"/>
          </w:tcPr>
          <w:p w14:paraId="19AE6903" w14:textId="77777777" w:rsidR="004A1A74" w:rsidRDefault="004A1A74" w:rsidP="00294747">
            <w:pPr>
              <w:rPr>
                <w:rFonts w:eastAsia="Times New Roman"/>
                <w:bCs/>
                <w:lang w:eastAsia="x-none"/>
              </w:rPr>
            </w:pPr>
            <w:r>
              <w:rPr>
                <w:rFonts w:eastAsia="Times New Roman"/>
                <w:bCs/>
                <w:lang w:eastAsia="x-none"/>
              </w:rPr>
              <w:t>File Upload</w:t>
            </w:r>
          </w:p>
        </w:tc>
        <w:tc>
          <w:tcPr>
            <w:tcW w:w="1451" w:type="dxa"/>
            <w:vAlign w:val="center"/>
          </w:tcPr>
          <w:p w14:paraId="52FF633E" w14:textId="05C7B6CA" w:rsidR="004A1A74" w:rsidRDefault="00D94A29" w:rsidP="00294747">
            <w:pPr>
              <w:pStyle w:val="ListParagraph"/>
              <w:ind w:left="0"/>
              <w:jc w:val="center"/>
            </w:pPr>
            <w:ins w:id="534" w:author="Nguyen Hong Nhung (Khoi CNTT)" w:date="2019-08-16T10:08:00Z">
              <w:r>
                <w:t>N</w:t>
              </w:r>
            </w:ins>
            <w:del w:id="535" w:author="Nguyen Hong Nhung (Khoi CNTT)" w:date="2019-08-16T10:08:00Z">
              <w:r w:rsidR="004A1A74" w:rsidDel="00D94A29">
                <w:delText>Y</w:delText>
              </w:r>
            </w:del>
          </w:p>
        </w:tc>
        <w:tc>
          <w:tcPr>
            <w:tcW w:w="1742" w:type="dxa"/>
            <w:vAlign w:val="center"/>
          </w:tcPr>
          <w:p w14:paraId="2A8F227B" w14:textId="77777777" w:rsidR="004A1A74" w:rsidRDefault="004A1A74" w:rsidP="00294747">
            <w:pPr>
              <w:pStyle w:val="ListParagraph"/>
              <w:ind w:left="0"/>
              <w:jc w:val="center"/>
            </w:pPr>
            <w:r>
              <w:t>Button</w:t>
            </w:r>
          </w:p>
        </w:tc>
        <w:tc>
          <w:tcPr>
            <w:tcW w:w="3917" w:type="dxa"/>
          </w:tcPr>
          <w:p w14:paraId="502AA42C" w14:textId="77777777" w:rsidR="004A1A74" w:rsidRDefault="004A1A74" w:rsidP="00294747">
            <w:pPr>
              <w:ind w:left="29"/>
              <w:rPr>
                <w:rFonts w:eastAsia="Times New Roman"/>
                <w:bCs/>
                <w:lang w:eastAsia="x-none"/>
              </w:rPr>
            </w:pPr>
            <w:r>
              <w:rPr>
                <w:rFonts w:eastAsia="Times New Roman"/>
                <w:bCs/>
                <w:lang w:eastAsia="x-none"/>
              </w:rPr>
              <w:t>Nút chức năng cho phép chọn file excel upload lô lên hệ thống</w:t>
            </w:r>
          </w:p>
        </w:tc>
      </w:tr>
      <w:tr w:rsidR="004A1A74" w:rsidRPr="00DB66BA" w14:paraId="6F704ABA" w14:textId="77777777" w:rsidTr="00294747">
        <w:trPr>
          <w:trHeight w:val="611"/>
        </w:trPr>
        <w:tc>
          <w:tcPr>
            <w:tcW w:w="2358" w:type="dxa"/>
            <w:vAlign w:val="center"/>
          </w:tcPr>
          <w:p w14:paraId="1B522FAF" w14:textId="77777777" w:rsidR="004A1A74" w:rsidRDefault="004A1A74" w:rsidP="00294747">
            <w:pPr>
              <w:rPr>
                <w:rFonts w:eastAsia="Times New Roman"/>
                <w:bCs/>
                <w:lang w:eastAsia="x-none"/>
              </w:rPr>
            </w:pPr>
            <w:r>
              <w:rPr>
                <w:rFonts w:eastAsia="Times New Roman"/>
                <w:bCs/>
                <w:lang w:eastAsia="x-none"/>
              </w:rPr>
              <w:t>Đường dẫn</w:t>
            </w:r>
          </w:p>
        </w:tc>
        <w:tc>
          <w:tcPr>
            <w:tcW w:w="1451" w:type="dxa"/>
            <w:vAlign w:val="center"/>
          </w:tcPr>
          <w:p w14:paraId="3AFBFCAE" w14:textId="77777777" w:rsidR="004A1A74" w:rsidRDefault="004A1A74" w:rsidP="00294747">
            <w:pPr>
              <w:pStyle w:val="ListParagraph"/>
              <w:ind w:left="0"/>
              <w:jc w:val="center"/>
            </w:pPr>
            <w:r>
              <w:t>Y</w:t>
            </w:r>
          </w:p>
        </w:tc>
        <w:tc>
          <w:tcPr>
            <w:tcW w:w="1742" w:type="dxa"/>
            <w:vAlign w:val="center"/>
          </w:tcPr>
          <w:p w14:paraId="70196A36" w14:textId="77777777" w:rsidR="004A1A74" w:rsidRDefault="004A1A74" w:rsidP="00294747">
            <w:pPr>
              <w:pStyle w:val="ListParagraph"/>
              <w:ind w:left="0"/>
              <w:jc w:val="center"/>
            </w:pPr>
            <w:r>
              <w:t>Text</w:t>
            </w:r>
          </w:p>
        </w:tc>
        <w:tc>
          <w:tcPr>
            <w:tcW w:w="3917" w:type="dxa"/>
          </w:tcPr>
          <w:p w14:paraId="1A0C9301" w14:textId="77777777" w:rsidR="004A1A74" w:rsidRDefault="004A1A74" w:rsidP="00294747">
            <w:pPr>
              <w:ind w:left="29"/>
              <w:rPr>
                <w:rFonts w:eastAsia="Times New Roman"/>
                <w:bCs/>
                <w:lang w:eastAsia="x-none"/>
              </w:rPr>
            </w:pPr>
            <w:r>
              <w:rPr>
                <w:rFonts w:eastAsia="Times New Roman"/>
                <w:bCs/>
                <w:lang w:eastAsia="x-none"/>
              </w:rPr>
              <w:t>Hệ thống tự động hiển thị đường dẫn theo file đã chọn</w:t>
            </w:r>
          </w:p>
        </w:tc>
      </w:tr>
      <w:tr w:rsidR="004A1A74" w:rsidRPr="00DB66BA" w14:paraId="6E9A924E" w14:textId="77777777" w:rsidTr="00294747">
        <w:trPr>
          <w:trHeight w:val="611"/>
        </w:trPr>
        <w:tc>
          <w:tcPr>
            <w:tcW w:w="5551" w:type="dxa"/>
            <w:gridSpan w:val="3"/>
            <w:vAlign w:val="center"/>
          </w:tcPr>
          <w:p w14:paraId="41EFB8B5" w14:textId="77777777" w:rsidR="004A1A74" w:rsidRPr="00C34C98" w:rsidRDefault="004A1A74" w:rsidP="00294747">
            <w:pPr>
              <w:pStyle w:val="ListParagraph"/>
              <w:ind w:left="0"/>
              <w:rPr>
                <w:i/>
              </w:rPr>
            </w:pPr>
            <w:r w:rsidRPr="00C34C98">
              <w:rPr>
                <w:i/>
              </w:rPr>
              <w:t>Dữ liệu từ file</w:t>
            </w:r>
          </w:p>
        </w:tc>
        <w:tc>
          <w:tcPr>
            <w:tcW w:w="3917" w:type="dxa"/>
          </w:tcPr>
          <w:p w14:paraId="248DCA67" w14:textId="77777777" w:rsidR="004A1A74" w:rsidRDefault="004A1A74" w:rsidP="00294747">
            <w:pPr>
              <w:ind w:left="29"/>
              <w:rPr>
                <w:rFonts w:eastAsia="Times New Roman"/>
                <w:bCs/>
                <w:lang w:eastAsia="x-none"/>
              </w:rPr>
            </w:pPr>
          </w:p>
        </w:tc>
      </w:tr>
      <w:tr w:rsidR="004A1A74" w:rsidRPr="00DB66BA" w14:paraId="57744177" w14:textId="77777777" w:rsidTr="00294747">
        <w:trPr>
          <w:trHeight w:val="611"/>
        </w:trPr>
        <w:tc>
          <w:tcPr>
            <w:tcW w:w="2358" w:type="dxa"/>
            <w:vAlign w:val="center"/>
          </w:tcPr>
          <w:p w14:paraId="3AEB9FB7" w14:textId="77777777" w:rsidR="004A1A74" w:rsidRDefault="004A1A74" w:rsidP="00294747">
            <w:pPr>
              <w:rPr>
                <w:rFonts w:eastAsia="Times New Roman"/>
                <w:bCs/>
                <w:lang w:eastAsia="x-none"/>
              </w:rPr>
            </w:pPr>
            <w:r>
              <w:rPr>
                <w:rFonts w:eastAsia="Times New Roman"/>
                <w:bCs/>
                <w:lang w:eastAsia="x-none"/>
              </w:rPr>
              <w:t>Tổng số bản ghi</w:t>
            </w:r>
          </w:p>
        </w:tc>
        <w:tc>
          <w:tcPr>
            <w:tcW w:w="1451" w:type="dxa"/>
            <w:vAlign w:val="center"/>
          </w:tcPr>
          <w:p w14:paraId="7C5B002D" w14:textId="77777777" w:rsidR="004A1A74" w:rsidRDefault="004A1A74" w:rsidP="00294747">
            <w:pPr>
              <w:pStyle w:val="ListParagraph"/>
              <w:ind w:left="0"/>
              <w:jc w:val="center"/>
            </w:pPr>
            <w:r>
              <w:t>Y</w:t>
            </w:r>
          </w:p>
        </w:tc>
        <w:tc>
          <w:tcPr>
            <w:tcW w:w="1742" w:type="dxa"/>
            <w:vAlign w:val="center"/>
          </w:tcPr>
          <w:p w14:paraId="4A22B03D" w14:textId="77777777" w:rsidR="004A1A74" w:rsidRDefault="004A1A74" w:rsidP="00294747">
            <w:pPr>
              <w:pStyle w:val="ListParagraph"/>
              <w:ind w:left="0"/>
              <w:jc w:val="center"/>
            </w:pPr>
            <w:r>
              <w:t>Number</w:t>
            </w:r>
          </w:p>
        </w:tc>
        <w:tc>
          <w:tcPr>
            <w:tcW w:w="3917" w:type="dxa"/>
          </w:tcPr>
          <w:p w14:paraId="2FCFF199" w14:textId="77777777" w:rsidR="004A1A74" w:rsidRDefault="004A1A74" w:rsidP="00294747">
            <w:pPr>
              <w:ind w:left="29"/>
              <w:rPr>
                <w:rFonts w:eastAsia="Times New Roman"/>
                <w:bCs/>
                <w:lang w:eastAsia="x-none"/>
              </w:rPr>
            </w:pPr>
            <w:r>
              <w:rPr>
                <w:rFonts w:eastAsia="Times New Roman"/>
                <w:bCs/>
                <w:lang w:eastAsia="x-none"/>
              </w:rPr>
              <w:t>Hệ thống tự đếm và hiển thị tổng số bản ghi trong file Upload</w:t>
            </w:r>
          </w:p>
        </w:tc>
      </w:tr>
      <w:tr w:rsidR="004A1A74" w:rsidRPr="00DB66BA" w14:paraId="02682D89" w14:textId="77777777" w:rsidTr="00294747">
        <w:trPr>
          <w:trHeight w:val="611"/>
        </w:trPr>
        <w:tc>
          <w:tcPr>
            <w:tcW w:w="2358" w:type="dxa"/>
            <w:vAlign w:val="center"/>
          </w:tcPr>
          <w:p w14:paraId="220045A1" w14:textId="77777777" w:rsidR="004A1A74" w:rsidRDefault="004A1A74" w:rsidP="00294747">
            <w:pPr>
              <w:rPr>
                <w:rFonts w:eastAsia="Times New Roman"/>
                <w:bCs/>
                <w:lang w:eastAsia="x-none"/>
              </w:rPr>
            </w:pPr>
            <w:r>
              <w:rPr>
                <w:rFonts w:eastAsia="Times New Roman"/>
                <w:bCs/>
                <w:lang w:eastAsia="x-none"/>
              </w:rPr>
              <w:t>Lưới dữ liệu</w:t>
            </w:r>
          </w:p>
        </w:tc>
        <w:tc>
          <w:tcPr>
            <w:tcW w:w="1451" w:type="dxa"/>
            <w:vAlign w:val="center"/>
          </w:tcPr>
          <w:p w14:paraId="7F7BEB54" w14:textId="77777777" w:rsidR="004A1A74" w:rsidRDefault="004A1A74" w:rsidP="00294747">
            <w:pPr>
              <w:pStyle w:val="ListParagraph"/>
              <w:ind w:left="0"/>
              <w:jc w:val="center"/>
            </w:pPr>
            <w:r>
              <w:t>Y</w:t>
            </w:r>
          </w:p>
        </w:tc>
        <w:tc>
          <w:tcPr>
            <w:tcW w:w="1742" w:type="dxa"/>
            <w:vAlign w:val="center"/>
          </w:tcPr>
          <w:p w14:paraId="4FFFFE69" w14:textId="77777777" w:rsidR="004A1A74" w:rsidRDefault="004A1A74" w:rsidP="00294747">
            <w:pPr>
              <w:pStyle w:val="ListParagraph"/>
              <w:ind w:left="0"/>
              <w:jc w:val="center"/>
            </w:pPr>
            <w:r>
              <w:t>Grid</w:t>
            </w:r>
          </w:p>
        </w:tc>
        <w:tc>
          <w:tcPr>
            <w:tcW w:w="3917" w:type="dxa"/>
          </w:tcPr>
          <w:p w14:paraId="2ACFD697" w14:textId="77777777" w:rsidR="004A1A74" w:rsidRDefault="004A1A74" w:rsidP="00294747">
            <w:pPr>
              <w:ind w:left="29"/>
              <w:rPr>
                <w:rFonts w:eastAsia="Times New Roman"/>
                <w:bCs/>
                <w:lang w:eastAsia="x-none"/>
              </w:rPr>
            </w:pPr>
            <w:r>
              <w:rPr>
                <w:rFonts w:eastAsia="Times New Roman"/>
                <w:bCs/>
                <w:lang w:eastAsia="x-none"/>
              </w:rPr>
              <w:t>Hiển thị dữ liệu của file Upload</w:t>
            </w:r>
          </w:p>
        </w:tc>
      </w:tr>
      <w:tr w:rsidR="004A1A74" w:rsidRPr="00DB66BA" w14:paraId="65A99F35" w14:textId="77777777" w:rsidTr="00294747">
        <w:trPr>
          <w:trHeight w:val="611"/>
        </w:trPr>
        <w:tc>
          <w:tcPr>
            <w:tcW w:w="2358" w:type="dxa"/>
            <w:vAlign w:val="center"/>
          </w:tcPr>
          <w:p w14:paraId="71A7899A" w14:textId="77777777" w:rsidR="004A1A74" w:rsidRPr="00307B77" w:rsidRDefault="004A1A74" w:rsidP="00294747">
            <w:pPr>
              <w:rPr>
                <w:rFonts w:eastAsia="Times New Roman"/>
                <w:bCs/>
                <w:lang w:eastAsia="x-none"/>
              </w:rPr>
            </w:pPr>
            <w:r>
              <w:rPr>
                <w:rFonts w:eastAsia="Times New Roman"/>
                <w:bCs/>
                <w:lang w:eastAsia="x-none"/>
              </w:rPr>
              <w:t>Hoàn thành</w:t>
            </w:r>
          </w:p>
        </w:tc>
        <w:tc>
          <w:tcPr>
            <w:tcW w:w="1451" w:type="dxa"/>
            <w:vAlign w:val="center"/>
          </w:tcPr>
          <w:p w14:paraId="4356D8ED" w14:textId="201923D8" w:rsidR="004A1A74" w:rsidRDefault="00D94A29" w:rsidP="00294747">
            <w:pPr>
              <w:pStyle w:val="ListParagraph"/>
              <w:ind w:left="0"/>
              <w:jc w:val="center"/>
            </w:pPr>
            <w:ins w:id="536" w:author="Nguyen Hong Nhung (Khoi CNTT)" w:date="2019-08-16T10:08:00Z">
              <w:r>
                <w:t>N</w:t>
              </w:r>
            </w:ins>
            <w:del w:id="537" w:author="Nguyen Hong Nhung (Khoi CNTT)" w:date="2019-08-16T10:08:00Z">
              <w:r w:rsidR="004A1A74" w:rsidDel="00D94A29">
                <w:delText>Y</w:delText>
              </w:r>
            </w:del>
          </w:p>
        </w:tc>
        <w:tc>
          <w:tcPr>
            <w:tcW w:w="1742" w:type="dxa"/>
            <w:vAlign w:val="center"/>
          </w:tcPr>
          <w:p w14:paraId="75CCCFF1" w14:textId="77777777" w:rsidR="004A1A74" w:rsidRPr="00AC762B" w:rsidRDefault="004A1A74" w:rsidP="00294747">
            <w:pPr>
              <w:pStyle w:val="ListParagraph"/>
              <w:ind w:left="0"/>
              <w:jc w:val="center"/>
            </w:pPr>
            <w:r>
              <w:t>Button</w:t>
            </w:r>
          </w:p>
        </w:tc>
        <w:tc>
          <w:tcPr>
            <w:tcW w:w="3917" w:type="dxa"/>
          </w:tcPr>
          <w:p w14:paraId="4D523434" w14:textId="77777777" w:rsidR="004A1A74" w:rsidRPr="00783B92" w:rsidRDefault="004A1A74" w:rsidP="00294747">
            <w:pPr>
              <w:rPr>
                <w:rFonts w:eastAsia="Times New Roman"/>
                <w:bCs/>
                <w:lang w:eastAsia="x-none"/>
              </w:rPr>
            </w:pPr>
            <w:r>
              <w:rPr>
                <w:rFonts w:eastAsia="Times New Roman"/>
                <w:bCs/>
                <w:lang w:eastAsia="x-none"/>
              </w:rPr>
              <w:t>Nút chức năng cho phép người dùng quay về màn hình Tổng quan</w:t>
            </w:r>
          </w:p>
        </w:tc>
      </w:tr>
    </w:tbl>
    <w:p w14:paraId="374D98CF" w14:textId="74ED1452" w:rsidR="004A1A74" w:rsidRPr="006C6B39" w:rsidRDefault="004A1A74" w:rsidP="004A1A74">
      <w:pPr>
        <w:rPr>
          <w:lang w:eastAsia="ja-JP"/>
        </w:rPr>
      </w:pPr>
      <w:r w:rsidRPr="00C97B94">
        <w:rPr>
          <w:b/>
          <w:i/>
          <w:lang w:eastAsia="ja-JP"/>
        </w:rPr>
        <w:t>Mô tả cách xử lý file Upload:</w:t>
      </w:r>
      <w:r>
        <w:rPr>
          <w:lang w:eastAsia="ja-JP"/>
        </w:rPr>
        <w:t xml:space="preserve"> Trong file Upload lô hệ thống kiểm tra giá trị cột Adj Type để xác định hành động điều chỉnh.</w:t>
      </w:r>
      <w:r w:rsidR="00006E4D">
        <w:rPr>
          <w:lang w:eastAsia="ja-JP"/>
        </w:rPr>
        <w:t xml:space="preserve"> Đối với cập nhật dữ liệu thông qua upload file lên hệ thống thì Tool cũng xử lý hành động Thêm (A)/ Sửa (M)/ Xóa</w:t>
      </w:r>
      <w:ins w:id="538" w:author="Luyen Do Thi (Khoi Quan tri rui ro)" w:date="2019-08-12T13:59:00Z">
        <w:r w:rsidR="00FA5C5C">
          <w:rPr>
            <w:lang w:eastAsia="ja-JP"/>
          </w:rPr>
          <w:t xml:space="preserve"> </w:t>
        </w:r>
      </w:ins>
      <w:r w:rsidR="00006E4D">
        <w:rPr>
          <w:lang w:eastAsia="ja-JP"/>
        </w:rPr>
        <w:t xml:space="preserve">(D) tương tự như đối với </w:t>
      </w:r>
      <w:ins w:id="539" w:author="Luyen Do Thi (Khoi Quan tri rui ro)" w:date="2019-08-12T13:59:00Z">
        <w:r w:rsidR="00FA5C5C">
          <w:rPr>
            <w:lang w:eastAsia="ja-JP"/>
          </w:rPr>
          <w:t>c</w:t>
        </w:r>
      </w:ins>
      <w:del w:id="540" w:author="Luyen Do Thi (Khoi Quan tri rui ro)" w:date="2019-08-12T13:59:00Z">
        <w:r w:rsidR="00006E4D" w:rsidDel="00FA5C5C">
          <w:rPr>
            <w:lang w:eastAsia="ja-JP"/>
          </w:rPr>
          <w:delText>v</w:delText>
        </w:r>
      </w:del>
      <w:r w:rsidR="00006E4D">
        <w:rPr>
          <w:lang w:eastAsia="ja-JP"/>
        </w:rPr>
        <w:t>ập nhật dữ liệu trực tiếp trên giao diện, tùy theo đặc điểm của từng bảng.</w:t>
      </w:r>
    </w:p>
    <w:tbl>
      <w:tblPr>
        <w:tblStyle w:val="TableGrid"/>
        <w:tblW w:w="0" w:type="auto"/>
        <w:tblLook w:val="04A0" w:firstRow="1" w:lastRow="0" w:firstColumn="1" w:lastColumn="0" w:noHBand="0" w:noVBand="1"/>
      </w:tblPr>
      <w:tblGrid>
        <w:gridCol w:w="1368"/>
        <w:gridCol w:w="4140"/>
        <w:gridCol w:w="3960"/>
      </w:tblGrid>
      <w:tr w:rsidR="004A1A74" w14:paraId="3DA9460F" w14:textId="77777777" w:rsidTr="00294747">
        <w:trPr>
          <w:tblHeader/>
        </w:trPr>
        <w:tc>
          <w:tcPr>
            <w:tcW w:w="1368" w:type="dxa"/>
            <w:shd w:val="clear" w:color="auto" w:fill="8DB3E2" w:themeFill="text2" w:themeFillTint="66"/>
          </w:tcPr>
          <w:p w14:paraId="36EC0DE6" w14:textId="77777777" w:rsidR="004A1A74" w:rsidRPr="00360B95" w:rsidRDefault="004A1A74" w:rsidP="00294747">
            <w:pPr>
              <w:jc w:val="center"/>
              <w:rPr>
                <w:b/>
                <w:lang w:eastAsia="ja-JP"/>
              </w:rPr>
            </w:pPr>
            <w:r w:rsidRPr="00360B95">
              <w:rPr>
                <w:b/>
                <w:lang w:eastAsia="ja-JP"/>
              </w:rPr>
              <w:t>Adj Type</w:t>
            </w:r>
          </w:p>
        </w:tc>
        <w:tc>
          <w:tcPr>
            <w:tcW w:w="4140" w:type="dxa"/>
            <w:shd w:val="clear" w:color="auto" w:fill="8DB3E2" w:themeFill="text2" w:themeFillTint="66"/>
          </w:tcPr>
          <w:p w14:paraId="18DDFC16" w14:textId="77777777" w:rsidR="004A1A74" w:rsidRPr="00360B95" w:rsidRDefault="004A1A74" w:rsidP="00294747">
            <w:pPr>
              <w:jc w:val="center"/>
              <w:rPr>
                <w:b/>
                <w:lang w:eastAsia="ja-JP"/>
              </w:rPr>
            </w:pPr>
            <w:r w:rsidRPr="00360B95">
              <w:rPr>
                <w:b/>
                <w:lang w:eastAsia="ja-JP"/>
              </w:rPr>
              <w:t>Xử lý của hệ thống</w:t>
            </w:r>
          </w:p>
        </w:tc>
        <w:tc>
          <w:tcPr>
            <w:tcW w:w="3960" w:type="dxa"/>
            <w:shd w:val="clear" w:color="auto" w:fill="8DB3E2" w:themeFill="text2" w:themeFillTint="66"/>
          </w:tcPr>
          <w:p w14:paraId="171C8F11" w14:textId="77777777" w:rsidR="004A1A74" w:rsidRPr="00360B95" w:rsidRDefault="004A1A74" w:rsidP="00294747">
            <w:pPr>
              <w:jc w:val="center"/>
              <w:rPr>
                <w:b/>
                <w:lang w:eastAsia="ja-JP"/>
              </w:rPr>
            </w:pPr>
            <w:r w:rsidRPr="00360B95">
              <w:rPr>
                <w:b/>
                <w:lang w:eastAsia="ja-JP"/>
              </w:rPr>
              <w:t>Điều kiện check báo lỗi</w:t>
            </w:r>
          </w:p>
        </w:tc>
      </w:tr>
      <w:tr w:rsidR="004A1A74" w14:paraId="15421290" w14:textId="77777777" w:rsidTr="00294747">
        <w:tc>
          <w:tcPr>
            <w:tcW w:w="1368" w:type="dxa"/>
          </w:tcPr>
          <w:p w14:paraId="21F180D9" w14:textId="77777777" w:rsidR="004A1A74" w:rsidRPr="00360B95" w:rsidRDefault="004A1A74" w:rsidP="00294747">
            <w:pPr>
              <w:rPr>
                <w:lang w:eastAsia="ja-JP"/>
              </w:rPr>
            </w:pPr>
            <w:r>
              <w:rPr>
                <w:lang w:eastAsia="ja-JP"/>
              </w:rPr>
              <w:t>A</w:t>
            </w:r>
          </w:p>
        </w:tc>
        <w:tc>
          <w:tcPr>
            <w:tcW w:w="4140" w:type="dxa"/>
          </w:tcPr>
          <w:p w14:paraId="48E8BEAD" w14:textId="77777777" w:rsidR="004A1A74" w:rsidRDefault="004A1A74" w:rsidP="00294747">
            <w:pPr>
              <w:rPr>
                <w:lang w:eastAsia="ja-JP"/>
              </w:rPr>
            </w:pPr>
            <w:r>
              <w:rPr>
                <w:lang w:eastAsia="ja-JP"/>
              </w:rPr>
              <w:t>Hệ thống thêm mới bản ghi (Xử lý tương tự thêm mới 1 bản ghi tạ</w:t>
            </w:r>
            <w:r w:rsidR="00A747BC">
              <w:rPr>
                <w:lang w:eastAsia="ja-JP"/>
              </w:rPr>
              <w:t>i 1.1.1 và 1.2 tùy đặc điểm từng bảng</w:t>
            </w:r>
            <w:r>
              <w:rPr>
                <w:lang w:eastAsia="ja-JP"/>
              </w:rPr>
              <w:t>)</w:t>
            </w:r>
          </w:p>
          <w:p w14:paraId="23E7D561" w14:textId="77777777" w:rsidR="004A1A74" w:rsidRPr="00360B95" w:rsidRDefault="004A1A74" w:rsidP="00294747">
            <w:pPr>
              <w:rPr>
                <w:lang w:eastAsia="ja-JP"/>
              </w:rPr>
            </w:pPr>
            <w:r>
              <w:rPr>
                <w:lang w:eastAsia="ja-JP"/>
              </w:rPr>
              <w:t>Trường Code tự sinh khi thêm vào hệ thống</w:t>
            </w:r>
          </w:p>
        </w:tc>
        <w:tc>
          <w:tcPr>
            <w:tcW w:w="3960" w:type="dxa"/>
          </w:tcPr>
          <w:p w14:paraId="0FF1BE9C" w14:textId="77777777" w:rsidR="004A1A74" w:rsidRDefault="00522C00" w:rsidP="004A1A74">
            <w:pPr>
              <w:pStyle w:val="ListParagraph"/>
              <w:numPr>
                <w:ilvl w:val="0"/>
                <w:numId w:val="35"/>
              </w:numPr>
              <w:ind w:left="282" w:hanging="192"/>
              <w:rPr>
                <w:lang w:eastAsia="ja-JP"/>
              </w:rPr>
            </w:pPr>
            <w:r>
              <w:rPr>
                <w:lang w:eastAsia="ja-JP"/>
              </w:rPr>
              <w:t>Trùng giá trị trường làm Key</w:t>
            </w:r>
          </w:p>
          <w:p w14:paraId="482A2E61" w14:textId="77777777" w:rsidR="005F521B" w:rsidRPr="00360B95" w:rsidRDefault="005F521B" w:rsidP="005F521B">
            <w:pPr>
              <w:pStyle w:val="ListParagraph"/>
              <w:ind w:left="282"/>
              <w:rPr>
                <w:lang w:eastAsia="ja-JP"/>
              </w:rPr>
            </w:pPr>
          </w:p>
        </w:tc>
      </w:tr>
      <w:tr w:rsidR="004A1A74" w14:paraId="1AD1FF88" w14:textId="77777777" w:rsidTr="00294747">
        <w:tc>
          <w:tcPr>
            <w:tcW w:w="1368" w:type="dxa"/>
          </w:tcPr>
          <w:p w14:paraId="22CED131" w14:textId="77777777" w:rsidR="004A1A74" w:rsidRDefault="004A1A74" w:rsidP="00294747">
            <w:pPr>
              <w:rPr>
                <w:lang w:eastAsia="ja-JP"/>
              </w:rPr>
            </w:pPr>
            <w:r>
              <w:rPr>
                <w:lang w:eastAsia="ja-JP"/>
              </w:rPr>
              <w:t>M</w:t>
            </w:r>
          </w:p>
        </w:tc>
        <w:tc>
          <w:tcPr>
            <w:tcW w:w="4140" w:type="dxa"/>
          </w:tcPr>
          <w:p w14:paraId="733C0516" w14:textId="53D9C660" w:rsidR="004A1A74" w:rsidRDefault="004A1A74" w:rsidP="000D67F6">
            <w:pPr>
              <w:rPr>
                <w:lang w:eastAsia="ja-JP"/>
              </w:rPr>
            </w:pPr>
            <w:r>
              <w:rPr>
                <w:lang w:eastAsia="ja-JP"/>
              </w:rPr>
              <w:t xml:space="preserve">Xác định các bản ghi có mã </w:t>
            </w:r>
            <w:del w:id="541" w:author="Luyen Do Thi (Khoi Quan tri rui ro)" w:date="2019-08-12T14:00:00Z">
              <w:r w:rsidR="00A747BC" w:rsidDel="00FA5C5C">
                <w:rPr>
                  <w:lang w:eastAsia="ja-JP"/>
                </w:rPr>
                <w:delText>Key</w:delText>
              </w:r>
              <w:r w:rsidDel="00FA5C5C">
                <w:rPr>
                  <w:lang w:eastAsia="ja-JP"/>
                </w:rPr>
                <w:delText xml:space="preserve"> </w:delText>
              </w:r>
            </w:del>
            <w:ins w:id="542" w:author="Luyen Do Thi (Khoi Quan tri rui ro)" w:date="2019-08-12T14:00:00Z">
              <w:r w:rsidR="00FA5C5C">
                <w:rPr>
                  <w:lang w:eastAsia="ja-JP"/>
                </w:rPr>
                <w:t xml:space="preserve">Code </w:t>
              </w:r>
            </w:ins>
            <w:r>
              <w:rPr>
                <w:lang w:eastAsia="ja-JP"/>
              </w:rPr>
              <w:t>tương ứng</w:t>
            </w:r>
            <w:r w:rsidR="00A747BC">
              <w:rPr>
                <w:lang w:eastAsia="ja-JP"/>
              </w:rPr>
              <w:t xml:space="preserve"> để x</w:t>
            </w:r>
            <w:r>
              <w:rPr>
                <w:lang w:eastAsia="ja-JP"/>
              </w:rPr>
              <w:t>ử lý</w:t>
            </w:r>
            <w:r w:rsidR="00A747BC">
              <w:rPr>
                <w:lang w:eastAsia="ja-JP"/>
              </w:rPr>
              <w:t xml:space="preserve">, </w:t>
            </w:r>
            <w:r>
              <w:rPr>
                <w:lang w:eastAsia="ja-JP"/>
              </w:rPr>
              <w:t xml:space="preserve">tương tự </w:t>
            </w:r>
            <w:r w:rsidR="00A747BC">
              <w:rPr>
                <w:lang w:eastAsia="ja-JP"/>
              </w:rPr>
              <w:t>sửa</w:t>
            </w:r>
            <w:r>
              <w:rPr>
                <w:lang w:eastAsia="ja-JP"/>
              </w:rPr>
              <w:t xml:space="preserve"> 1 bản ghi tạ</w:t>
            </w:r>
            <w:r w:rsidR="00A747BC">
              <w:rPr>
                <w:lang w:eastAsia="ja-JP"/>
              </w:rPr>
              <w:t>i 1.1</w:t>
            </w:r>
            <w:r>
              <w:rPr>
                <w:lang w:eastAsia="ja-JP"/>
              </w:rPr>
              <w:t>.2</w:t>
            </w:r>
            <w:r w:rsidR="00A747BC">
              <w:rPr>
                <w:lang w:eastAsia="ja-JP"/>
              </w:rPr>
              <w:t xml:space="preserve"> và 1.2</w:t>
            </w:r>
          </w:p>
        </w:tc>
        <w:tc>
          <w:tcPr>
            <w:tcW w:w="3960" w:type="dxa"/>
          </w:tcPr>
          <w:p w14:paraId="609C1759" w14:textId="77777777" w:rsidR="004A1A74" w:rsidRDefault="004A1A74" w:rsidP="004A1A74">
            <w:pPr>
              <w:pStyle w:val="ListParagraph"/>
              <w:numPr>
                <w:ilvl w:val="0"/>
                <w:numId w:val="35"/>
              </w:numPr>
              <w:ind w:left="282" w:hanging="192"/>
              <w:rPr>
                <w:lang w:eastAsia="ja-JP"/>
              </w:rPr>
            </w:pPr>
            <w:r>
              <w:rPr>
                <w:lang w:eastAsia="ja-JP"/>
              </w:rPr>
              <w:t>Phải có giá t</w:t>
            </w:r>
            <w:r w:rsidR="005F521B">
              <w:rPr>
                <w:lang w:eastAsia="ja-JP"/>
              </w:rPr>
              <w:t>r</w:t>
            </w:r>
            <w:r>
              <w:rPr>
                <w:lang w:eastAsia="ja-JP"/>
              </w:rPr>
              <w:t>ị trườ</w:t>
            </w:r>
            <w:r w:rsidR="005F521B">
              <w:rPr>
                <w:lang w:eastAsia="ja-JP"/>
              </w:rPr>
              <w:t>ng làm Key để hệ thống nhận biết bản ghi cần sửa</w:t>
            </w:r>
            <w:r>
              <w:rPr>
                <w:lang w:eastAsia="ja-JP"/>
              </w:rPr>
              <w:t>. Nếu không có giá trị hệ thống báo lỗi không thực hiện được sửa bản ghi</w:t>
            </w:r>
          </w:p>
          <w:p w14:paraId="5F38A2FF" w14:textId="77777777" w:rsidR="004A1A74" w:rsidRDefault="004A1A74" w:rsidP="005F521B">
            <w:pPr>
              <w:pStyle w:val="ListParagraph"/>
              <w:ind w:left="282"/>
              <w:rPr>
                <w:lang w:eastAsia="ja-JP"/>
              </w:rPr>
            </w:pPr>
          </w:p>
        </w:tc>
      </w:tr>
      <w:tr w:rsidR="004A1A74" w14:paraId="2B0F10A9" w14:textId="77777777" w:rsidTr="00294747">
        <w:tc>
          <w:tcPr>
            <w:tcW w:w="1368" w:type="dxa"/>
          </w:tcPr>
          <w:p w14:paraId="0544D7A8" w14:textId="77777777" w:rsidR="004A1A74" w:rsidRPr="00360B95" w:rsidRDefault="004A1A74" w:rsidP="00294747">
            <w:pPr>
              <w:rPr>
                <w:lang w:eastAsia="ja-JP"/>
              </w:rPr>
            </w:pPr>
            <w:r>
              <w:rPr>
                <w:lang w:eastAsia="ja-JP"/>
              </w:rPr>
              <w:t>D</w:t>
            </w:r>
          </w:p>
        </w:tc>
        <w:tc>
          <w:tcPr>
            <w:tcW w:w="4140" w:type="dxa"/>
          </w:tcPr>
          <w:p w14:paraId="3D11F3F1" w14:textId="77777777" w:rsidR="004A1A74" w:rsidRDefault="004A1A74" w:rsidP="00294747">
            <w:pPr>
              <w:rPr>
                <w:lang w:eastAsia="ja-JP"/>
              </w:rPr>
            </w:pPr>
            <w:r>
              <w:rPr>
                <w:lang w:eastAsia="ja-JP"/>
              </w:rPr>
              <w:t xml:space="preserve">Xác định các bản ghi có mã Code tương ứng. </w:t>
            </w:r>
          </w:p>
          <w:p w14:paraId="74C828F5" w14:textId="77777777" w:rsidR="004A1A74" w:rsidRPr="00360B95" w:rsidRDefault="004A1A74" w:rsidP="00294747">
            <w:pPr>
              <w:rPr>
                <w:lang w:eastAsia="ja-JP"/>
              </w:rPr>
            </w:pPr>
          </w:p>
        </w:tc>
        <w:tc>
          <w:tcPr>
            <w:tcW w:w="3960" w:type="dxa"/>
          </w:tcPr>
          <w:p w14:paraId="3DD838FD" w14:textId="77777777" w:rsidR="004A1A74" w:rsidRPr="00360B95" w:rsidRDefault="005F521B" w:rsidP="004A1A74">
            <w:pPr>
              <w:pStyle w:val="ListParagraph"/>
              <w:numPr>
                <w:ilvl w:val="0"/>
                <w:numId w:val="35"/>
              </w:numPr>
              <w:ind w:left="282" w:hanging="192"/>
              <w:rPr>
                <w:lang w:eastAsia="ja-JP"/>
              </w:rPr>
            </w:pPr>
            <w:r>
              <w:rPr>
                <w:lang w:eastAsia="ja-JP"/>
              </w:rPr>
              <w:t>Phải có giá trị trường làm Key để hệ thống nhận biết bản ghi cần xóa</w:t>
            </w:r>
            <w:r w:rsidR="004A1A74">
              <w:rPr>
                <w:lang w:eastAsia="ja-JP"/>
              </w:rPr>
              <w:t>. Nếu không có giá trị hệ thống báo lỗi không thực hiện được xóa bản ghi</w:t>
            </w:r>
          </w:p>
        </w:tc>
      </w:tr>
    </w:tbl>
    <w:p w14:paraId="7BFEF98F" w14:textId="77777777" w:rsidR="001D105C" w:rsidRDefault="00C5521B" w:rsidP="008B2481">
      <w:pPr>
        <w:pStyle w:val="Heading3"/>
        <w:keepLines w:val="0"/>
        <w:numPr>
          <w:ilvl w:val="1"/>
          <w:numId w:val="6"/>
        </w:numPr>
        <w:spacing w:before="60" w:after="60" w:line="360" w:lineRule="auto"/>
        <w:ind w:left="907" w:right="0" w:hanging="547"/>
        <w:jc w:val="left"/>
        <w:rPr>
          <w:ins w:id="543" w:author="Nguyen Hong Nhung (Khoi CNTT)" w:date="2019-08-15T10:46:00Z"/>
          <w:rFonts w:ascii="Times New Roman" w:eastAsia="Times New Roman" w:hAnsi="Times New Roman" w:cs="Times New Roman"/>
        </w:rPr>
      </w:pPr>
      <w:bookmarkStart w:id="544" w:name="_Toc360108733"/>
      <w:bookmarkStart w:id="545" w:name="_Toc16842102"/>
      <w:bookmarkEnd w:id="267"/>
      <w:bookmarkEnd w:id="268"/>
      <w:bookmarkEnd w:id="270"/>
      <w:r>
        <w:rPr>
          <w:rFonts w:ascii="Times New Roman" w:eastAsia="Times New Roman" w:hAnsi="Times New Roman" w:cs="Times New Roman"/>
        </w:rPr>
        <w:t>Tab Điều chỉnh bảng RawData</w:t>
      </w:r>
      <w:bookmarkEnd w:id="545"/>
    </w:p>
    <w:p w14:paraId="1143974C" w14:textId="77777777" w:rsidR="005629F0" w:rsidRPr="005629F0" w:rsidDel="001E2A8B" w:rsidRDefault="005629F0" w:rsidP="005629F0">
      <w:pPr>
        <w:rPr>
          <w:del w:id="546" w:author="Nguyen Hong Nhung (Khoi CNTT)" w:date="2019-08-15T10:48:00Z"/>
          <w:rPrChange w:id="547" w:author="Nguyen Hong Nhung (Khoi CNTT)" w:date="2019-08-15T10:46:00Z">
            <w:rPr>
              <w:del w:id="548" w:author="Nguyen Hong Nhung (Khoi CNTT)" w:date="2019-08-15T10:48:00Z"/>
              <w:rFonts w:ascii="Times New Roman" w:eastAsia="Times New Roman" w:hAnsi="Times New Roman" w:cs="Times New Roman"/>
            </w:rPr>
          </w:rPrChange>
        </w:rPr>
        <w:pPrChange w:id="549" w:author="Nguyen Hong Nhung (Khoi CNTT)" w:date="2019-08-15T10:46:00Z">
          <w:pPr>
            <w:pStyle w:val="Heading3"/>
            <w:keepLines w:val="0"/>
            <w:numPr>
              <w:ilvl w:val="1"/>
              <w:numId w:val="6"/>
            </w:numPr>
            <w:spacing w:before="60" w:after="60" w:line="360" w:lineRule="auto"/>
            <w:ind w:left="907" w:right="0" w:hanging="547"/>
            <w:jc w:val="left"/>
          </w:pPr>
        </w:pPrChange>
      </w:pPr>
    </w:p>
    <w:p w14:paraId="7FB8DECD" w14:textId="24A57557" w:rsidR="0057445E" w:rsidRPr="0057445E" w:rsidRDefault="0057445E" w:rsidP="0057445E">
      <w:pPr>
        <w:rPr>
          <w:lang w:val="vi-VN"/>
        </w:rPr>
      </w:pPr>
      <w:r w:rsidRPr="0057445E">
        <w:rPr>
          <w:lang w:val="vi-VN"/>
        </w:rPr>
        <w:t>Phần điều chỉnh trên Tool không điều chỉnh trực tiếp vào dữ liệu Raw mà chỉ Input vào bảng ADJ, cuối ngày chạy JOB hàng ngày sẽ tự động lấ</w:t>
      </w:r>
      <w:ins w:id="550" w:author="Luyen Do Thi (Khoi Quan tri rui ro)" w:date="2019-08-12T14:02:00Z">
        <w:r w:rsidR="00FA5C5C">
          <w:t>y</w:t>
        </w:r>
      </w:ins>
      <w:del w:id="551" w:author="Luyen Do Thi (Khoi Quan tri rui ro)" w:date="2019-08-12T14:02:00Z">
        <w:r w:rsidRPr="0057445E" w:rsidDel="00FA5C5C">
          <w:rPr>
            <w:lang w:val="vi-VN"/>
          </w:rPr>
          <w:delText>p</w:delText>
        </w:r>
      </w:del>
      <w:r w:rsidRPr="0057445E">
        <w:rPr>
          <w:lang w:val="vi-VN"/>
        </w:rPr>
        <w:t xml:space="preserve"> dữ liệu điều chỉnh để cập nhật vào Raw.</w:t>
      </w:r>
    </w:p>
    <w:p w14:paraId="7248686A" w14:textId="77777777" w:rsidR="00855C76" w:rsidRDefault="00855C76" w:rsidP="0057445E">
      <w:pPr>
        <w:rPr>
          <w:lang w:val="vi-VN"/>
        </w:rPr>
      </w:pPr>
      <w:r>
        <w:rPr>
          <w:lang w:val="vi-VN"/>
        </w:rPr>
        <w:t>Hiện tại lớp Raw Data có 2 loại bảng lưu trữ theo 2 nguyên tắc khác nhau.</w:t>
      </w:r>
    </w:p>
    <w:p w14:paraId="5EDA93C8" w14:textId="77777777" w:rsidR="00855C76" w:rsidRPr="00BE2DED" w:rsidRDefault="00855C76" w:rsidP="00855C76">
      <w:pPr>
        <w:pStyle w:val="ListParagraph"/>
        <w:numPr>
          <w:ilvl w:val="0"/>
          <w:numId w:val="21"/>
        </w:numPr>
        <w:rPr>
          <w:lang w:val="vi-VN"/>
        </w:rPr>
      </w:pPr>
      <w:r w:rsidRPr="00BE2DED">
        <w:rPr>
          <w:lang w:val="vi-VN"/>
        </w:rPr>
        <w:t>Lưu hàng ngày: Các bảng FCT – có trường DAYID</w:t>
      </w:r>
    </w:p>
    <w:p w14:paraId="02644171" w14:textId="77777777" w:rsidR="00855C76" w:rsidRDefault="00855C76" w:rsidP="00855C76">
      <w:pPr>
        <w:pStyle w:val="ListParagraph"/>
        <w:numPr>
          <w:ilvl w:val="0"/>
          <w:numId w:val="21"/>
        </w:numPr>
        <w:rPr>
          <w:lang w:val="vi-VN"/>
        </w:rPr>
      </w:pPr>
      <w:r w:rsidRPr="00BE2DED">
        <w:rPr>
          <w:lang w:val="vi-VN"/>
        </w:rPr>
        <w:t>Lưu theo ngày hiệu lực: Các bảng DIM, MAP – có 2 trường EFF_DATE và EXP_DATE</w:t>
      </w:r>
    </w:p>
    <w:p w14:paraId="5B2F4119" w14:textId="4422805E" w:rsidR="00855C76" w:rsidRDefault="00855C76" w:rsidP="00855C76">
      <w:pPr>
        <w:rPr>
          <w:ins w:id="552" w:author="Nguyen Hong Nhung (Khoi CNTT)" w:date="2019-08-15T10:49:00Z"/>
        </w:rPr>
      </w:pPr>
      <w:r>
        <w:rPr>
          <w:lang w:val="vi-VN"/>
        </w:rPr>
        <w:t>Cách lưu trữ</w:t>
      </w:r>
      <w:ins w:id="553" w:author="Nguyen Hong Nhung (Khoi CNTT)" w:date="2019-08-15T10:49:00Z">
        <w:r w:rsidR="001E2A8B">
          <w:t xml:space="preserve"> xử lý khi có </w:t>
        </w:r>
      </w:ins>
      <w:del w:id="554" w:author="Nguyen Hong Nhung (Khoi CNTT)" w:date="2019-08-15T10:49:00Z">
        <w:r w:rsidDel="001E2A8B">
          <w:rPr>
            <w:lang w:val="vi-VN"/>
          </w:rPr>
          <w:delText xml:space="preserve">, </w:delText>
        </w:r>
      </w:del>
      <w:r>
        <w:rPr>
          <w:lang w:val="vi-VN"/>
        </w:rPr>
        <w:t>điều chỉnh của 2 loại bảng này cũng khác nhau.</w:t>
      </w:r>
      <w:ins w:id="555" w:author="Nguyen Hong Nhung (Khoi CNTT)" w:date="2019-08-15T10:48:00Z">
        <w:r w:rsidR="001E2A8B">
          <w:t xml:space="preserve"> </w:t>
        </w:r>
      </w:ins>
    </w:p>
    <w:p w14:paraId="7AA36C8A" w14:textId="1A989D7B" w:rsidR="001E2A8B" w:rsidRPr="00FE55E4" w:rsidRDefault="001E2A8B" w:rsidP="00855C76">
      <w:ins w:id="556" w:author="Nguyen Hong Nhung (Khoi CNTT)" w:date="2019-08-15T10:49:00Z">
        <w:r>
          <w:t>Hệ thống hiển thị form động cho phép User tự set up các trường thông tin cần điều chỉnh trong mỗi bảng.</w:t>
        </w:r>
      </w:ins>
    </w:p>
    <w:p w14:paraId="3EE14D00" w14:textId="299275D0" w:rsidR="00855C76" w:rsidDel="001E2A8B" w:rsidRDefault="00855C76" w:rsidP="00855C76">
      <w:pPr>
        <w:rPr>
          <w:del w:id="557" w:author="Nguyen Hong Nhung (Khoi CNTT)" w:date="2019-08-15T10:48:00Z"/>
        </w:rPr>
      </w:pPr>
      <w:del w:id="558" w:author="Nguyen Hong Nhung (Khoi CNTT)" w:date="2019-08-15T10:48:00Z">
        <w:r w:rsidDel="001E2A8B">
          <w:delText>Số lượng các trường ở bảng FACT, DIM  rất lớn nên User sẽ sử dụng chức năng Upload file theo lô (mụ</w:delText>
        </w:r>
        <w:r w:rsidR="00376B08" w:rsidDel="001E2A8B">
          <w:delText>c 1.1</w:delText>
        </w:r>
        <w:r w:rsidDel="001E2A8B">
          <w:delText>.4) để điều chỉnh dữ liệu.</w:delText>
        </w:r>
      </w:del>
    </w:p>
    <w:p w14:paraId="6453DF93" w14:textId="3326E2FE" w:rsidR="009C3A94" w:rsidRDefault="009C3A94" w:rsidP="009C3A94">
      <w:pPr>
        <w:spacing w:line="360" w:lineRule="auto"/>
        <w:ind w:right="0"/>
        <w:rPr>
          <w:ins w:id="559" w:author="Nguyen Hong Nhung (Khoi CNTT)" w:date="2019-08-15T11:08:00Z"/>
          <w:rFonts w:eastAsia="MS Mincho"/>
          <w:bCs/>
          <w:iCs/>
          <w:color w:val="000000"/>
          <w:lang w:eastAsia="ja-JP"/>
        </w:rPr>
      </w:pPr>
      <w:r w:rsidRPr="000F1992">
        <w:rPr>
          <w:rFonts w:eastAsia="MS Mincho"/>
          <w:b/>
          <w:bCs/>
          <w:iCs/>
          <w:color w:val="000000"/>
          <w:lang w:eastAsia="ja-JP"/>
        </w:rPr>
        <w:t xml:space="preserve">Nguyên tắc </w:t>
      </w:r>
      <w:proofErr w:type="gramStart"/>
      <w:r w:rsidRPr="000F1992">
        <w:rPr>
          <w:rFonts w:eastAsia="MS Mincho"/>
          <w:b/>
          <w:bCs/>
          <w:iCs/>
          <w:color w:val="000000"/>
          <w:lang w:eastAsia="ja-JP"/>
        </w:rPr>
        <w:t>chung</w:t>
      </w:r>
      <w:proofErr w:type="gramEnd"/>
      <w:r w:rsidRPr="000F1992">
        <w:rPr>
          <w:rFonts w:eastAsia="MS Mincho"/>
          <w:b/>
          <w:bCs/>
          <w:iCs/>
          <w:color w:val="000000"/>
          <w:lang w:eastAsia="ja-JP"/>
        </w:rPr>
        <w:t xml:space="preserve"> điều chỉnh bả</w:t>
      </w:r>
      <w:r w:rsidR="001C3661">
        <w:rPr>
          <w:rFonts w:eastAsia="MS Mincho"/>
          <w:b/>
          <w:bCs/>
          <w:iCs/>
          <w:color w:val="000000"/>
          <w:lang w:eastAsia="ja-JP"/>
        </w:rPr>
        <w:t>ng Raw</w:t>
      </w:r>
      <w:r w:rsidRPr="000F1992">
        <w:rPr>
          <w:rFonts w:eastAsia="MS Mincho"/>
          <w:b/>
          <w:bCs/>
          <w:iCs/>
          <w:color w:val="000000"/>
          <w:lang w:eastAsia="ja-JP"/>
        </w:rPr>
        <w:t>:</w:t>
      </w:r>
      <w:r>
        <w:rPr>
          <w:rFonts w:eastAsia="MS Mincho"/>
          <w:bCs/>
          <w:iCs/>
          <w:color w:val="000000"/>
          <w:lang w:eastAsia="ja-JP"/>
        </w:rPr>
        <w:t xml:space="preserve"> Các điều chỉnh trong ng</w:t>
      </w:r>
      <w:ins w:id="560" w:author="Luyen Do Thi (Khoi Quan tri rui ro)" w:date="2019-08-12T14:03:00Z">
        <w:r w:rsidR="00FA5C5C">
          <w:rPr>
            <w:rFonts w:eastAsia="MS Mincho"/>
            <w:bCs/>
            <w:iCs/>
            <w:color w:val="000000"/>
            <w:lang w:eastAsia="ja-JP"/>
          </w:rPr>
          <w:t>ày</w:t>
        </w:r>
      </w:ins>
      <w:del w:id="561" w:author="Luyen Do Thi (Khoi Quan tri rui ro)" w:date="2019-08-12T14:03:00Z">
        <w:r w:rsidDel="00FA5C5C">
          <w:rPr>
            <w:rFonts w:eastAsia="MS Mincho"/>
            <w:bCs/>
            <w:iCs/>
            <w:color w:val="000000"/>
            <w:lang w:eastAsia="ja-JP"/>
          </w:rPr>
          <w:delText>ay</w:delText>
        </w:r>
      </w:del>
      <w:r>
        <w:rPr>
          <w:rFonts w:eastAsia="MS Mincho"/>
          <w:bCs/>
          <w:iCs/>
          <w:color w:val="000000"/>
          <w:lang w:eastAsia="ja-JP"/>
        </w:rPr>
        <w:t xml:space="preserve"> sẽ được lưu trực tiếp vào bảng ADJ </w:t>
      </w:r>
      <w:r w:rsidR="001C3661">
        <w:rPr>
          <w:rFonts w:eastAsia="MS Mincho"/>
          <w:bCs/>
          <w:iCs/>
          <w:color w:val="000000"/>
          <w:lang w:eastAsia="ja-JP"/>
        </w:rPr>
        <w:t>tạm</w:t>
      </w:r>
      <w:r>
        <w:rPr>
          <w:rFonts w:eastAsia="MS Mincho"/>
          <w:bCs/>
          <w:iCs/>
          <w:color w:val="000000"/>
          <w:lang w:eastAsia="ja-JP"/>
        </w:rPr>
        <w:t xml:space="preserve">. Cuối ngày BI chạy JOB xác định các bản ghi hiệu lực update vào chính bảng ADJ. Cùng một mã Code (Unique key), hệ thống sẽ xác định điều chỉnh (Sửa/ Xóa) hiệu lực là bản ghi có Update time lớn nhất. </w:t>
      </w:r>
      <w:proofErr w:type="gramStart"/>
      <w:r w:rsidR="001C3661">
        <w:rPr>
          <w:rFonts w:eastAsia="MS Mincho"/>
          <w:bCs/>
          <w:iCs/>
          <w:color w:val="000000"/>
          <w:lang w:eastAsia="ja-JP"/>
        </w:rPr>
        <w:t>Sau đó hệ thống chạy JOB update tổng hợp ra bảng FINAL update vào chính bảng RAW (Bao gồm bảng RAW t-1 + ADJ t)</w:t>
      </w:r>
      <w:r w:rsidR="003E6D1E">
        <w:rPr>
          <w:rFonts w:eastAsia="MS Mincho"/>
          <w:bCs/>
          <w:iCs/>
          <w:color w:val="000000"/>
          <w:lang w:eastAsia="ja-JP"/>
        </w:rPr>
        <w:t>.</w:t>
      </w:r>
      <w:proofErr w:type="gramEnd"/>
    </w:p>
    <w:p w14:paraId="50A0F953" w14:textId="3F0E14B3" w:rsidR="00F021F1" w:rsidRDefault="00F021F1" w:rsidP="009C3A94">
      <w:pPr>
        <w:spacing w:line="360" w:lineRule="auto"/>
        <w:ind w:right="0"/>
        <w:rPr>
          <w:ins w:id="562" w:author="Nguyen Hong Nhung (Khoi CNTT)" w:date="2019-08-15T11:09:00Z"/>
          <w:rFonts w:eastAsia="MS Mincho"/>
          <w:bCs/>
          <w:iCs/>
          <w:color w:val="000000"/>
          <w:lang w:eastAsia="ja-JP"/>
        </w:rPr>
      </w:pPr>
      <w:ins w:id="563" w:author="Nguyen Hong Nhung (Khoi CNTT)" w:date="2019-08-15T11:08:00Z">
        <w:r>
          <w:rPr>
            <w:rFonts w:eastAsia="MS Mincho"/>
            <w:bCs/>
            <w:iCs/>
            <w:color w:val="000000"/>
            <w:lang w:eastAsia="ja-JP"/>
          </w:rPr>
          <w:t>Danh sách các bảng và trường làm Key của từng bảng:</w:t>
        </w:r>
      </w:ins>
    </w:p>
    <w:tbl>
      <w:tblPr>
        <w:tblW w:w="947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64" w:author="Nguyen Hong Nhung (Khoi CNTT)" w:date="2019-08-15T11:12:00Z">
          <w:tblPr>
            <w:tblW w:w="9478" w:type="dxa"/>
            <w:tblInd w:w="93" w:type="dxa"/>
            <w:tblLook w:val="04A0" w:firstRow="1" w:lastRow="0" w:firstColumn="1" w:lastColumn="0" w:noHBand="0" w:noVBand="1"/>
          </w:tblPr>
        </w:tblPrChange>
      </w:tblPr>
      <w:tblGrid>
        <w:gridCol w:w="804"/>
        <w:gridCol w:w="1250"/>
        <w:gridCol w:w="3648"/>
        <w:gridCol w:w="3776"/>
        <w:tblGridChange w:id="565">
          <w:tblGrid>
            <w:gridCol w:w="804"/>
            <w:gridCol w:w="93"/>
            <w:gridCol w:w="1157"/>
            <w:gridCol w:w="255"/>
            <w:gridCol w:w="3393"/>
            <w:gridCol w:w="365"/>
            <w:gridCol w:w="3411"/>
          </w:tblGrid>
        </w:tblGridChange>
      </w:tblGrid>
      <w:tr w:rsidR="00F021F1" w:rsidRPr="00F021F1" w14:paraId="6C403938" w14:textId="77777777" w:rsidTr="00F021F1">
        <w:trPr>
          <w:trHeight w:val="300"/>
          <w:tblHeader/>
          <w:ins w:id="566" w:author="Nguyen Hong Nhung (Khoi CNTT)" w:date="2019-08-15T11:09:00Z"/>
          <w:trPrChange w:id="567" w:author="Nguyen Hong Nhung (Khoi CNTT)" w:date="2019-08-15T11:12:00Z">
            <w:trPr>
              <w:trHeight w:val="300"/>
              <w:tblHeader/>
            </w:trPr>
          </w:trPrChange>
        </w:trPr>
        <w:tc>
          <w:tcPr>
            <w:tcW w:w="804" w:type="dxa"/>
            <w:shd w:val="clear" w:color="auto" w:fill="95B3D7" w:themeFill="accent1" w:themeFillTint="99"/>
            <w:noWrap/>
            <w:vAlign w:val="center"/>
            <w:hideMark/>
            <w:tcPrChange w:id="568" w:author="Nguyen Hong Nhung (Khoi CNTT)" w:date="2019-08-15T11:12:00Z">
              <w:tcPr>
                <w:tcW w:w="903" w:type="dxa"/>
                <w:gridSpan w:val="2"/>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bottom"/>
                <w:hideMark/>
              </w:tcPr>
            </w:tcPrChange>
          </w:tcPr>
          <w:p w14:paraId="7779CC2C" w14:textId="77777777" w:rsidR="00F021F1" w:rsidRPr="00F021F1" w:rsidRDefault="00F021F1" w:rsidP="00F021F1">
            <w:pPr>
              <w:spacing w:line="240" w:lineRule="auto"/>
              <w:ind w:right="0"/>
              <w:jc w:val="left"/>
              <w:rPr>
                <w:ins w:id="569" w:author="Nguyen Hong Nhung (Khoi CNTT)" w:date="2019-08-15T11:09:00Z"/>
                <w:rFonts w:eastAsia="Times New Roman"/>
                <w:b/>
                <w:bCs/>
                <w:color w:val="000000"/>
                <w:sz w:val="20"/>
                <w:szCs w:val="20"/>
                <w:rPrChange w:id="570" w:author="Nguyen Hong Nhung (Khoi CNTT)" w:date="2019-08-15T11:11:00Z">
                  <w:rPr>
                    <w:ins w:id="571" w:author="Nguyen Hong Nhung (Khoi CNTT)" w:date="2019-08-15T11:09:00Z"/>
                    <w:rFonts w:eastAsia="Times New Roman"/>
                    <w:b/>
                    <w:bCs/>
                    <w:color w:val="000000"/>
                  </w:rPr>
                </w:rPrChange>
              </w:rPr>
              <w:pPrChange w:id="572" w:author="Nguyen Hong Nhung (Khoi CNTT)" w:date="2019-08-15T11:12:00Z">
                <w:pPr>
                  <w:spacing w:line="240" w:lineRule="auto"/>
                  <w:ind w:right="0"/>
                  <w:jc w:val="center"/>
                </w:pPr>
              </w:pPrChange>
            </w:pPr>
            <w:ins w:id="573" w:author="Nguyen Hong Nhung (Khoi CNTT)" w:date="2019-08-15T11:09:00Z">
              <w:r w:rsidRPr="00F021F1">
                <w:rPr>
                  <w:rFonts w:eastAsia="Times New Roman"/>
                  <w:b/>
                  <w:bCs/>
                  <w:color w:val="000000"/>
                  <w:sz w:val="20"/>
                  <w:szCs w:val="20"/>
                  <w:rPrChange w:id="574" w:author="Nguyen Hong Nhung (Khoi CNTT)" w:date="2019-08-15T11:11:00Z">
                    <w:rPr>
                      <w:rFonts w:eastAsia="Times New Roman"/>
                      <w:b/>
                      <w:bCs/>
                      <w:color w:val="000000"/>
                    </w:rPr>
                  </w:rPrChange>
                </w:rPr>
                <w:t>STT</w:t>
              </w:r>
            </w:ins>
          </w:p>
        </w:tc>
        <w:tc>
          <w:tcPr>
            <w:tcW w:w="1250" w:type="dxa"/>
            <w:shd w:val="clear" w:color="auto" w:fill="95B3D7" w:themeFill="accent1" w:themeFillTint="99"/>
            <w:noWrap/>
            <w:vAlign w:val="center"/>
            <w:hideMark/>
            <w:tcPrChange w:id="575" w:author="Nguyen Hong Nhung (Khoi CNTT)" w:date="2019-08-15T11:12:00Z">
              <w:tcPr>
                <w:tcW w:w="1423" w:type="dxa"/>
                <w:gridSpan w:val="2"/>
                <w:tcBorders>
                  <w:top w:val="single" w:sz="4" w:space="0" w:color="auto"/>
                  <w:left w:val="nil"/>
                  <w:bottom w:val="single" w:sz="4" w:space="0" w:color="auto"/>
                  <w:right w:val="single" w:sz="4" w:space="0" w:color="auto"/>
                </w:tcBorders>
                <w:shd w:val="clear" w:color="auto" w:fill="95B3D7" w:themeFill="accent1" w:themeFillTint="99"/>
                <w:noWrap/>
                <w:vAlign w:val="bottom"/>
                <w:hideMark/>
              </w:tcPr>
            </w:tcPrChange>
          </w:tcPr>
          <w:p w14:paraId="169AAB93" w14:textId="77777777" w:rsidR="00F021F1" w:rsidRPr="00F021F1" w:rsidRDefault="00F021F1" w:rsidP="00F021F1">
            <w:pPr>
              <w:spacing w:line="240" w:lineRule="auto"/>
              <w:ind w:right="0"/>
              <w:jc w:val="left"/>
              <w:rPr>
                <w:ins w:id="576" w:author="Nguyen Hong Nhung (Khoi CNTT)" w:date="2019-08-15T11:09:00Z"/>
                <w:rFonts w:eastAsia="Times New Roman"/>
                <w:b/>
                <w:bCs/>
                <w:color w:val="000000"/>
                <w:sz w:val="20"/>
                <w:szCs w:val="20"/>
                <w:rPrChange w:id="577" w:author="Nguyen Hong Nhung (Khoi CNTT)" w:date="2019-08-15T11:11:00Z">
                  <w:rPr>
                    <w:ins w:id="578" w:author="Nguyen Hong Nhung (Khoi CNTT)" w:date="2019-08-15T11:09:00Z"/>
                    <w:rFonts w:eastAsia="Times New Roman"/>
                    <w:b/>
                    <w:bCs/>
                    <w:color w:val="000000"/>
                  </w:rPr>
                </w:rPrChange>
              </w:rPr>
              <w:pPrChange w:id="579" w:author="Nguyen Hong Nhung (Khoi CNTT)" w:date="2019-08-15T11:12:00Z">
                <w:pPr>
                  <w:spacing w:line="240" w:lineRule="auto"/>
                  <w:ind w:right="0"/>
                  <w:jc w:val="center"/>
                </w:pPr>
              </w:pPrChange>
            </w:pPr>
            <w:ins w:id="580" w:author="Nguyen Hong Nhung (Khoi CNTT)" w:date="2019-08-15T11:09:00Z">
              <w:r w:rsidRPr="00F021F1">
                <w:rPr>
                  <w:rFonts w:eastAsia="Times New Roman"/>
                  <w:b/>
                  <w:bCs/>
                  <w:color w:val="000000"/>
                  <w:sz w:val="20"/>
                  <w:szCs w:val="20"/>
                  <w:rPrChange w:id="581" w:author="Nguyen Hong Nhung (Khoi CNTT)" w:date="2019-08-15T11:11:00Z">
                    <w:rPr>
                      <w:rFonts w:eastAsia="Times New Roman"/>
                      <w:b/>
                      <w:bCs/>
                      <w:color w:val="000000"/>
                    </w:rPr>
                  </w:rPrChange>
                </w:rPr>
                <w:t>Nhóm bảng</w:t>
              </w:r>
            </w:ins>
          </w:p>
        </w:tc>
        <w:tc>
          <w:tcPr>
            <w:tcW w:w="3648" w:type="dxa"/>
            <w:shd w:val="clear" w:color="auto" w:fill="95B3D7" w:themeFill="accent1" w:themeFillTint="99"/>
            <w:noWrap/>
            <w:vAlign w:val="center"/>
            <w:hideMark/>
            <w:tcPrChange w:id="582" w:author="Nguyen Hong Nhung (Khoi CNTT)" w:date="2019-08-15T11:12:00Z">
              <w:tcPr>
                <w:tcW w:w="3712" w:type="dxa"/>
                <w:gridSpan w:val="2"/>
                <w:tcBorders>
                  <w:top w:val="single" w:sz="4" w:space="0" w:color="auto"/>
                  <w:left w:val="nil"/>
                  <w:bottom w:val="single" w:sz="4" w:space="0" w:color="auto"/>
                  <w:right w:val="single" w:sz="4" w:space="0" w:color="auto"/>
                </w:tcBorders>
                <w:shd w:val="clear" w:color="auto" w:fill="95B3D7" w:themeFill="accent1" w:themeFillTint="99"/>
                <w:noWrap/>
                <w:vAlign w:val="bottom"/>
                <w:hideMark/>
              </w:tcPr>
            </w:tcPrChange>
          </w:tcPr>
          <w:p w14:paraId="46B4D5FB" w14:textId="77777777" w:rsidR="00F021F1" w:rsidRPr="00F021F1" w:rsidRDefault="00F021F1" w:rsidP="00F021F1">
            <w:pPr>
              <w:spacing w:line="240" w:lineRule="auto"/>
              <w:ind w:right="0"/>
              <w:jc w:val="left"/>
              <w:rPr>
                <w:ins w:id="583" w:author="Nguyen Hong Nhung (Khoi CNTT)" w:date="2019-08-15T11:09:00Z"/>
                <w:rFonts w:eastAsia="Times New Roman"/>
                <w:b/>
                <w:bCs/>
                <w:color w:val="000000"/>
                <w:sz w:val="20"/>
                <w:szCs w:val="20"/>
                <w:rPrChange w:id="584" w:author="Nguyen Hong Nhung (Khoi CNTT)" w:date="2019-08-15T11:11:00Z">
                  <w:rPr>
                    <w:ins w:id="585" w:author="Nguyen Hong Nhung (Khoi CNTT)" w:date="2019-08-15T11:09:00Z"/>
                    <w:rFonts w:eastAsia="Times New Roman"/>
                    <w:b/>
                    <w:bCs/>
                    <w:color w:val="000000"/>
                  </w:rPr>
                </w:rPrChange>
              </w:rPr>
              <w:pPrChange w:id="586" w:author="Nguyen Hong Nhung (Khoi CNTT)" w:date="2019-08-15T11:12:00Z">
                <w:pPr>
                  <w:spacing w:line="240" w:lineRule="auto"/>
                  <w:ind w:right="0"/>
                  <w:jc w:val="center"/>
                </w:pPr>
              </w:pPrChange>
            </w:pPr>
            <w:ins w:id="587" w:author="Nguyen Hong Nhung (Khoi CNTT)" w:date="2019-08-15T11:09:00Z">
              <w:r w:rsidRPr="00F021F1">
                <w:rPr>
                  <w:rFonts w:eastAsia="Times New Roman"/>
                  <w:b/>
                  <w:bCs/>
                  <w:color w:val="000000"/>
                  <w:sz w:val="20"/>
                  <w:szCs w:val="20"/>
                  <w:rPrChange w:id="588" w:author="Nguyen Hong Nhung (Khoi CNTT)" w:date="2019-08-15T11:11:00Z">
                    <w:rPr>
                      <w:rFonts w:eastAsia="Times New Roman"/>
                      <w:b/>
                      <w:bCs/>
                      <w:color w:val="000000"/>
                    </w:rPr>
                  </w:rPrChange>
                </w:rPr>
                <w:t>Tên bảng_BI</w:t>
              </w:r>
            </w:ins>
          </w:p>
        </w:tc>
        <w:tc>
          <w:tcPr>
            <w:tcW w:w="3776" w:type="dxa"/>
            <w:shd w:val="clear" w:color="auto" w:fill="95B3D7" w:themeFill="accent1" w:themeFillTint="99"/>
            <w:noWrap/>
            <w:vAlign w:val="center"/>
            <w:hideMark/>
            <w:tcPrChange w:id="589" w:author="Nguyen Hong Nhung (Khoi CNTT)" w:date="2019-08-15T11:12:00Z">
              <w:tcPr>
                <w:tcW w:w="3440" w:type="dxa"/>
                <w:tcBorders>
                  <w:top w:val="single" w:sz="4" w:space="0" w:color="auto"/>
                  <w:left w:val="nil"/>
                  <w:bottom w:val="single" w:sz="4" w:space="0" w:color="auto"/>
                  <w:right w:val="single" w:sz="4" w:space="0" w:color="auto"/>
                </w:tcBorders>
                <w:shd w:val="clear" w:color="auto" w:fill="95B3D7" w:themeFill="accent1" w:themeFillTint="99"/>
                <w:noWrap/>
                <w:vAlign w:val="bottom"/>
                <w:hideMark/>
              </w:tcPr>
            </w:tcPrChange>
          </w:tcPr>
          <w:p w14:paraId="2281E523" w14:textId="0609C882" w:rsidR="00F021F1" w:rsidRPr="00F021F1" w:rsidRDefault="00F021F1" w:rsidP="00F021F1">
            <w:pPr>
              <w:spacing w:line="240" w:lineRule="auto"/>
              <w:ind w:right="0"/>
              <w:jc w:val="left"/>
              <w:rPr>
                <w:ins w:id="590" w:author="Nguyen Hong Nhung (Khoi CNTT)" w:date="2019-08-15T11:09:00Z"/>
                <w:rFonts w:eastAsia="Times New Roman"/>
                <w:b/>
                <w:bCs/>
                <w:color w:val="000000"/>
                <w:sz w:val="20"/>
                <w:szCs w:val="20"/>
                <w:rPrChange w:id="591" w:author="Nguyen Hong Nhung (Khoi CNTT)" w:date="2019-08-15T11:11:00Z">
                  <w:rPr>
                    <w:ins w:id="592" w:author="Nguyen Hong Nhung (Khoi CNTT)" w:date="2019-08-15T11:09:00Z"/>
                    <w:rFonts w:eastAsia="Times New Roman"/>
                    <w:b/>
                    <w:bCs/>
                    <w:color w:val="000000"/>
                  </w:rPr>
                </w:rPrChange>
              </w:rPr>
              <w:pPrChange w:id="593" w:author="Nguyen Hong Nhung (Khoi CNTT)" w:date="2019-08-15T11:12:00Z">
                <w:pPr>
                  <w:spacing w:line="240" w:lineRule="auto"/>
                  <w:ind w:right="0"/>
                  <w:jc w:val="center"/>
                </w:pPr>
              </w:pPrChange>
            </w:pPr>
            <w:ins w:id="594" w:author="Nguyen Hong Nhung (Khoi CNTT)" w:date="2019-08-15T11:10:00Z">
              <w:r w:rsidRPr="00F021F1">
                <w:rPr>
                  <w:rFonts w:eastAsia="Times New Roman"/>
                  <w:b/>
                  <w:bCs/>
                  <w:color w:val="000000"/>
                  <w:sz w:val="20"/>
                  <w:szCs w:val="20"/>
                  <w:rPrChange w:id="595" w:author="Nguyen Hong Nhung (Khoi CNTT)" w:date="2019-08-15T11:11:00Z">
                    <w:rPr>
                      <w:rFonts w:eastAsia="Times New Roman"/>
                      <w:b/>
                      <w:bCs/>
                      <w:color w:val="000000"/>
                    </w:rPr>
                  </w:rPrChange>
                </w:rPr>
                <w:t>Trường làm Key</w:t>
              </w:r>
            </w:ins>
          </w:p>
        </w:tc>
      </w:tr>
      <w:tr w:rsidR="00F021F1" w:rsidRPr="00F021F1" w14:paraId="1E99C5C1" w14:textId="77777777" w:rsidTr="00F021F1">
        <w:trPr>
          <w:trHeight w:val="300"/>
          <w:tblHeader/>
          <w:ins w:id="596" w:author="Nguyen Hong Nhung (Khoi CNTT)" w:date="2019-08-15T11:09:00Z"/>
          <w:trPrChange w:id="597" w:author="Nguyen Hong Nhung (Khoi CNTT)" w:date="2019-08-15T11:12:00Z">
            <w:trPr>
              <w:trHeight w:val="300"/>
            </w:trPr>
          </w:trPrChange>
        </w:trPr>
        <w:tc>
          <w:tcPr>
            <w:tcW w:w="804" w:type="dxa"/>
            <w:shd w:val="clear" w:color="auto" w:fill="auto"/>
            <w:noWrap/>
            <w:vAlign w:val="center"/>
            <w:hideMark/>
            <w:tcPrChange w:id="598"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6DFFA73" w14:textId="77777777" w:rsidR="00F021F1" w:rsidRPr="00F021F1" w:rsidRDefault="00F021F1" w:rsidP="00F021F1">
            <w:pPr>
              <w:spacing w:line="240" w:lineRule="auto"/>
              <w:ind w:right="0"/>
              <w:jc w:val="left"/>
              <w:rPr>
                <w:ins w:id="599" w:author="Nguyen Hong Nhung (Khoi CNTT)" w:date="2019-08-15T11:09:00Z"/>
                <w:rFonts w:eastAsia="Times New Roman"/>
                <w:color w:val="000000"/>
                <w:sz w:val="20"/>
                <w:szCs w:val="20"/>
                <w:rPrChange w:id="600" w:author="Nguyen Hong Nhung (Khoi CNTT)" w:date="2019-08-15T11:11:00Z">
                  <w:rPr>
                    <w:ins w:id="601" w:author="Nguyen Hong Nhung (Khoi CNTT)" w:date="2019-08-15T11:09:00Z"/>
                    <w:rFonts w:eastAsia="Times New Roman"/>
                    <w:color w:val="000000"/>
                  </w:rPr>
                </w:rPrChange>
              </w:rPr>
              <w:pPrChange w:id="602" w:author="Nguyen Hong Nhung (Khoi CNTT)" w:date="2019-08-15T11:12:00Z">
                <w:pPr>
                  <w:spacing w:line="240" w:lineRule="auto"/>
                  <w:ind w:right="0"/>
                  <w:jc w:val="center"/>
                </w:pPr>
              </w:pPrChange>
            </w:pPr>
            <w:ins w:id="603" w:author="Nguyen Hong Nhung (Khoi CNTT)" w:date="2019-08-15T11:09:00Z">
              <w:r w:rsidRPr="00F021F1">
                <w:rPr>
                  <w:rFonts w:eastAsia="Times New Roman"/>
                  <w:color w:val="000000"/>
                  <w:sz w:val="20"/>
                  <w:szCs w:val="20"/>
                  <w:rPrChange w:id="604" w:author="Nguyen Hong Nhung (Khoi CNTT)" w:date="2019-08-15T11:11:00Z">
                    <w:rPr>
                      <w:rFonts w:eastAsia="Times New Roman"/>
                      <w:color w:val="000000"/>
                    </w:rPr>
                  </w:rPrChange>
                </w:rPr>
                <w:t>1</w:t>
              </w:r>
            </w:ins>
          </w:p>
        </w:tc>
        <w:tc>
          <w:tcPr>
            <w:tcW w:w="1250" w:type="dxa"/>
            <w:shd w:val="clear" w:color="auto" w:fill="auto"/>
            <w:noWrap/>
            <w:vAlign w:val="center"/>
            <w:hideMark/>
            <w:tcPrChange w:id="605"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vAlign w:val="bottom"/>
                <w:hideMark/>
              </w:tcPr>
            </w:tcPrChange>
          </w:tcPr>
          <w:p w14:paraId="0997F735" w14:textId="0AC91A58" w:rsidR="00F021F1" w:rsidRPr="00F021F1" w:rsidRDefault="00F021F1" w:rsidP="00FE55E4">
            <w:pPr>
              <w:spacing w:line="240" w:lineRule="auto"/>
              <w:ind w:right="0"/>
              <w:jc w:val="left"/>
              <w:rPr>
                <w:ins w:id="606" w:author="Nguyen Hong Nhung (Khoi CNTT)" w:date="2019-08-15T11:09:00Z"/>
                <w:rFonts w:eastAsia="Times New Roman"/>
                <w:color w:val="000000"/>
                <w:sz w:val="20"/>
                <w:szCs w:val="20"/>
                <w:rPrChange w:id="607" w:author="Nguyen Hong Nhung (Khoi CNTT)" w:date="2019-08-15T11:11:00Z">
                  <w:rPr>
                    <w:ins w:id="608" w:author="Nguyen Hong Nhung (Khoi CNTT)" w:date="2019-08-15T11:09:00Z"/>
                    <w:rFonts w:eastAsia="Times New Roman"/>
                    <w:color w:val="000000"/>
                  </w:rPr>
                </w:rPrChange>
              </w:rPr>
            </w:pPr>
            <w:ins w:id="609" w:author="Nguyen Hong Nhung (Khoi CNTT)" w:date="2019-08-15T11:10:00Z">
              <w:r w:rsidRPr="00F021F1">
                <w:rPr>
                  <w:rFonts w:eastAsia="Times New Roman"/>
                  <w:color w:val="000000"/>
                  <w:sz w:val="20"/>
                  <w:szCs w:val="20"/>
                  <w:rPrChange w:id="610"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611"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25F34F3F" w14:textId="49CFCDA8" w:rsidR="00F021F1" w:rsidRPr="00F021F1" w:rsidRDefault="00F021F1" w:rsidP="00F021F1">
            <w:pPr>
              <w:spacing w:line="240" w:lineRule="auto"/>
              <w:ind w:right="0"/>
              <w:jc w:val="left"/>
              <w:rPr>
                <w:ins w:id="612" w:author="Nguyen Hong Nhung (Khoi CNTT)" w:date="2019-08-15T11:09:00Z"/>
                <w:rFonts w:eastAsia="Times New Roman"/>
                <w:color w:val="000000"/>
                <w:sz w:val="20"/>
                <w:szCs w:val="20"/>
                <w:rPrChange w:id="613" w:author="Nguyen Hong Nhung (Khoi CNTT)" w:date="2019-08-15T11:11:00Z">
                  <w:rPr>
                    <w:ins w:id="614" w:author="Nguyen Hong Nhung (Khoi CNTT)" w:date="2019-08-15T11:09:00Z"/>
                    <w:rFonts w:eastAsia="Times New Roman"/>
                    <w:color w:val="000000"/>
                  </w:rPr>
                </w:rPrChange>
              </w:rPr>
              <w:pPrChange w:id="615" w:author="Nguyen Hong Nhung (Khoi CNTT)" w:date="2019-08-15T11:12:00Z">
                <w:pPr>
                  <w:spacing w:line="240" w:lineRule="auto"/>
                  <w:ind w:right="0"/>
                  <w:jc w:val="left"/>
                </w:pPr>
              </w:pPrChange>
            </w:pPr>
            <w:ins w:id="616" w:author="Nguyen Hong Nhung (Khoi CNTT)" w:date="2019-08-15T11:10:00Z">
              <w:r w:rsidRPr="00FE55E4">
                <w:rPr>
                  <w:color w:val="000000"/>
                  <w:sz w:val="20"/>
                  <w:szCs w:val="20"/>
                </w:rPr>
                <w:t>FCT_COLLATERAL</w:t>
              </w:r>
            </w:ins>
          </w:p>
        </w:tc>
        <w:tc>
          <w:tcPr>
            <w:tcW w:w="3776" w:type="dxa"/>
            <w:shd w:val="clear" w:color="auto" w:fill="auto"/>
            <w:noWrap/>
            <w:vAlign w:val="center"/>
            <w:hideMark/>
            <w:tcPrChange w:id="617"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0233F710" w14:textId="6EFBB8D4" w:rsidR="00F021F1" w:rsidRPr="00F021F1" w:rsidRDefault="00F021F1" w:rsidP="00F021F1">
            <w:pPr>
              <w:spacing w:line="240" w:lineRule="auto"/>
              <w:ind w:right="0"/>
              <w:jc w:val="left"/>
              <w:rPr>
                <w:ins w:id="618" w:author="Nguyen Hong Nhung (Khoi CNTT)" w:date="2019-08-15T11:09:00Z"/>
                <w:rFonts w:eastAsia="Times New Roman"/>
                <w:color w:val="000000"/>
                <w:sz w:val="20"/>
                <w:szCs w:val="20"/>
                <w:rPrChange w:id="619" w:author="Nguyen Hong Nhung (Khoi CNTT)" w:date="2019-08-15T11:11:00Z">
                  <w:rPr>
                    <w:ins w:id="620" w:author="Nguyen Hong Nhung (Khoi CNTT)" w:date="2019-08-15T11:09:00Z"/>
                    <w:rFonts w:eastAsia="Times New Roman"/>
                    <w:color w:val="000000"/>
                  </w:rPr>
                </w:rPrChange>
              </w:rPr>
              <w:pPrChange w:id="621" w:author="Nguyen Hong Nhung (Khoi CNTT)" w:date="2019-08-15T11:12:00Z">
                <w:pPr>
                  <w:spacing w:line="240" w:lineRule="auto"/>
                  <w:ind w:right="0"/>
                  <w:jc w:val="left"/>
                </w:pPr>
              </w:pPrChange>
            </w:pPr>
            <w:ins w:id="622" w:author="Nguyen Hong Nhung (Khoi CNTT)" w:date="2019-08-15T11:10:00Z">
              <w:r w:rsidRPr="00FE55E4">
                <w:rPr>
                  <w:color w:val="000000"/>
                  <w:sz w:val="20"/>
                  <w:szCs w:val="20"/>
                </w:rPr>
                <w:t>DAYID+ COLLATERAL_ID</w:t>
              </w:r>
            </w:ins>
          </w:p>
        </w:tc>
      </w:tr>
      <w:tr w:rsidR="00F021F1" w:rsidRPr="00F021F1" w14:paraId="54FD4FE9" w14:textId="77777777" w:rsidTr="00F021F1">
        <w:trPr>
          <w:trHeight w:val="300"/>
          <w:tblHeader/>
          <w:ins w:id="623" w:author="Nguyen Hong Nhung (Khoi CNTT)" w:date="2019-08-15T11:09:00Z"/>
          <w:trPrChange w:id="624" w:author="Nguyen Hong Nhung (Khoi CNTT)" w:date="2019-08-15T11:12:00Z">
            <w:trPr>
              <w:trHeight w:val="300"/>
            </w:trPr>
          </w:trPrChange>
        </w:trPr>
        <w:tc>
          <w:tcPr>
            <w:tcW w:w="804" w:type="dxa"/>
            <w:shd w:val="clear" w:color="auto" w:fill="auto"/>
            <w:noWrap/>
            <w:vAlign w:val="center"/>
            <w:hideMark/>
            <w:tcPrChange w:id="625"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C4445A6" w14:textId="77777777" w:rsidR="00F021F1" w:rsidRPr="00F021F1" w:rsidRDefault="00F021F1" w:rsidP="00F021F1">
            <w:pPr>
              <w:spacing w:line="240" w:lineRule="auto"/>
              <w:ind w:right="0"/>
              <w:jc w:val="left"/>
              <w:rPr>
                <w:ins w:id="626" w:author="Nguyen Hong Nhung (Khoi CNTT)" w:date="2019-08-15T11:09:00Z"/>
                <w:rFonts w:eastAsia="Times New Roman"/>
                <w:color w:val="000000"/>
                <w:sz w:val="20"/>
                <w:szCs w:val="20"/>
                <w:rPrChange w:id="627" w:author="Nguyen Hong Nhung (Khoi CNTT)" w:date="2019-08-15T11:11:00Z">
                  <w:rPr>
                    <w:ins w:id="628" w:author="Nguyen Hong Nhung (Khoi CNTT)" w:date="2019-08-15T11:09:00Z"/>
                    <w:rFonts w:eastAsia="Times New Roman"/>
                    <w:color w:val="000000"/>
                  </w:rPr>
                </w:rPrChange>
              </w:rPr>
              <w:pPrChange w:id="629" w:author="Nguyen Hong Nhung (Khoi CNTT)" w:date="2019-08-15T11:12:00Z">
                <w:pPr>
                  <w:spacing w:line="240" w:lineRule="auto"/>
                  <w:ind w:right="0"/>
                  <w:jc w:val="center"/>
                </w:pPr>
              </w:pPrChange>
            </w:pPr>
            <w:ins w:id="630" w:author="Nguyen Hong Nhung (Khoi CNTT)" w:date="2019-08-15T11:09:00Z">
              <w:r w:rsidRPr="00F021F1">
                <w:rPr>
                  <w:rFonts w:eastAsia="Times New Roman"/>
                  <w:color w:val="000000"/>
                  <w:sz w:val="20"/>
                  <w:szCs w:val="20"/>
                  <w:rPrChange w:id="631" w:author="Nguyen Hong Nhung (Khoi CNTT)" w:date="2019-08-15T11:11:00Z">
                    <w:rPr>
                      <w:rFonts w:eastAsia="Times New Roman"/>
                      <w:color w:val="000000"/>
                    </w:rPr>
                  </w:rPrChange>
                </w:rPr>
                <w:t>2</w:t>
              </w:r>
            </w:ins>
          </w:p>
        </w:tc>
        <w:tc>
          <w:tcPr>
            <w:tcW w:w="1250" w:type="dxa"/>
            <w:shd w:val="clear" w:color="auto" w:fill="auto"/>
            <w:noWrap/>
            <w:vAlign w:val="center"/>
            <w:hideMark/>
            <w:tcPrChange w:id="632"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3230B531" w14:textId="16CF83CA" w:rsidR="00F021F1" w:rsidRPr="00F021F1" w:rsidRDefault="00F021F1" w:rsidP="00FE55E4">
            <w:pPr>
              <w:spacing w:line="240" w:lineRule="auto"/>
              <w:ind w:right="0"/>
              <w:jc w:val="left"/>
              <w:rPr>
                <w:ins w:id="633" w:author="Nguyen Hong Nhung (Khoi CNTT)" w:date="2019-08-15T11:09:00Z"/>
                <w:rFonts w:eastAsia="Times New Roman"/>
                <w:color w:val="000000"/>
                <w:sz w:val="20"/>
                <w:szCs w:val="20"/>
                <w:rPrChange w:id="634" w:author="Nguyen Hong Nhung (Khoi CNTT)" w:date="2019-08-15T11:11:00Z">
                  <w:rPr>
                    <w:ins w:id="635" w:author="Nguyen Hong Nhung (Khoi CNTT)" w:date="2019-08-15T11:09:00Z"/>
                    <w:rFonts w:eastAsia="Times New Roman"/>
                    <w:color w:val="000000"/>
                  </w:rPr>
                </w:rPrChange>
              </w:rPr>
            </w:pPr>
            <w:ins w:id="636" w:author="Nguyen Hong Nhung (Khoi CNTT)" w:date="2019-08-15T11:10:00Z">
              <w:r w:rsidRPr="00F021F1">
                <w:rPr>
                  <w:rFonts w:eastAsia="Times New Roman"/>
                  <w:color w:val="000000"/>
                  <w:sz w:val="20"/>
                  <w:szCs w:val="20"/>
                  <w:rPrChange w:id="637"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638"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11A3E202" w14:textId="5E048DB3" w:rsidR="00F021F1" w:rsidRPr="00F021F1" w:rsidRDefault="00F021F1" w:rsidP="00F021F1">
            <w:pPr>
              <w:spacing w:line="240" w:lineRule="auto"/>
              <w:ind w:right="0"/>
              <w:jc w:val="left"/>
              <w:rPr>
                <w:ins w:id="639" w:author="Nguyen Hong Nhung (Khoi CNTT)" w:date="2019-08-15T11:09:00Z"/>
                <w:rFonts w:eastAsia="Times New Roman"/>
                <w:color w:val="000000"/>
                <w:sz w:val="20"/>
                <w:szCs w:val="20"/>
                <w:rPrChange w:id="640" w:author="Nguyen Hong Nhung (Khoi CNTT)" w:date="2019-08-15T11:11:00Z">
                  <w:rPr>
                    <w:ins w:id="641" w:author="Nguyen Hong Nhung (Khoi CNTT)" w:date="2019-08-15T11:09:00Z"/>
                    <w:rFonts w:eastAsia="Times New Roman"/>
                    <w:color w:val="000000"/>
                  </w:rPr>
                </w:rPrChange>
              </w:rPr>
              <w:pPrChange w:id="642" w:author="Nguyen Hong Nhung (Khoi CNTT)" w:date="2019-08-15T11:12:00Z">
                <w:pPr>
                  <w:spacing w:line="240" w:lineRule="auto"/>
                  <w:ind w:right="0"/>
                  <w:jc w:val="left"/>
                </w:pPr>
              </w:pPrChange>
            </w:pPr>
            <w:ins w:id="643" w:author="Nguyen Hong Nhung (Khoi CNTT)" w:date="2019-08-15T11:10:00Z">
              <w:r w:rsidRPr="00FE55E4">
                <w:rPr>
                  <w:color w:val="000000"/>
                  <w:sz w:val="20"/>
                  <w:szCs w:val="20"/>
                </w:rPr>
                <w:t>FCT_CUSTOMER</w:t>
              </w:r>
            </w:ins>
          </w:p>
        </w:tc>
        <w:tc>
          <w:tcPr>
            <w:tcW w:w="3776" w:type="dxa"/>
            <w:shd w:val="clear" w:color="auto" w:fill="auto"/>
            <w:noWrap/>
            <w:vAlign w:val="center"/>
            <w:hideMark/>
            <w:tcPrChange w:id="644"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57222BF6" w14:textId="4134F47F" w:rsidR="00F021F1" w:rsidRPr="00F021F1" w:rsidRDefault="00F021F1" w:rsidP="00F021F1">
            <w:pPr>
              <w:spacing w:line="240" w:lineRule="auto"/>
              <w:ind w:right="0"/>
              <w:jc w:val="left"/>
              <w:rPr>
                <w:ins w:id="645" w:author="Nguyen Hong Nhung (Khoi CNTT)" w:date="2019-08-15T11:09:00Z"/>
                <w:rFonts w:eastAsia="Times New Roman"/>
                <w:color w:val="000000"/>
                <w:sz w:val="20"/>
                <w:szCs w:val="20"/>
                <w:rPrChange w:id="646" w:author="Nguyen Hong Nhung (Khoi CNTT)" w:date="2019-08-15T11:11:00Z">
                  <w:rPr>
                    <w:ins w:id="647" w:author="Nguyen Hong Nhung (Khoi CNTT)" w:date="2019-08-15T11:09:00Z"/>
                    <w:rFonts w:eastAsia="Times New Roman"/>
                    <w:color w:val="000000"/>
                  </w:rPr>
                </w:rPrChange>
              </w:rPr>
              <w:pPrChange w:id="648" w:author="Nguyen Hong Nhung (Khoi CNTT)" w:date="2019-08-15T11:12:00Z">
                <w:pPr>
                  <w:spacing w:line="240" w:lineRule="auto"/>
                  <w:ind w:right="0"/>
                  <w:jc w:val="left"/>
                </w:pPr>
              </w:pPrChange>
            </w:pPr>
            <w:ins w:id="649" w:author="Nguyen Hong Nhung (Khoi CNTT)" w:date="2019-08-15T11:10:00Z">
              <w:r w:rsidRPr="00FE55E4">
                <w:rPr>
                  <w:color w:val="000000"/>
                  <w:sz w:val="20"/>
                  <w:szCs w:val="20"/>
                </w:rPr>
                <w:t>DAYID+ COMP</w:t>
              </w:r>
              <w:r w:rsidRPr="00F021F1">
                <w:rPr>
                  <w:color w:val="000000"/>
                  <w:sz w:val="20"/>
                  <w:szCs w:val="20"/>
                  <w:rPrChange w:id="650" w:author="Nguyen Hong Nhung (Khoi CNTT)" w:date="2019-08-15T11:11:00Z">
                    <w:rPr>
                      <w:color w:val="000000"/>
                      <w:sz w:val="20"/>
                      <w:szCs w:val="20"/>
                    </w:rPr>
                  </w:rPrChange>
                </w:rPr>
                <w:t>ANY+ CUSTOMER</w:t>
              </w:r>
            </w:ins>
          </w:p>
        </w:tc>
      </w:tr>
      <w:tr w:rsidR="00F021F1" w:rsidRPr="00F021F1" w14:paraId="62ABBBEE" w14:textId="77777777" w:rsidTr="00F021F1">
        <w:trPr>
          <w:trHeight w:val="300"/>
          <w:tblHeader/>
          <w:ins w:id="651" w:author="Nguyen Hong Nhung (Khoi CNTT)" w:date="2019-08-15T11:09:00Z"/>
          <w:trPrChange w:id="652" w:author="Nguyen Hong Nhung (Khoi CNTT)" w:date="2019-08-15T11:12:00Z">
            <w:trPr>
              <w:trHeight w:val="300"/>
            </w:trPr>
          </w:trPrChange>
        </w:trPr>
        <w:tc>
          <w:tcPr>
            <w:tcW w:w="804" w:type="dxa"/>
            <w:shd w:val="clear" w:color="auto" w:fill="auto"/>
            <w:noWrap/>
            <w:vAlign w:val="center"/>
            <w:hideMark/>
            <w:tcPrChange w:id="653"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4EF8BCB" w14:textId="77777777" w:rsidR="00F021F1" w:rsidRPr="00F021F1" w:rsidRDefault="00F021F1" w:rsidP="00F021F1">
            <w:pPr>
              <w:spacing w:line="240" w:lineRule="auto"/>
              <w:ind w:right="0"/>
              <w:jc w:val="left"/>
              <w:rPr>
                <w:ins w:id="654" w:author="Nguyen Hong Nhung (Khoi CNTT)" w:date="2019-08-15T11:09:00Z"/>
                <w:rFonts w:eastAsia="Times New Roman"/>
                <w:color w:val="000000"/>
                <w:sz w:val="20"/>
                <w:szCs w:val="20"/>
                <w:rPrChange w:id="655" w:author="Nguyen Hong Nhung (Khoi CNTT)" w:date="2019-08-15T11:11:00Z">
                  <w:rPr>
                    <w:ins w:id="656" w:author="Nguyen Hong Nhung (Khoi CNTT)" w:date="2019-08-15T11:09:00Z"/>
                    <w:rFonts w:eastAsia="Times New Roman"/>
                    <w:color w:val="000000"/>
                  </w:rPr>
                </w:rPrChange>
              </w:rPr>
              <w:pPrChange w:id="657" w:author="Nguyen Hong Nhung (Khoi CNTT)" w:date="2019-08-15T11:12:00Z">
                <w:pPr>
                  <w:spacing w:line="240" w:lineRule="auto"/>
                  <w:ind w:right="0"/>
                  <w:jc w:val="center"/>
                </w:pPr>
              </w:pPrChange>
            </w:pPr>
            <w:ins w:id="658" w:author="Nguyen Hong Nhung (Khoi CNTT)" w:date="2019-08-15T11:09:00Z">
              <w:r w:rsidRPr="00F021F1">
                <w:rPr>
                  <w:rFonts w:eastAsia="Times New Roman"/>
                  <w:color w:val="000000"/>
                  <w:sz w:val="20"/>
                  <w:szCs w:val="20"/>
                  <w:rPrChange w:id="659" w:author="Nguyen Hong Nhung (Khoi CNTT)" w:date="2019-08-15T11:11:00Z">
                    <w:rPr>
                      <w:rFonts w:eastAsia="Times New Roman"/>
                      <w:color w:val="000000"/>
                    </w:rPr>
                  </w:rPrChange>
                </w:rPr>
                <w:t>3</w:t>
              </w:r>
            </w:ins>
          </w:p>
        </w:tc>
        <w:tc>
          <w:tcPr>
            <w:tcW w:w="1250" w:type="dxa"/>
            <w:shd w:val="clear" w:color="auto" w:fill="auto"/>
            <w:noWrap/>
            <w:vAlign w:val="center"/>
            <w:hideMark/>
            <w:tcPrChange w:id="660"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44D29EAC" w14:textId="346CBA87" w:rsidR="00F021F1" w:rsidRPr="00F021F1" w:rsidRDefault="00F021F1" w:rsidP="00FE55E4">
            <w:pPr>
              <w:spacing w:line="240" w:lineRule="auto"/>
              <w:ind w:right="0"/>
              <w:jc w:val="left"/>
              <w:rPr>
                <w:ins w:id="661" w:author="Nguyen Hong Nhung (Khoi CNTT)" w:date="2019-08-15T11:09:00Z"/>
                <w:rFonts w:eastAsia="Times New Roman"/>
                <w:color w:val="000000"/>
                <w:sz w:val="20"/>
                <w:szCs w:val="20"/>
                <w:rPrChange w:id="662" w:author="Nguyen Hong Nhung (Khoi CNTT)" w:date="2019-08-15T11:11:00Z">
                  <w:rPr>
                    <w:ins w:id="663" w:author="Nguyen Hong Nhung (Khoi CNTT)" w:date="2019-08-15T11:09:00Z"/>
                    <w:rFonts w:eastAsia="Times New Roman"/>
                    <w:color w:val="000000"/>
                  </w:rPr>
                </w:rPrChange>
              </w:rPr>
            </w:pPr>
            <w:ins w:id="664" w:author="Nguyen Hong Nhung (Khoi CNTT)" w:date="2019-08-15T11:10:00Z">
              <w:r w:rsidRPr="00F021F1">
                <w:rPr>
                  <w:rFonts w:eastAsia="Times New Roman"/>
                  <w:color w:val="000000"/>
                  <w:sz w:val="20"/>
                  <w:szCs w:val="20"/>
                  <w:rPrChange w:id="665"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666"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5F1E019A" w14:textId="0697287F" w:rsidR="00F021F1" w:rsidRPr="00F021F1" w:rsidRDefault="00F021F1" w:rsidP="00F021F1">
            <w:pPr>
              <w:spacing w:line="240" w:lineRule="auto"/>
              <w:ind w:right="0"/>
              <w:jc w:val="left"/>
              <w:rPr>
                <w:ins w:id="667" w:author="Nguyen Hong Nhung (Khoi CNTT)" w:date="2019-08-15T11:09:00Z"/>
                <w:rFonts w:eastAsia="Times New Roman"/>
                <w:color w:val="000000"/>
                <w:sz w:val="20"/>
                <w:szCs w:val="20"/>
                <w:rPrChange w:id="668" w:author="Nguyen Hong Nhung (Khoi CNTT)" w:date="2019-08-15T11:11:00Z">
                  <w:rPr>
                    <w:ins w:id="669" w:author="Nguyen Hong Nhung (Khoi CNTT)" w:date="2019-08-15T11:09:00Z"/>
                    <w:rFonts w:eastAsia="Times New Roman"/>
                    <w:color w:val="000000"/>
                  </w:rPr>
                </w:rPrChange>
              </w:rPr>
              <w:pPrChange w:id="670" w:author="Nguyen Hong Nhung (Khoi CNTT)" w:date="2019-08-15T11:12:00Z">
                <w:pPr>
                  <w:spacing w:line="240" w:lineRule="auto"/>
                  <w:ind w:right="0"/>
                  <w:jc w:val="left"/>
                </w:pPr>
              </w:pPrChange>
            </w:pPr>
            <w:ins w:id="671" w:author="Nguyen Hong Nhung (Khoi CNTT)" w:date="2019-08-15T11:10:00Z">
              <w:r w:rsidRPr="00FE55E4">
                <w:rPr>
                  <w:color w:val="000000"/>
                  <w:sz w:val="20"/>
                  <w:szCs w:val="20"/>
                </w:rPr>
                <w:t>FCT_LETTER_CREDIT</w:t>
              </w:r>
            </w:ins>
          </w:p>
        </w:tc>
        <w:tc>
          <w:tcPr>
            <w:tcW w:w="3776" w:type="dxa"/>
            <w:shd w:val="clear" w:color="auto" w:fill="auto"/>
            <w:noWrap/>
            <w:vAlign w:val="center"/>
            <w:hideMark/>
            <w:tcPrChange w:id="672"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1D3057F9" w14:textId="4B38D1F6" w:rsidR="00F021F1" w:rsidRPr="00F021F1" w:rsidRDefault="00F021F1" w:rsidP="00F021F1">
            <w:pPr>
              <w:spacing w:line="240" w:lineRule="auto"/>
              <w:ind w:right="0"/>
              <w:jc w:val="left"/>
              <w:rPr>
                <w:ins w:id="673" w:author="Nguyen Hong Nhung (Khoi CNTT)" w:date="2019-08-15T11:09:00Z"/>
                <w:rFonts w:eastAsia="Times New Roman"/>
                <w:color w:val="000000"/>
                <w:sz w:val="20"/>
                <w:szCs w:val="20"/>
                <w:rPrChange w:id="674" w:author="Nguyen Hong Nhung (Khoi CNTT)" w:date="2019-08-15T11:11:00Z">
                  <w:rPr>
                    <w:ins w:id="675" w:author="Nguyen Hong Nhung (Khoi CNTT)" w:date="2019-08-15T11:09:00Z"/>
                    <w:rFonts w:eastAsia="Times New Roman"/>
                    <w:color w:val="000000"/>
                  </w:rPr>
                </w:rPrChange>
              </w:rPr>
              <w:pPrChange w:id="676" w:author="Nguyen Hong Nhung (Khoi CNTT)" w:date="2019-08-15T11:12:00Z">
                <w:pPr>
                  <w:spacing w:line="240" w:lineRule="auto"/>
                  <w:ind w:right="0"/>
                  <w:jc w:val="left"/>
                </w:pPr>
              </w:pPrChange>
            </w:pPr>
            <w:ins w:id="677" w:author="Nguyen Hong Nhung (Khoi CNTT)" w:date="2019-08-15T11:10:00Z">
              <w:r w:rsidRPr="00FE55E4">
                <w:rPr>
                  <w:color w:val="000000"/>
                  <w:sz w:val="20"/>
                  <w:szCs w:val="20"/>
                </w:rPr>
                <w:t>DAYID+ CONTRACT_ID</w:t>
              </w:r>
            </w:ins>
          </w:p>
        </w:tc>
      </w:tr>
      <w:tr w:rsidR="00F021F1" w:rsidRPr="00F021F1" w14:paraId="6701A0ED" w14:textId="77777777" w:rsidTr="00F021F1">
        <w:trPr>
          <w:trHeight w:val="300"/>
          <w:tblHeader/>
          <w:ins w:id="678" w:author="Nguyen Hong Nhung (Khoi CNTT)" w:date="2019-08-15T11:09:00Z"/>
          <w:trPrChange w:id="679" w:author="Nguyen Hong Nhung (Khoi CNTT)" w:date="2019-08-15T11:12:00Z">
            <w:trPr>
              <w:trHeight w:val="300"/>
            </w:trPr>
          </w:trPrChange>
        </w:trPr>
        <w:tc>
          <w:tcPr>
            <w:tcW w:w="804" w:type="dxa"/>
            <w:shd w:val="clear" w:color="auto" w:fill="auto"/>
            <w:noWrap/>
            <w:vAlign w:val="center"/>
            <w:hideMark/>
            <w:tcPrChange w:id="680"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1557672" w14:textId="77777777" w:rsidR="00F021F1" w:rsidRPr="00F021F1" w:rsidRDefault="00F021F1" w:rsidP="00F021F1">
            <w:pPr>
              <w:spacing w:line="240" w:lineRule="auto"/>
              <w:ind w:right="0"/>
              <w:jc w:val="left"/>
              <w:rPr>
                <w:ins w:id="681" w:author="Nguyen Hong Nhung (Khoi CNTT)" w:date="2019-08-15T11:09:00Z"/>
                <w:rFonts w:eastAsia="Times New Roman"/>
                <w:color w:val="000000"/>
                <w:sz w:val="20"/>
                <w:szCs w:val="20"/>
                <w:rPrChange w:id="682" w:author="Nguyen Hong Nhung (Khoi CNTT)" w:date="2019-08-15T11:11:00Z">
                  <w:rPr>
                    <w:ins w:id="683" w:author="Nguyen Hong Nhung (Khoi CNTT)" w:date="2019-08-15T11:09:00Z"/>
                    <w:rFonts w:eastAsia="Times New Roman"/>
                    <w:color w:val="000000"/>
                  </w:rPr>
                </w:rPrChange>
              </w:rPr>
              <w:pPrChange w:id="684" w:author="Nguyen Hong Nhung (Khoi CNTT)" w:date="2019-08-15T11:12:00Z">
                <w:pPr>
                  <w:spacing w:line="240" w:lineRule="auto"/>
                  <w:ind w:right="0"/>
                  <w:jc w:val="center"/>
                </w:pPr>
              </w:pPrChange>
            </w:pPr>
            <w:ins w:id="685" w:author="Nguyen Hong Nhung (Khoi CNTT)" w:date="2019-08-15T11:09:00Z">
              <w:r w:rsidRPr="00F021F1">
                <w:rPr>
                  <w:rFonts w:eastAsia="Times New Roman"/>
                  <w:color w:val="000000"/>
                  <w:sz w:val="20"/>
                  <w:szCs w:val="20"/>
                  <w:rPrChange w:id="686" w:author="Nguyen Hong Nhung (Khoi CNTT)" w:date="2019-08-15T11:11:00Z">
                    <w:rPr>
                      <w:rFonts w:eastAsia="Times New Roman"/>
                      <w:color w:val="000000"/>
                    </w:rPr>
                  </w:rPrChange>
                </w:rPr>
                <w:t>4</w:t>
              </w:r>
            </w:ins>
          </w:p>
        </w:tc>
        <w:tc>
          <w:tcPr>
            <w:tcW w:w="1250" w:type="dxa"/>
            <w:shd w:val="clear" w:color="auto" w:fill="auto"/>
            <w:noWrap/>
            <w:vAlign w:val="center"/>
            <w:hideMark/>
            <w:tcPrChange w:id="687"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76ADDD36" w14:textId="0FA7EE25" w:rsidR="00F021F1" w:rsidRPr="00F021F1" w:rsidRDefault="00F021F1" w:rsidP="00FE55E4">
            <w:pPr>
              <w:spacing w:line="240" w:lineRule="auto"/>
              <w:ind w:right="0"/>
              <w:jc w:val="left"/>
              <w:rPr>
                <w:ins w:id="688" w:author="Nguyen Hong Nhung (Khoi CNTT)" w:date="2019-08-15T11:09:00Z"/>
                <w:rFonts w:eastAsia="Times New Roman"/>
                <w:color w:val="000000"/>
                <w:sz w:val="20"/>
                <w:szCs w:val="20"/>
                <w:rPrChange w:id="689" w:author="Nguyen Hong Nhung (Khoi CNTT)" w:date="2019-08-15T11:11:00Z">
                  <w:rPr>
                    <w:ins w:id="690" w:author="Nguyen Hong Nhung (Khoi CNTT)" w:date="2019-08-15T11:09:00Z"/>
                    <w:rFonts w:eastAsia="Times New Roman"/>
                    <w:color w:val="000000"/>
                  </w:rPr>
                </w:rPrChange>
              </w:rPr>
            </w:pPr>
            <w:ins w:id="691" w:author="Nguyen Hong Nhung (Khoi CNTT)" w:date="2019-08-15T11:10:00Z">
              <w:r w:rsidRPr="00F021F1">
                <w:rPr>
                  <w:rFonts w:eastAsia="Times New Roman"/>
                  <w:color w:val="000000"/>
                  <w:sz w:val="20"/>
                  <w:szCs w:val="20"/>
                  <w:rPrChange w:id="692"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693"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070C4CBE" w14:textId="4FD5444D" w:rsidR="00F021F1" w:rsidRPr="00F021F1" w:rsidRDefault="00F021F1" w:rsidP="00F021F1">
            <w:pPr>
              <w:spacing w:line="240" w:lineRule="auto"/>
              <w:ind w:right="0"/>
              <w:jc w:val="left"/>
              <w:rPr>
                <w:ins w:id="694" w:author="Nguyen Hong Nhung (Khoi CNTT)" w:date="2019-08-15T11:09:00Z"/>
                <w:rFonts w:eastAsia="Times New Roman"/>
                <w:color w:val="000000"/>
                <w:sz w:val="20"/>
                <w:szCs w:val="20"/>
                <w:rPrChange w:id="695" w:author="Nguyen Hong Nhung (Khoi CNTT)" w:date="2019-08-15T11:11:00Z">
                  <w:rPr>
                    <w:ins w:id="696" w:author="Nguyen Hong Nhung (Khoi CNTT)" w:date="2019-08-15T11:09:00Z"/>
                    <w:rFonts w:eastAsia="Times New Roman"/>
                    <w:color w:val="000000"/>
                  </w:rPr>
                </w:rPrChange>
              </w:rPr>
              <w:pPrChange w:id="697" w:author="Nguyen Hong Nhung (Khoi CNTT)" w:date="2019-08-15T11:12:00Z">
                <w:pPr>
                  <w:spacing w:line="240" w:lineRule="auto"/>
                  <w:ind w:right="0"/>
                  <w:jc w:val="left"/>
                </w:pPr>
              </w:pPrChange>
            </w:pPr>
            <w:ins w:id="698" w:author="Nguyen Hong Nhung (Khoi CNTT)" w:date="2019-08-15T11:10:00Z">
              <w:r w:rsidRPr="00FE55E4">
                <w:rPr>
                  <w:color w:val="000000"/>
                  <w:sz w:val="20"/>
                  <w:szCs w:val="20"/>
                </w:rPr>
                <w:t>FCT_LIMIT</w:t>
              </w:r>
            </w:ins>
          </w:p>
        </w:tc>
        <w:tc>
          <w:tcPr>
            <w:tcW w:w="3776" w:type="dxa"/>
            <w:shd w:val="clear" w:color="auto" w:fill="auto"/>
            <w:noWrap/>
            <w:vAlign w:val="center"/>
            <w:hideMark/>
            <w:tcPrChange w:id="699"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7DE8CCB1" w14:textId="725CF5D5" w:rsidR="00F021F1" w:rsidRPr="00F021F1" w:rsidRDefault="00F021F1" w:rsidP="00F021F1">
            <w:pPr>
              <w:spacing w:line="240" w:lineRule="auto"/>
              <w:ind w:right="0"/>
              <w:jc w:val="left"/>
              <w:rPr>
                <w:ins w:id="700" w:author="Nguyen Hong Nhung (Khoi CNTT)" w:date="2019-08-15T11:09:00Z"/>
                <w:rFonts w:eastAsia="Times New Roman"/>
                <w:color w:val="000000"/>
                <w:sz w:val="20"/>
                <w:szCs w:val="20"/>
                <w:rPrChange w:id="701" w:author="Nguyen Hong Nhung (Khoi CNTT)" w:date="2019-08-15T11:11:00Z">
                  <w:rPr>
                    <w:ins w:id="702" w:author="Nguyen Hong Nhung (Khoi CNTT)" w:date="2019-08-15T11:09:00Z"/>
                    <w:rFonts w:eastAsia="Times New Roman"/>
                    <w:color w:val="000000"/>
                  </w:rPr>
                </w:rPrChange>
              </w:rPr>
              <w:pPrChange w:id="703" w:author="Nguyen Hong Nhung (Khoi CNTT)" w:date="2019-08-15T11:12:00Z">
                <w:pPr>
                  <w:spacing w:line="240" w:lineRule="auto"/>
                  <w:ind w:right="0"/>
                  <w:jc w:val="left"/>
                </w:pPr>
              </w:pPrChange>
            </w:pPr>
            <w:ins w:id="704" w:author="Nguyen Hong Nhung (Khoi CNTT)" w:date="2019-08-15T11:10:00Z">
              <w:r w:rsidRPr="00FE55E4">
                <w:rPr>
                  <w:color w:val="000000"/>
                  <w:sz w:val="20"/>
                  <w:szCs w:val="20"/>
                </w:rPr>
                <w:t>DAYID+ LIMIT_ID</w:t>
              </w:r>
            </w:ins>
          </w:p>
        </w:tc>
      </w:tr>
      <w:tr w:rsidR="00F021F1" w:rsidRPr="00F021F1" w14:paraId="3180A565" w14:textId="77777777" w:rsidTr="00F021F1">
        <w:trPr>
          <w:trHeight w:val="300"/>
          <w:tblHeader/>
          <w:ins w:id="705" w:author="Nguyen Hong Nhung (Khoi CNTT)" w:date="2019-08-15T11:09:00Z"/>
          <w:trPrChange w:id="706" w:author="Nguyen Hong Nhung (Khoi CNTT)" w:date="2019-08-15T11:12:00Z">
            <w:trPr>
              <w:trHeight w:val="300"/>
            </w:trPr>
          </w:trPrChange>
        </w:trPr>
        <w:tc>
          <w:tcPr>
            <w:tcW w:w="804" w:type="dxa"/>
            <w:shd w:val="clear" w:color="auto" w:fill="auto"/>
            <w:noWrap/>
            <w:vAlign w:val="center"/>
            <w:hideMark/>
            <w:tcPrChange w:id="707"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87A340" w14:textId="77777777" w:rsidR="00F021F1" w:rsidRPr="00F021F1" w:rsidRDefault="00F021F1" w:rsidP="00F021F1">
            <w:pPr>
              <w:spacing w:line="240" w:lineRule="auto"/>
              <w:ind w:right="0"/>
              <w:jc w:val="left"/>
              <w:rPr>
                <w:ins w:id="708" w:author="Nguyen Hong Nhung (Khoi CNTT)" w:date="2019-08-15T11:09:00Z"/>
                <w:rFonts w:eastAsia="Times New Roman"/>
                <w:color w:val="000000"/>
                <w:sz w:val="20"/>
                <w:szCs w:val="20"/>
                <w:rPrChange w:id="709" w:author="Nguyen Hong Nhung (Khoi CNTT)" w:date="2019-08-15T11:11:00Z">
                  <w:rPr>
                    <w:ins w:id="710" w:author="Nguyen Hong Nhung (Khoi CNTT)" w:date="2019-08-15T11:09:00Z"/>
                    <w:rFonts w:eastAsia="Times New Roman"/>
                    <w:color w:val="000000"/>
                  </w:rPr>
                </w:rPrChange>
              </w:rPr>
              <w:pPrChange w:id="711" w:author="Nguyen Hong Nhung (Khoi CNTT)" w:date="2019-08-15T11:12:00Z">
                <w:pPr>
                  <w:spacing w:line="240" w:lineRule="auto"/>
                  <w:ind w:right="0"/>
                  <w:jc w:val="center"/>
                </w:pPr>
              </w:pPrChange>
            </w:pPr>
            <w:ins w:id="712" w:author="Nguyen Hong Nhung (Khoi CNTT)" w:date="2019-08-15T11:09:00Z">
              <w:r w:rsidRPr="00F021F1">
                <w:rPr>
                  <w:rFonts w:eastAsia="Times New Roman"/>
                  <w:color w:val="000000"/>
                  <w:sz w:val="20"/>
                  <w:szCs w:val="20"/>
                  <w:rPrChange w:id="713" w:author="Nguyen Hong Nhung (Khoi CNTT)" w:date="2019-08-15T11:11:00Z">
                    <w:rPr>
                      <w:rFonts w:eastAsia="Times New Roman"/>
                      <w:color w:val="000000"/>
                    </w:rPr>
                  </w:rPrChange>
                </w:rPr>
                <w:t>5</w:t>
              </w:r>
            </w:ins>
          </w:p>
        </w:tc>
        <w:tc>
          <w:tcPr>
            <w:tcW w:w="1250" w:type="dxa"/>
            <w:shd w:val="clear" w:color="auto" w:fill="auto"/>
            <w:noWrap/>
            <w:vAlign w:val="center"/>
            <w:hideMark/>
            <w:tcPrChange w:id="714"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228EB175" w14:textId="7E85E22D" w:rsidR="00F021F1" w:rsidRPr="00F021F1" w:rsidRDefault="00F021F1" w:rsidP="00FE55E4">
            <w:pPr>
              <w:spacing w:line="240" w:lineRule="auto"/>
              <w:ind w:right="0"/>
              <w:jc w:val="left"/>
              <w:rPr>
                <w:ins w:id="715" w:author="Nguyen Hong Nhung (Khoi CNTT)" w:date="2019-08-15T11:09:00Z"/>
                <w:rFonts w:eastAsia="Times New Roman"/>
                <w:color w:val="000000"/>
                <w:sz w:val="20"/>
                <w:szCs w:val="20"/>
                <w:rPrChange w:id="716" w:author="Nguyen Hong Nhung (Khoi CNTT)" w:date="2019-08-15T11:11:00Z">
                  <w:rPr>
                    <w:ins w:id="717" w:author="Nguyen Hong Nhung (Khoi CNTT)" w:date="2019-08-15T11:09:00Z"/>
                    <w:rFonts w:eastAsia="Times New Roman"/>
                    <w:color w:val="000000"/>
                  </w:rPr>
                </w:rPrChange>
              </w:rPr>
            </w:pPr>
            <w:ins w:id="718" w:author="Nguyen Hong Nhung (Khoi CNTT)" w:date="2019-08-15T11:10:00Z">
              <w:r w:rsidRPr="00F021F1">
                <w:rPr>
                  <w:rFonts w:eastAsia="Times New Roman"/>
                  <w:color w:val="000000"/>
                  <w:sz w:val="20"/>
                  <w:szCs w:val="20"/>
                  <w:rPrChange w:id="719"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720"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573A9BDC" w14:textId="58D588AC" w:rsidR="00F021F1" w:rsidRPr="00F021F1" w:rsidRDefault="00F021F1" w:rsidP="00F021F1">
            <w:pPr>
              <w:spacing w:line="240" w:lineRule="auto"/>
              <w:ind w:right="0"/>
              <w:jc w:val="left"/>
              <w:rPr>
                <w:ins w:id="721" w:author="Nguyen Hong Nhung (Khoi CNTT)" w:date="2019-08-15T11:09:00Z"/>
                <w:rFonts w:eastAsia="Times New Roman"/>
                <w:color w:val="000000"/>
                <w:sz w:val="20"/>
                <w:szCs w:val="20"/>
                <w:rPrChange w:id="722" w:author="Nguyen Hong Nhung (Khoi CNTT)" w:date="2019-08-15T11:11:00Z">
                  <w:rPr>
                    <w:ins w:id="723" w:author="Nguyen Hong Nhung (Khoi CNTT)" w:date="2019-08-15T11:09:00Z"/>
                    <w:rFonts w:eastAsia="Times New Roman"/>
                    <w:color w:val="000000"/>
                  </w:rPr>
                </w:rPrChange>
              </w:rPr>
              <w:pPrChange w:id="724" w:author="Nguyen Hong Nhung (Khoi CNTT)" w:date="2019-08-15T11:12:00Z">
                <w:pPr>
                  <w:spacing w:line="240" w:lineRule="auto"/>
                  <w:ind w:right="0"/>
                  <w:jc w:val="left"/>
                </w:pPr>
              </w:pPrChange>
            </w:pPr>
            <w:ins w:id="725" w:author="Nguyen Hong Nhung (Khoi CNTT)" w:date="2019-08-15T11:10:00Z">
              <w:r w:rsidRPr="00FE55E4">
                <w:rPr>
                  <w:color w:val="000000"/>
                  <w:sz w:val="20"/>
                  <w:szCs w:val="20"/>
                </w:rPr>
                <w:t>FCT_LINE</w:t>
              </w:r>
            </w:ins>
          </w:p>
        </w:tc>
        <w:tc>
          <w:tcPr>
            <w:tcW w:w="3776" w:type="dxa"/>
            <w:shd w:val="clear" w:color="auto" w:fill="auto"/>
            <w:noWrap/>
            <w:vAlign w:val="center"/>
            <w:hideMark/>
            <w:tcPrChange w:id="726"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7E7A3643" w14:textId="6EFABEBC" w:rsidR="00F021F1" w:rsidRPr="00F021F1" w:rsidRDefault="00F021F1" w:rsidP="00F021F1">
            <w:pPr>
              <w:spacing w:line="240" w:lineRule="auto"/>
              <w:ind w:right="0"/>
              <w:jc w:val="left"/>
              <w:rPr>
                <w:ins w:id="727" w:author="Nguyen Hong Nhung (Khoi CNTT)" w:date="2019-08-15T11:09:00Z"/>
                <w:rFonts w:eastAsia="Times New Roman"/>
                <w:color w:val="000000"/>
                <w:sz w:val="20"/>
                <w:szCs w:val="20"/>
                <w:rPrChange w:id="728" w:author="Nguyen Hong Nhung (Khoi CNTT)" w:date="2019-08-15T11:11:00Z">
                  <w:rPr>
                    <w:ins w:id="729" w:author="Nguyen Hong Nhung (Khoi CNTT)" w:date="2019-08-15T11:09:00Z"/>
                    <w:rFonts w:eastAsia="Times New Roman"/>
                    <w:color w:val="000000"/>
                  </w:rPr>
                </w:rPrChange>
              </w:rPr>
              <w:pPrChange w:id="730" w:author="Nguyen Hong Nhung (Khoi CNTT)" w:date="2019-08-15T11:12:00Z">
                <w:pPr>
                  <w:spacing w:line="240" w:lineRule="auto"/>
                  <w:ind w:right="0"/>
                  <w:jc w:val="left"/>
                </w:pPr>
              </w:pPrChange>
            </w:pPr>
            <w:ins w:id="731" w:author="Nguyen Hong Nhung (Khoi CNTT)" w:date="2019-08-15T11:10:00Z">
              <w:r w:rsidRPr="00FE55E4">
                <w:rPr>
                  <w:color w:val="000000"/>
                  <w:sz w:val="20"/>
                  <w:szCs w:val="20"/>
                </w:rPr>
                <w:t>DAYID+ CO_CODE+ CCY+ LINE_NO+ LINE_NAME</w:t>
              </w:r>
            </w:ins>
          </w:p>
        </w:tc>
      </w:tr>
      <w:tr w:rsidR="00F021F1" w:rsidRPr="00F021F1" w14:paraId="2C91EEFD" w14:textId="77777777" w:rsidTr="00F021F1">
        <w:trPr>
          <w:trHeight w:val="300"/>
          <w:tblHeader/>
          <w:ins w:id="732" w:author="Nguyen Hong Nhung (Khoi CNTT)" w:date="2019-08-15T11:09:00Z"/>
          <w:trPrChange w:id="733" w:author="Nguyen Hong Nhung (Khoi CNTT)" w:date="2019-08-15T11:12:00Z">
            <w:trPr>
              <w:trHeight w:val="300"/>
            </w:trPr>
          </w:trPrChange>
        </w:trPr>
        <w:tc>
          <w:tcPr>
            <w:tcW w:w="804" w:type="dxa"/>
            <w:shd w:val="clear" w:color="auto" w:fill="auto"/>
            <w:noWrap/>
            <w:vAlign w:val="center"/>
            <w:hideMark/>
            <w:tcPrChange w:id="734"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F55F3AD" w14:textId="77777777" w:rsidR="00F021F1" w:rsidRPr="00F021F1" w:rsidRDefault="00F021F1" w:rsidP="00F021F1">
            <w:pPr>
              <w:spacing w:line="240" w:lineRule="auto"/>
              <w:ind w:right="0"/>
              <w:jc w:val="left"/>
              <w:rPr>
                <w:ins w:id="735" w:author="Nguyen Hong Nhung (Khoi CNTT)" w:date="2019-08-15T11:09:00Z"/>
                <w:rFonts w:eastAsia="Times New Roman"/>
                <w:color w:val="000000"/>
                <w:sz w:val="20"/>
                <w:szCs w:val="20"/>
                <w:rPrChange w:id="736" w:author="Nguyen Hong Nhung (Khoi CNTT)" w:date="2019-08-15T11:11:00Z">
                  <w:rPr>
                    <w:ins w:id="737" w:author="Nguyen Hong Nhung (Khoi CNTT)" w:date="2019-08-15T11:09:00Z"/>
                    <w:rFonts w:eastAsia="Times New Roman"/>
                    <w:color w:val="000000"/>
                  </w:rPr>
                </w:rPrChange>
              </w:rPr>
              <w:pPrChange w:id="738" w:author="Nguyen Hong Nhung (Khoi CNTT)" w:date="2019-08-15T11:12:00Z">
                <w:pPr>
                  <w:spacing w:line="240" w:lineRule="auto"/>
                  <w:ind w:right="0"/>
                  <w:jc w:val="center"/>
                </w:pPr>
              </w:pPrChange>
            </w:pPr>
            <w:ins w:id="739" w:author="Nguyen Hong Nhung (Khoi CNTT)" w:date="2019-08-15T11:09:00Z">
              <w:r w:rsidRPr="00F021F1">
                <w:rPr>
                  <w:rFonts w:eastAsia="Times New Roman"/>
                  <w:color w:val="000000"/>
                  <w:sz w:val="20"/>
                  <w:szCs w:val="20"/>
                  <w:rPrChange w:id="740" w:author="Nguyen Hong Nhung (Khoi CNTT)" w:date="2019-08-15T11:11:00Z">
                    <w:rPr>
                      <w:rFonts w:eastAsia="Times New Roman"/>
                      <w:color w:val="000000"/>
                    </w:rPr>
                  </w:rPrChange>
                </w:rPr>
                <w:t>6</w:t>
              </w:r>
            </w:ins>
          </w:p>
        </w:tc>
        <w:tc>
          <w:tcPr>
            <w:tcW w:w="1250" w:type="dxa"/>
            <w:shd w:val="clear" w:color="auto" w:fill="auto"/>
            <w:noWrap/>
            <w:vAlign w:val="center"/>
            <w:hideMark/>
            <w:tcPrChange w:id="741"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0F72017A" w14:textId="2C46AD4C" w:rsidR="00F021F1" w:rsidRPr="00F021F1" w:rsidRDefault="00F021F1" w:rsidP="00FE55E4">
            <w:pPr>
              <w:spacing w:line="240" w:lineRule="auto"/>
              <w:ind w:right="0"/>
              <w:jc w:val="left"/>
              <w:rPr>
                <w:ins w:id="742" w:author="Nguyen Hong Nhung (Khoi CNTT)" w:date="2019-08-15T11:09:00Z"/>
                <w:rFonts w:eastAsia="Times New Roman"/>
                <w:color w:val="000000"/>
                <w:sz w:val="20"/>
                <w:szCs w:val="20"/>
                <w:rPrChange w:id="743" w:author="Nguyen Hong Nhung (Khoi CNTT)" w:date="2019-08-15T11:11:00Z">
                  <w:rPr>
                    <w:ins w:id="744" w:author="Nguyen Hong Nhung (Khoi CNTT)" w:date="2019-08-15T11:09:00Z"/>
                    <w:rFonts w:eastAsia="Times New Roman"/>
                    <w:color w:val="000000"/>
                  </w:rPr>
                </w:rPrChange>
              </w:rPr>
            </w:pPr>
            <w:ins w:id="745" w:author="Nguyen Hong Nhung (Khoi CNTT)" w:date="2019-08-15T11:10:00Z">
              <w:r w:rsidRPr="00F021F1">
                <w:rPr>
                  <w:rFonts w:eastAsia="Times New Roman"/>
                  <w:color w:val="000000"/>
                  <w:sz w:val="20"/>
                  <w:szCs w:val="20"/>
                  <w:rPrChange w:id="746"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747"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23AF5FB1" w14:textId="16F91EBD" w:rsidR="00F021F1" w:rsidRPr="00F021F1" w:rsidRDefault="00F021F1" w:rsidP="00F021F1">
            <w:pPr>
              <w:spacing w:line="240" w:lineRule="auto"/>
              <w:ind w:right="0"/>
              <w:jc w:val="left"/>
              <w:rPr>
                <w:ins w:id="748" w:author="Nguyen Hong Nhung (Khoi CNTT)" w:date="2019-08-15T11:09:00Z"/>
                <w:rFonts w:eastAsia="Times New Roman"/>
                <w:color w:val="000000"/>
                <w:sz w:val="20"/>
                <w:szCs w:val="20"/>
                <w:rPrChange w:id="749" w:author="Nguyen Hong Nhung (Khoi CNTT)" w:date="2019-08-15T11:11:00Z">
                  <w:rPr>
                    <w:ins w:id="750" w:author="Nguyen Hong Nhung (Khoi CNTT)" w:date="2019-08-15T11:09:00Z"/>
                    <w:rFonts w:eastAsia="Times New Roman"/>
                    <w:color w:val="000000"/>
                  </w:rPr>
                </w:rPrChange>
              </w:rPr>
              <w:pPrChange w:id="751" w:author="Nguyen Hong Nhung (Khoi CNTT)" w:date="2019-08-15T11:12:00Z">
                <w:pPr>
                  <w:spacing w:line="240" w:lineRule="auto"/>
                  <w:ind w:right="0"/>
                  <w:jc w:val="left"/>
                </w:pPr>
              </w:pPrChange>
            </w:pPr>
            <w:ins w:id="752" w:author="Nguyen Hong Nhung (Khoi CNTT)" w:date="2019-08-15T11:10:00Z">
              <w:r w:rsidRPr="00FE55E4">
                <w:rPr>
                  <w:color w:val="000000"/>
                  <w:sz w:val="20"/>
                  <w:szCs w:val="20"/>
                </w:rPr>
                <w:t>FCT_LOAN</w:t>
              </w:r>
            </w:ins>
          </w:p>
        </w:tc>
        <w:tc>
          <w:tcPr>
            <w:tcW w:w="3776" w:type="dxa"/>
            <w:shd w:val="clear" w:color="auto" w:fill="auto"/>
            <w:noWrap/>
            <w:vAlign w:val="center"/>
            <w:hideMark/>
            <w:tcPrChange w:id="753"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19F6CFE3" w14:textId="670067DC" w:rsidR="00F021F1" w:rsidRPr="00F021F1" w:rsidRDefault="00F021F1" w:rsidP="00F021F1">
            <w:pPr>
              <w:spacing w:line="240" w:lineRule="auto"/>
              <w:ind w:right="0"/>
              <w:jc w:val="left"/>
              <w:rPr>
                <w:ins w:id="754" w:author="Nguyen Hong Nhung (Khoi CNTT)" w:date="2019-08-15T11:09:00Z"/>
                <w:rFonts w:eastAsia="Times New Roman"/>
                <w:color w:val="000000"/>
                <w:sz w:val="20"/>
                <w:szCs w:val="20"/>
                <w:rPrChange w:id="755" w:author="Nguyen Hong Nhung (Khoi CNTT)" w:date="2019-08-15T11:11:00Z">
                  <w:rPr>
                    <w:ins w:id="756" w:author="Nguyen Hong Nhung (Khoi CNTT)" w:date="2019-08-15T11:09:00Z"/>
                    <w:rFonts w:eastAsia="Times New Roman"/>
                    <w:color w:val="000000"/>
                  </w:rPr>
                </w:rPrChange>
              </w:rPr>
              <w:pPrChange w:id="757" w:author="Nguyen Hong Nhung (Khoi CNTT)" w:date="2019-08-15T11:12:00Z">
                <w:pPr>
                  <w:spacing w:line="240" w:lineRule="auto"/>
                  <w:ind w:right="0"/>
                  <w:jc w:val="left"/>
                </w:pPr>
              </w:pPrChange>
            </w:pPr>
            <w:ins w:id="758" w:author="Nguyen Hong Nhung (Khoi CNTT)" w:date="2019-08-15T11:10:00Z">
              <w:r w:rsidRPr="00FE55E4">
                <w:rPr>
                  <w:color w:val="000000"/>
                  <w:sz w:val="20"/>
                  <w:szCs w:val="20"/>
                </w:rPr>
                <w:t>DAYID+ CONTRACT</w:t>
              </w:r>
            </w:ins>
          </w:p>
        </w:tc>
      </w:tr>
      <w:tr w:rsidR="00F021F1" w:rsidRPr="00F021F1" w14:paraId="5DA1F8F4" w14:textId="77777777" w:rsidTr="00F021F1">
        <w:trPr>
          <w:trHeight w:val="300"/>
          <w:tblHeader/>
          <w:ins w:id="759" w:author="Nguyen Hong Nhung (Khoi CNTT)" w:date="2019-08-15T11:09:00Z"/>
          <w:trPrChange w:id="760" w:author="Nguyen Hong Nhung (Khoi CNTT)" w:date="2019-08-15T11:12:00Z">
            <w:trPr>
              <w:trHeight w:val="300"/>
            </w:trPr>
          </w:trPrChange>
        </w:trPr>
        <w:tc>
          <w:tcPr>
            <w:tcW w:w="804" w:type="dxa"/>
            <w:shd w:val="clear" w:color="auto" w:fill="auto"/>
            <w:noWrap/>
            <w:vAlign w:val="center"/>
            <w:hideMark/>
            <w:tcPrChange w:id="761" w:author="Nguyen Hong Nhung (Khoi CNTT)" w:date="2019-08-15T11:12:00Z">
              <w:tcPr>
                <w:tcW w:w="804"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58A2A3C" w14:textId="77777777" w:rsidR="00F021F1" w:rsidRPr="00F021F1" w:rsidRDefault="00F021F1" w:rsidP="00F021F1">
            <w:pPr>
              <w:spacing w:line="240" w:lineRule="auto"/>
              <w:ind w:right="0"/>
              <w:jc w:val="left"/>
              <w:rPr>
                <w:ins w:id="762" w:author="Nguyen Hong Nhung (Khoi CNTT)" w:date="2019-08-15T11:09:00Z"/>
                <w:rFonts w:eastAsia="Times New Roman"/>
                <w:color w:val="000000"/>
                <w:sz w:val="20"/>
                <w:szCs w:val="20"/>
                <w:rPrChange w:id="763" w:author="Nguyen Hong Nhung (Khoi CNTT)" w:date="2019-08-15T11:11:00Z">
                  <w:rPr>
                    <w:ins w:id="764" w:author="Nguyen Hong Nhung (Khoi CNTT)" w:date="2019-08-15T11:09:00Z"/>
                    <w:rFonts w:eastAsia="Times New Roman"/>
                    <w:color w:val="000000"/>
                  </w:rPr>
                </w:rPrChange>
              </w:rPr>
              <w:pPrChange w:id="765" w:author="Nguyen Hong Nhung (Khoi CNTT)" w:date="2019-08-15T11:12:00Z">
                <w:pPr>
                  <w:spacing w:line="240" w:lineRule="auto"/>
                  <w:ind w:right="0"/>
                  <w:jc w:val="center"/>
                </w:pPr>
              </w:pPrChange>
            </w:pPr>
            <w:ins w:id="766" w:author="Nguyen Hong Nhung (Khoi CNTT)" w:date="2019-08-15T11:09:00Z">
              <w:r w:rsidRPr="00F021F1">
                <w:rPr>
                  <w:rFonts w:eastAsia="Times New Roman"/>
                  <w:color w:val="000000"/>
                  <w:sz w:val="20"/>
                  <w:szCs w:val="20"/>
                  <w:rPrChange w:id="767" w:author="Nguyen Hong Nhung (Khoi CNTT)" w:date="2019-08-15T11:11:00Z">
                    <w:rPr>
                      <w:rFonts w:eastAsia="Times New Roman"/>
                      <w:color w:val="000000"/>
                    </w:rPr>
                  </w:rPrChange>
                </w:rPr>
                <w:t>7</w:t>
              </w:r>
            </w:ins>
          </w:p>
        </w:tc>
        <w:tc>
          <w:tcPr>
            <w:tcW w:w="1250" w:type="dxa"/>
            <w:shd w:val="clear" w:color="auto" w:fill="auto"/>
            <w:noWrap/>
            <w:vAlign w:val="center"/>
            <w:hideMark/>
            <w:tcPrChange w:id="768" w:author="Nguyen Hong Nhung (Khoi CNTT)" w:date="2019-08-15T11:12:00Z">
              <w:tcPr>
                <w:tcW w:w="1250" w:type="dxa"/>
                <w:gridSpan w:val="2"/>
                <w:tcBorders>
                  <w:top w:val="nil"/>
                  <w:left w:val="nil"/>
                  <w:bottom w:val="single" w:sz="4" w:space="0" w:color="auto"/>
                  <w:right w:val="single" w:sz="4" w:space="0" w:color="auto"/>
                </w:tcBorders>
                <w:shd w:val="clear" w:color="auto" w:fill="auto"/>
                <w:noWrap/>
                <w:hideMark/>
              </w:tcPr>
            </w:tcPrChange>
          </w:tcPr>
          <w:p w14:paraId="50834731" w14:textId="10CC4478" w:rsidR="00F021F1" w:rsidRPr="00F021F1" w:rsidRDefault="00F021F1" w:rsidP="00FE55E4">
            <w:pPr>
              <w:spacing w:line="240" w:lineRule="auto"/>
              <w:ind w:right="0"/>
              <w:jc w:val="left"/>
              <w:rPr>
                <w:ins w:id="769" w:author="Nguyen Hong Nhung (Khoi CNTT)" w:date="2019-08-15T11:09:00Z"/>
                <w:rFonts w:eastAsia="Times New Roman"/>
                <w:color w:val="000000"/>
                <w:sz w:val="20"/>
                <w:szCs w:val="20"/>
                <w:rPrChange w:id="770" w:author="Nguyen Hong Nhung (Khoi CNTT)" w:date="2019-08-15T11:11:00Z">
                  <w:rPr>
                    <w:ins w:id="771" w:author="Nguyen Hong Nhung (Khoi CNTT)" w:date="2019-08-15T11:09:00Z"/>
                    <w:rFonts w:eastAsia="Times New Roman"/>
                    <w:color w:val="000000"/>
                  </w:rPr>
                </w:rPrChange>
              </w:rPr>
            </w:pPr>
            <w:ins w:id="772" w:author="Nguyen Hong Nhung (Khoi CNTT)" w:date="2019-08-15T11:10:00Z">
              <w:r w:rsidRPr="00F021F1">
                <w:rPr>
                  <w:rFonts w:eastAsia="Times New Roman"/>
                  <w:color w:val="000000"/>
                  <w:sz w:val="20"/>
                  <w:szCs w:val="20"/>
                  <w:rPrChange w:id="773"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774" w:author="Nguyen Hong Nhung (Khoi CNTT)" w:date="2019-08-15T11:12:00Z">
              <w:tcPr>
                <w:tcW w:w="3648" w:type="dxa"/>
                <w:gridSpan w:val="2"/>
                <w:tcBorders>
                  <w:top w:val="nil"/>
                  <w:left w:val="nil"/>
                  <w:bottom w:val="single" w:sz="4" w:space="0" w:color="auto"/>
                  <w:right w:val="single" w:sz="4" w:space="0" w:color="auto"/>
                </w:tcBorders>
                <w:shd w:val="clear" w:color="auto" w:fill="auto"/>
                <w:noWrap/>
                <w:vAlign w:val="center"/>
                <w:hideMark/>
              </w:tcPr>
            </w:tcPrChange>
          </w:tcPr>
          <w:p w14:paraId="574F0555" w14:textId="4D840740" w:rsidR="00F021F1" w:rsidRPr="00F021F1" w:rsidRDefault="00F021F1" w:rsidP="00F021F1">
            <w:pPr>
              <w:spacing w:line="240" w:lineRule="auto"/>
              <w:ind w:right="0"/>
              <w:jc w:val="left"/>
              <w:rPr>
                <w:ins w:id="775" w:author="Nguyen Hong Nhung (Khoi CNTT)" w:date="2019-08-15T11:09:00Z"/>
                <w:rFonts w:eastAsia="Times New Roman"/>
                <w:color w:val="000000"/>
                <w:sz w:val="20"/>
                <w:szCs w:val="20"/>
                <w:rPrChange w:id="776" w:author="Nguyen Hong Nhung (Khoi CNTT)" w:date="2019-08-15T11:11:00Z">
                  <w:rPr>
                    <w:ins w:id="777" w:author="Nguyen Hong Nhung (Khoi CNTT)" w:date="2019-08-15T11:09:00Z"/>
                    <w:rFonts w:eastAsia="Times New Roman"/>
                    <w:color w:val="000000"/>
                  </w:rPr>
                </w:rPrChange>
              </w:rPr>
              <w:pPrChange w:id="778" w:author="Nguyen Hong Nhung (Khoi CNTT)" w:date="2019-08-15T11:12:00Z">
                <w:pPr>
                  <w:spacing w:line="240" w:lineRule="auto"/>
                  <w:ind w:right="0"/>
                  <w:jc w:val="left"/>
                </w:pPr>
              </w:pPrChange>
            </w:pPr>
            <w:ins w:id="779" w:author="Nguyen Hong Nhung (Khoi CNTT)" w:date="2019-08-15T11:10:00Z">
              <w:r w:rsidRPr="00FE55E4">
                <w:rPr>
                  <w:color w:val="000000"/>
                  <w:sz w:val="20"/>
                  <w:szCs w:val="20"/>
                </w:rPr>
                <w:t>FCT_MD</w:t>
              </w:r>
            </w:ins>
          </w:p>
        </w:tc>
        <w:tc>
          <w:tcPr>
            <w:tcW w:w="3776" w:type="dxa"/>
            <w:shd w:val="clear" w:color="auto" w:fill="auto"/>
            <w:noWrap/>
            <w:vAlign w:val="center"/>
            <w:hideMark/>
            <w:tcPrChange w:id="780" w:author="Nguyen Hong Nhung (Khoi CNTT)" w:date="2019-08-15T11:12:00Z">
              <w:tcPr>
                <w:tcW w:w="3776" w:type="dxa"/>
                <w:gridSpan w:val="2"/>
                <w:tcBorders>
                  <w:top w:val="nil"/>
                  <w:left w:val="nil"/>
                  <w:bottom w:val="single" w:sz="4" w:space="0" w:color="auto"/>
                  <w:right w:val="single" w:sz="4" w:space="0" w:color="auto"/>
                </w:tcBorders>
                <w:shd w:val="clear" w:color="auto" w:fill="auto"/>
                <w:noWrap/>
                <w:vAlign w:val="bottom"/>
                <w:hideMark/>
              </w:tcPr>
            </w:tcPrChange>
          </w:tcPr>
          <w:p w14:paraId="0D8C6240" w14:textId="579DBB56" w:rsidR="00F021F1" w:rsidRPr="00F021F1" w:rsidRDefault="00F021F1" w:rsidP="00F021F1">
            <w:pPr>
              <w:spacing w:line="240" w:lineRule="auto"/>
              <w:ind w:right="0"/>
              <w:jc w:val="left"/>
              <w:rPr>
                <w:ins w:id="781" w:author="Nguyen Hong Nhung (Khoi CNTT)" w:date="2019-08-15T11:09:00Z"/>
                <w:rFonts w:eastAsia="Times New Roman"/>
                <w:color w:val="000000"/>
                <w:sz w:val="20"/>
                <w:szCs w:val="20"/>
                <w:rPrChange w:id="782" w:author="Nguyen Hong Nhung (Khoi CNTT)" w:date="2019-08-15T11:11:00Z">
                  <w:rPr>
                    <w:ins w:id="783" w:author="Nguyen Hong Nhung (Khoi CNTT)" w:date="2019-08-15T11:09:00Z"/>
                    <w:rFonts w:eastAsia="Times New Roman"/>
                    <w:color w:val="000000"/>
                  </w:rPr>
                </w:rPrChange>
              </w:rPr>
              <w:pPrChange w:id="784" w:author="Nguyen Hong Nhung (Khoi CNTT)" w:date="2019-08-15T11:12:00Z">
                <w:pPr>
                  <w:spacing w:line="240" w:lineRule="auto"/>
                  <w:ind w:right="0"/>
                  <w:jc w:val="left"/>
                </w:pPr>
              </w:pPrChange>
            </w:pPr>
            <w:ins w:id="785" w:author="Nguyen Hong Nhung (Khoi CNTT)" w:date="2019-08-15T11:10:00Z">
              <w:r w:rsidRPr="00FE55E4">
                <w:rPr>
                  <w:color w:val="000000"/>
                  <w:sz w:val="20"/>
                  <w:szCs w:val="20"/>
                </w:rPr>
                <w:t>DAYID+ CONTRACT</w:t>
              </w:r>
            </w:ins>
          </w:p>
        </w:tc>
      </w:tr>
      <w:tr w:rsidR="00F021F1" w:rsidRPr="00F021F1" w14:paraId="7C7BDDF0" w14:textId="77777777" w:rsidTr="00F021F1">
        <w:trPr>
          <w:trHeight w:val="300"/>
          <w:tblHeader/>
          <w:ins w:id="786" w:author="Nguyen Hong Nhung (Khoi CNTT)" w:date="2019-08-15T11:09:00Z"/>
          <w:trPrChange w:id="787" w:author="Nguyen Hong Nhung (Khoi CNTT)" w:date="2019-08-15T11:12:00Z">
            <w:trPr>
              <w:trHeight w:val="300"/>
            </w:trPr>
          </w:trPrChange>
        </w:trPr>
        <w:tc>
          <w:tcPr>
            <w:tcW w:w="804" w:type="dxa"/>
            <w:shd w:val="clear" w:color="auto" w:fill="auto"/>
            <w:noWrap/>
            <w:vAlign w:val="center"/>
            <w:hideMark/>
            <w:tcPrChange w:id="788" w:author="Nguyen Hong Nhung (Khoi CNTT)" w:date="2019-08-15T11:12:00Z">
              <w:tcPr>
                <w:tcW w:w="82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9D8A253" w14:textId="77777777" w:rsidR="00F021F1" w:rsidRPr="00F021F1" w:rsidRDefault="00F021F1" w:rsidP="00F021F1">
            <w:pPr>
              <w:spacing w:line="240" w:lineRule="auto"/>
              <w:ind w:right="0"/>
              <w:jc w:val="left"/>
              <w:rPr>
                <w:ins w:id="789" w:author="Nguyen Hong Nhung (Khoi CNTT)" w:date="2019-08-15T11:09:00Z"/>
                <w:rFonts w:eastAsia="Times New Roman"/>
                <w:color w:val="000000"/>
                <w:sz w:val="20"/>
                <w:szCs w:val="20"/>
                <w:rPrChange w:id="790" w:author="Nguyen Hong Nhung (Khoi CNTT)" w:date="2019-08-15T11:11:00Z">
                  <w:rPr>
                    <w:ins w:id="791" w:author="Nguyen Hong Nhung (Khoi CNTT)" w:date="2019-08-15T11:09:00Z"/>
                    <w:rFonts w:eastAsia="Times New Roman"/>
                    <w:color w:val="000000"/>
                  </w:rPr>
                </w:rPrChange>
              </w:rPr>
              <w:pPrChange w:id="792" w:author="Nguyen Hong Nhung (Khoi CNTT)" w:date="2019-08-15T11:12:00Z">
                <w:pPr>
                  <w:spacing w:line="240" w:lineRule="auto"/>
                  <w:ind w:right="0"/>
                  <w:jc w:val="center"/>
                </w:pPr>
              </w:pPrChange>
            </w:pPr>
            <w:ins w:id="793" w:author="Nguyen Hong Nhung (Khoi CNTT)" w:date="2019-08-15T11:09:00Z">
              <w:r w:rsidRPr="00F021F1">
                <w:rPr>
                  <w:rFonts w:eastAsia="Times New Roman"/>
                  <w:color w:val="000000"/>
                  <w:sz w:val="20"/>
                  <w:szCs w:val="20"/>
                  <w:rPrChange w:id="794" w:author="Nguyen Hong Nhung (Khoi CNTT)" w:date="2019-08-15T11:11:00Z">
                    <w:rPr>
                      <w:rFonts w:eastAsia="Times New Roman"/>
                      <w:color w:val="000000"/>
                    </w:rPr>
                  </w:rPrChange>
                </w:rPr>
                <w:t>8</w:t>
              </w:r>
            </w:ins>
          </w:p>
        </w:tc>
        <w:tc>
          <w:tcPr>
            <w:tcW w:w="1250" w:type="dxa"/>
            <w:shd w:val="clear" w:color="auto" w:fill="auto"/>
            <w:noWrap/>
            <w:vAlign w:val="center"/>
            <w:hideMark/>
            <w:tcPrChange w:id="795" w:author="Nguyen Hong Nhung (Khoi CNTT)" w:date="2019-08-15T11:12:00Z">
              <w:tcPr>
                <w:tcW w:w="1293" w:type="dxa"/>
                <w:gridSpan w:val="2"/>
                <w:tcBorders>
                  <w:top w:val="nil"/>
                  <w:left w:val="nil"/>
                  <w:bottom w:val="single" w:sz="4" w:space="0" w:color="auto"/>
                  <w:right w:val="single" w:sz="4" w:space="0" w:color="auto"/>
                </w:tcBorders>
                <w:shd w:val="clear" w:color="auto" w:fill="auto"/>
                <w:noWrap/>
                <w:hideMark/>
              </w:tcPr>
            </w:tcPrChange>
          </w:tcPr>
          <w:p w14:paraId="76D82364" w14:textId="3ED86ECC" w:rsidR="00F021F1" w:rsidRPr="00F021F1" w:rsidRDefault="00F021F1" w:rsidP="00FE55E4">
            <w:pPr>
              <w:spacing w:line="240" w:lineRule="auto"/>
              <w:ind w:right="0"/>
              <w:jc w:val="left"/>
              <w:rPr>
                <w:ins w:id="796" w:author="Nguyen Hong Nhung (Khoi CNTT)" w:date="2019-08-15T11:09:00Z"/>
                <w:rFonts w:eastAsia="Times New Roman"/>
                <w:color w:val="000000"/>
                <w:sz w:val="20"/>
                <w:szCs w:val="20"/>
                <w:rPrChange w:id="797" w:author="Nguyen Hong Nhung (Khoi CNTT)" w:date="2019-08-15T11:11:00Z">
                  <w:rPr>
                    <w:ins w:id="798" w:author="Nguyen Hong Nhung (Khoi CNTT)" w:date="2019-08-15T11:09:00Z"/>
                    <w:rFonts w:eastAsia="Times New Roman"/>
                    <w:color w:val="000000"/>
                  </w:rPr>
                </w:rPrChange>
              </w:rPr>
            </w:pPr>
            <w:ins w:id="799" w:author="Nguyen Hong Nhung (Khoi CNTT)" w:date="2019-08-15T11:10:00Z">
              <w:r w:rsidRPr="00F021F1">
                <w:rPr>
                  <w:rFonts w:eastAsia="Times New Roman"/>
                  <w:color w:val="000000"/>
                  <w:sz w:val="20"/>
                  <w:szCs w:val="20"/>
                  <w:rPrChange w:id="800"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801" w:author="Nguyen Hong Nhung (Khoi CNTT)" w:date="2019-08-15T11:12:00Z">
              <w:tcPr>
                <w:tcW w:w="3434" w:type="dxa"/>
                <w:gridSpan w:val="2"/>
                <w:tcBorders>
                  <w:top w:val="nil"/>
                  <w:left w:val="nil"/>
                  <w:bottom w:val="single" w:sz="4" w:space="0" w:color="auto"/>
                  <w:right w:val="single" w:sz="4" w:space="0" w:color="auto"/>
                </w:tcBorders>
                <w:shd w:val="clear" w:color="auto" w:fill="auto"/>
                <w:noWrap/>
                <w:vAlign w:val="center"/>
                <w:hideMark/>
              </w:tcPr>
            </w:tcPrChange>
          </w:tcPr>
          <w:p w14:paraId="5CD299FA" w14:textId="38ACEC8D" w:rsidR="00F021F1" w:rsidRPr="00F021F1" w:rsidRDefault="00F021F1" w:rsidP="00F021F1">
            <w:pPr>
              <w:spacing w:line="240" w:lineRule="auto"/>
              <w:ind w:right="0"/>
              <w:jc w:val="left"/>
              <w:rPr>
                <w:ins w:id="802" w:author="Nguyen Hong Nhung (Khoi CNTT)" w:date="2019-08-15T11:09:00Z"/>
                <w:rFonts w:eastAsia="Times New Roman"/>
                <w:color w:val="000000"/>
                <w:sz w:val="20"/>
                <w:szCs w:val="20"/>
                <w:rPrChange w:id="803" w:author="Nguyen Hong Nhung (Khoi CNTT)" w:date="2019-08-15T11:11:00Z">
                  <w:rPr>
                    <w:ins w:id="804" w:author="Nguyen Hong Nhung (Khoi CNTT)" w:date="2019-08-15T11:09:00Z"/>
                    <w:rFonts w:eastAsia="Times New Roman"/>
                    <w:color w:val="000000"/>
                  </w:rPr>
                </w:rPrChange>
              </w:rPr>
              <w:pPrChange w:id="805" w:author="Nguyen Hong Nhung (Khoi CNTT)" w:date="2019-08-15T11:12:00Z">
                <w:pPr>
                  <w:spacing w:line="240" w:lineRule="auto"/>
                  <w:ind w:right="0"/>
                  <w:jc w:val="left"/>
                </w:pPr>
              </w:pPrChange>
            </w:pPr>
            <w:ins w:id="806" w:author="Nguyen Hong Nhung (Khoi CNTT)" w:date="2019-08-15T11:11:00Z">
              <w:r w:rsidRPr="00FE55E4">
                <w:rPr>
                  <w:color w:val="000000"/>
                  <w:sz w:val="20"/>
                  <w:szCs w:val="20"/>
                </w:rPr>
                <w:t>DIM_COLLAT</w:t>
              </w:r>
              <w:r w:rsidRPr="00F021F1">
                <w:rPr>
                  <w:color w:val="000000"/>
                  <w:sz w:val="20"/>
                  <w:szCs w:val="20"/>
                  <w:rPrChange w:id="807" w:author="Nguyen Hong Nhung (Khoi CNTT)" w:date="2019-08-15T11:11:00Z">
                    <w:rPr>
                      <w:color w:val="000000"/>
                      <w:sz w:val="20"/>
                      <w:szCs w:val="20"/>
                    </w:rPr>
                  </w:rPrChange>
                </w:rPr>
                <w:t>ERAL</w:t>
              </w:r>
            </w:ins>
          </w:p>
        </w:tc>
        <w:tc>
          <w:tcPr>
            <w:tcW w:w="3776" w:type="dxa"/>
            <w:shd w:val="clear" w:color="auto" w:fill="auto"/>
            <w:noWrap/>
            <w:vAlign w:val="center"/>
            <w:hideMark/>
            <w:tcPrChange w:id="808" w:author="Nguyen Hong Nhung (Khoi CNTT)" w:date="2019-08-15T11:12:00Z">
              <w:tcPr>
                <w:tcW w:w="3923" w:type="dxa"/>
                <w:gridSpan w:val="2"/>
                <w:tcBorders>
                  <w:top w:val="nil"/>
                  <w:left w:val="nil"/>
                  <w:bottom w:val="single" w:sz="4" w:space="0" w:color="auto"/>
                  <w:right w:val="single" w:sz="4" w:space="0" w:color="auto"/>
                </w:tcBorders>
                <w:shd w:val="clear" w:color="auto" w:fill="auto"/>
                <w:noWrap/>
                <w:vAlign w:val="center"/>
                <w:hideMark/>
              </w:tcPr>
            </w:tcPrChange>
          </w:tcPr>
          <w:p w14:paraId="166A062E" w14:textId="3D2F6F11" w:rsidR="00F021F1" w:rsidRPr="00F021F1" w:rsidRDefault="00F021F1" w:rsidP="00F021F1">
            <w:pPr>
              <w:spacing w:line="240" w:lineRule="auto"/>
              <w:ind w:right="0"/>
              <w:jc w:val="left"/>
              <w:rPr>
                <w:ins w:id="809" w:author="Nguyen Hong Nhung (Khoi CNTT)" w:date="2019-08-15T11:09:00Z"/>
                <w:rFonts w:eastAsia="Times New Roman"/>
                <w:color w:val="000000"/>
                <w:sz w:val="20"/>
                <w:szCs w:val="20"/>
                <w:rPrChange w:id="810" w:author="Nguyen Hong Nhung (Khoi CNTT)" w:date="2019-08-15T11:11:00Z">
                  <w:rPr>
                    <w:ins w:id="811" w:author="Nguyen Hong Nhung (Khoi CNTT)" w:date="2019-08-15T11:09:00Z"/>
                    <w:rFonts w:eastAsia="Times New Roman"/>
                    <w:color w:val="000000"/>
                  </w:rPr>
                </w:rPrChange>
              </w:rPr>
              <w:pPrChange w:id="812" w:author="Nguyen Hong Nhung (Khoi CNTT)" w:date="2019-08-15T11:12:00Z">
                <w:pPr>
                  <w:spacing w:line="240" w:lineRule="auto"/>
                  <w:ind w:right="0"/>
                  <w:jc w:val="left"/>
                </w:pPr>
              </w:pPrChange>
            </w:pPr>
            <w:ins w:id="813" w:author="Nguyen Hong Nhung (Khoi CNTT)" w:date="2019-08-15T11:11:00Z">
              <w:r w:rsidRPr="00FE55E4">
                <w:rPr>
                  <w:color w:val="000000"/>
                  <w:sz w:val="20"/>
                  <w:szCs w:val="20"/>
                </w:rPr>
                <w:t>COLLATERAL_ID</w:t>
              </w:r>
            </w:ins>
          </w:p>
        </w:tc>
      </w:tr>
      <w:tr w:rsidR="00F021F1" w:rsidRPr="00F021F1" w14:paraId="100AD8FD" w14:textId="77777777" w:rsidTr="00F021F1">
        <w:trPr>
          <w:trHeight w:val="300"/>
          <w:tblHeader/>
          <w:ins w:id="814" w:author="Nguyen Hong Nhung (Khoi CNTT)" w:date="2019-08-15T11:09:00Z"/>
          <w:trPrChange w:id="815" w:author="Nguyen Hong Nhung (Khoi CNTT)" w:date="2019-08-15T11:12:00Z">
            <w:trPr>
              <w:trHeight w:val="300"/>
            </w:trPr>
          </w:trPrChange>
        </w:trPr>
        <w:tc>
          <w:tcPr>
            <w:tcW w:w="804" w:type="dxa"/>
            <w:shd w:val="clear" w:color="auto" w:fill="auto"/>
            <w:noWrap/>
            <w:vAlign w:val="center"/>
            <w:hideMark/>
            <w:tcPrChange w:id="816" w:author="Nguyen Hong Nhung (Khoi CNTT)" w:date="2019-08-15T11:12:00Z">
              <w:tcPr>
                <w:tcW w:w="82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6FE281D" w14:textId="77777777" w:rsidR="00F021F1" w:rsidRPr="00F021F1" w:rsidRDefault="00F021F1" w:rsidP="00F021F1">
            <w:pPr>
              <w:spacing w:line="240" w:lineRule="auto"/>
              <w:ind w:right="0"/>
              <w:jc w:val="left"/>
              <w:rPr>
                <w:ins w:id="817" w:author="Nguyen Hong Nhung (Khoi CNTT)" w:date="2019-08-15T11:09:00Z"/>
                <w:rFonts w:eastAsia="Times New Roman"/>
                <w:color w:val="000000"/>
                <w:sz w:val="20"/>
                <w:szCs w:val="20"/>
                <w:rPrChange w:id="818" w:author="Nguyen Hong Nhung (Khoi CNTT)" w:date="2019-08-15T11:11:00Z">
                  <w:rPr>
                    <w:ins w:id="819" w:author="Nguyen Hong Nhung (Khoi CNTT)" w:date="2019-08-15T11:09:00Z"/>
                    <w:rFonts w:eastAsia="Times New Roman"/>
                    <w:color w:val="000000"/>
                  </w:rPr>
                </w:rPrChange>
              </w:rPr>
              <w:pPrChange w:id="820" w:author="Nguyen Hong Nhung (Khoi CNTT)" w:date="2019-08-15T11:12:00Z">
                <w:pPr>
                  <w:spacing w:line="240" w:lineRule="auto"/>
                  <w:ind w:right="0"/>
                  <w:jc w:val="center"/>
                </w:pPr>
              </w:pPrChange>
            </w:pPr>
            <w:ins w:id="821" w:author="Nguyen Hong Nhung (Khoi CNTT)" w:date="2019-08-15T11:09:00Z">
              <w:r w:rsidRPr="00F021F1">
                <w:rPr>
                  <w:rFonts w:eastAsia="Times New Roman"/>
                  <w:color w:val="000000"/>
                  <w:sz w:val="20"/>
                  <w:szCs w:val="20"/>
                  <w:rPrChange w:id="822" w:author="Nguyen Hong Nhung (Khoi CNTT)" w:date="2019-08-15T11:11:00Z">
                    <w:rPr>
                      <w:rFonts w:eastAsia="Times New Roman"/>
                      <w:color w:val="000000"/>
                    </w:rPr>
                  </w:rPrChange>
                </w:rPr>
                <w:t>9</w:t>
              </w:r>
            </w:ins>
          </w:p>
        </w:tc>
        <w:tc>
          <w:tcPr>
            <w:tcW w:w="1250" w:type="dxa"/>
            <w:shd w:val="clear" w:color="auto" w:fill="auto"/>
            <w:noWrap/>
            <w:vAlign w:val="center"/>
            <w:hideMark/>
            <w:tcPrChange w:id="823" w:author="Nguyen Hong Nhung (Khoi CNTT)" w:date="2019-08-15T11:12:00Z">
              <w:tcPr>
                <w:tcW w:w="1293" w:type="dxa"/>
                <w:gridSpan w:val="2"/>
                <w:tcBorders>
                  <w:top w:val="nil"/>
                  <w:left w:val="nil"/>
                  <w:bottom w:val="single" w:sz="4" w:space="0" w:color="auto"/>
                  <w:right w:val="single" w:sz="4" w:space="0" w:color="auto"/>
                </w:tcBorders>
                <w:shd w:val="clear" w:color="auto" w:fill="auto"/>
                <w:noWrap/>
                <w:hideMark/>
              </w:tcPr>
            </w:tcPrChange>
          </w:tcPr>
          <w:p w14:paraId="4F55B7FA" w14:textId="1D204E6B" w:rsidR="00F021F1" w:rsidRPr="00F021F1" w:rsidRDefault="00F021F1" w:rsidP="00FE55E4">
            <w:pPr>
              <w:spacing w:line="240" w:lineRule="auto"/>
              <w:ind w:right="0"/>
              <w:jc w:val="left"/>
              <w:rPr>
                <w:ins w:id="824" w:author="Nguyen Hong Nhung (Khoi CNTT)" w:date="2019-08-15T11:09:00Z"/>
                <w:rFonts w:eastAsia="Times New Roman"/>
                <w:color w:val="000000"/>
                <w:sz w:val="20"/>
                <w:szCs w:val="20"/>
                <w:rPrChange w:id="825" w:author="Nguyen Hong Nhung (Khoi CNTT)" w:date="2019-08-15T11:11:00Z">
                  <w:rPr>
                    <w:ins w:id="826" w:author="Nguyen Hong Nhung (Khoi CNTT)" w:date="2019-08-15T11:09:00Z"/>
                    <w:rFonts w:eastAsia="Times New Roman"/>
                    <w:color w:val="000000"/>
                  </w:rPr>
                </w:rPrChange>
              </w:rPr>
            </w:pPr>
            <w:ins w:id="827" w:author="Nguyen Hong Nhung (Khoi CNTT)" w:date="2019-08-15T11:10:00Z">
              <w:r w:rsidRPr="00F021F1">
                <w:rPr>
                  <w:rFonts w:eastAsia="Times New Roman"/>
                  <w:color w:val="000000"/>
                  <w:sz w:val="20"/>
                  <w:szCs w:val="20"/>
                  <w:rPrChange w:id="828"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829" w:author="Nguyen Hong Nhung (Khoi CNTT)" w:date="2019-08-15T11:12:00Z">
              <w:tcPr>
                <w:tcW w:w="3434" w:type="dxa"/>
                <w:gridSpan w:val="2"/>
                <w:tcBorders>
                  <w:top w:val="nil"/>
                  <w:left w:val="nil"/>
                  <w:bottom w:val="single" w:sz="4" w:space="0" w:color="auto"/>
                  <w:right w:val="single" w:sz="4" w:space="0" w:color="auto"/>
                </w:tcBorders>
                <w:shd w:val="clear" w:color="auto" w:fill="auto"/>
                <w:noWrap/>
                <w:vAlign w:val="center"/>
                <w:hideMark/>
              </w:tcPr>
            </w:tcPrChange>
          </w:tcPr>
          <w:p w14:paraId="267FCAB0" w14:textId="176B121B" w:rsidR="00F021F1" w:rsidRPr="00F021F1" w:rsidRDefault="00F021F1" w:rsidP="00F021F1">
            <w:pPr>
              <w:spacing w:line="240" w:lineRule="auto"/>
              <w:ind w:right="0"/>
              <w:jc w:val="left"/>
              <w:rPr>
                <w:ins w:id="830" w:author="Nguyen Hong Nhung (Khoi CNTT)" w:date="2019-08-15T11:09:00Z"/>
                <w:rFonts w:eastAsia="Times New Roman"/>
                <w:color w:val="000000"/>
                <w:sz w:val="20"/>
                <w:szCs w:val="20"/>
                <w:rPrChange w:id="831" w:author="Nguyen Hong Nhung (Khoi CNTT)" w:date="2019-08-15T11:11:00Z">
                  <w:rPr>
                    <w:ins w:id="832" w:author="Nguyen Hong Nhung (Khoi CNTT)" w:date="2019-08-15T11:09:00Z"/>
                    <w:rFonts w:eastAsia="Times New Roman"/>
                    <w:color w:val="000000"/>
                  </w:rPr>
                </w:rPrChange>
              </w:rPr>
              <w:pPrChange w:id="833" w:author="Nguyen Hong Nhung (Khoi CNTT)" w:date="2019-08-15T11:12:00Z">
                <w:pPr>
                  <w:spacing w:line="240" w:lineRule="auto"/>
                  <w:ind w:right="0"/>
                  <w:jc w:val="left"/>
                </w:pPr>
              </w:pPrChange>
            </w:pPr>
            <w:ins w:id="834" w:author="Nguyen Hong Nhung (Khoi CNTT)" w:date="2019-08-15T11:11:00Z">
              <w:r w:rsidRPr="00FE55E4">
                <w:rPr>
                  <w:color w:val="000000"/>
                  <w:sz w:val="20"/>
                  <w:szCs w:val="20"/>
                </w:rPr>
                <w:t>DIM_LETTER_CREDIT</w:t>
              </w:r>
            </w:ins>
          </w:p>
        </w:tc>
        <w:tc>
          <w:tcPr>
            <w:tcW w:w="3776" w:type="dxa"/>
            <w:shd w:val="clear" w:color="auto" w:fill="auto"/>
            <w:noWrap/>
            <w:vAlign w:val="center"/>
            <w:hideMark/>
            <w:tcPrChange w:id="835" w:author="Nguyen Hong Nhung (Khoi CNTT)" w:date="2019-08-15T11:12:00Z">
              <w:tcPr>
                <w:tcW w:w="3923" w:type="dxa"/>
                <w:gridSpan w:val="2"/>
                <w:tcBorders>
                  <w:top w:val="nil"/>
                  <w:left w:val="nil"/>
                  <w:bottom w:val="single" w:sz="4" w:space="0" w:color="auto"/>
                  <w:right w:val="single" w:sz="4" w:space="0" w:color="auto"/>
                </w:tcBorders>
                <w:shd w:val="clear" w:color="auto" w:fill="auto"/>
                <w:noWrap/>
                <w:vAlign w:val="center"/>
                <w:hideMark/>
              </w:tcPr>
            </w:tcPrChange>
          </w:tcPr>
          <w:p w14:paraId="0F8F85C0" w14:textId="496C6C7E" w:rsidR="00F021F1" w:rsidRPr="00F021F1" w:rsidRDefault="00F021F1" w:rsidP="00F021F1">
            <w:pPr>
              <w:spacing w:line="240" w:lineRule="auto"/>
              <w:ind w:right="0"/>
              <w:jc w:val="left"/>
              <w:rPr>
                <w:ins w:id="836" w:author="Nguyen Hong Nhung (Khoi CNTT)" w:date="2019-08-15T11:09:00Z"/>
                <w:rFonts w:eastAsia="Times New Roman"/>
                <w:color w:val="000000"/>
                <w:sz w:val="20"/>
                <w:szCs w:val="20"/>
                <w:rPrChange w:id="837" w:author="Nguyen Hong Nhung (Khoi CNTT)" w:date="2019-08-15T11:11:00Z">
                  <w:rPr>
                    <w:ins w:id="838" w:author="Nguyen Hong Nhung (Khoi CNTT)" w:date="2019-08-15T11:09:00Z"/>
                    <w:rFonts w:eastAsia="Times New Roman"/>
                    <w:color w:val="000000"/>
                  </w:rPr>
                </w:rPrChange>
              </w:rPr>
              <w:pPrChange w:id="839" w:author="Nguyen Hong Nhung (Khoi CNTT)" w:date="2019-08-15T11:12:00Z">
                <w:pPr>
                  <w:spacing w:line="240" w:lineRule="auto"/>
                  <w:ind w:right="0"/>
                  <w:jc w:val="left"/>
                </w:pPr>
              </w:pPrChange>
            </w:pPr>
            <w:ins w:id="840" w:author="Nguyen Hong Nhung (Khoi CNTT)" w:date="2019-08-15T11:11:00Z">
              <w:r w:rsidRPr="00FE55E4">
                <w:rPr>
                  <w:color w:val="000000"/>
                  <w:sz w:val="20"/>
                  <w:szCs w:val="20"/>
                </w:rPr>
                <w:t>CONTRACT_ID</w:t>
              </w:r>
            </w:ins>
          </w:p>
        </w:tc>
      </w:tr>
      <w:tr w:rsidR="00F021F1" w:rsidRPr="00F021F1" w14:paraId="07F94146" w14:textId="77777777" w:rsidTr="00F021F1">
        <w:trPr>
          <w:trHeight w:val="300"/>
          <w:tblHeader/>
          <w:ins w:id="841" w:author="Nguyen Hong Nhung (Khoi CNTT)" w:date="2019-08-15T11:09:00Z"/>
          <w:trPrChange w:id="842" w:author="Nguyen Hong Nhung (Khoi CNTT)" w:date="2019-08-15T11:12:00Z">
            <w:trPr>
              <w:trHeight w:val="300"/>
            </w:trPr>
          </w:trPrChange>
        </w:trPr>
        <w:tc>
          <w:tcPr>
            <w:tcW w:w="804" w:type="dxa"/>
            <w:shd w:val="clear" w:color="auto" w:fill="auto"/>
            <w:noWrap/>
            <w:vAlign w:val="center"/>
            <w:hideMark/>
            <w:tcPrChange w:id="843" w:author="Nguyen Hong Nhung (Khoi CNTT)" w:date="2019-08-15T11:12:00Z">
              <w:tcPr>
                <w:tcW w:w="82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332B45" w14:textId="77777777" w:rsidR="00F021F1" w:rsidRPr="00F021F1" w:rsidRDefault="00F021F1" w:rsidP="00F021F1">
            <w:pPr>
              <w:spacing w:line="240" w:lineRule="auto"/>
              <w:ind w:right="0"/>
              <w:jc w:val="left"/>
              <w:rPr>
                <w:ins w:id="844" w:author="Nguyen Hong Nhung (Khoi CNTT)" w:date="2019-08-15T11:09:00Z"/>
                <w:rFonts w:eastAsia="Times New Roman"/>
                <w:color w:val="000000"/>
                <w:sz w:val="20"/>
                <w:szCs w:val="20"/>
                <w:rPrChange w:id="845" w:author="Nguyen Hong Nhung (Khoi CNTT)" w:date="2019-08-15T11:11:00Z">
                  <w:rPr>
                    <w:ins w:id="846" w:author="Nguyen Hong Nhung (Khoi CNTT)" w:date="2019-08-15T11:09:00Z"/>
                    <w:rFonts w:eastAsia="Times New Roman"/>
                    <w:color w:val="000000"/>
                  </w:rPr>
                </w:rPrChange>
              </w:rPr>
              <w:pPrChange w:id="847" w:author="Nguyen Hong Nhung (Khoi CNTT)" w:date="2019-08-15T11:12:00Z">
                <w:pPr>
                  <w:spacing w:line="240" w:lineRule="auto"/>
                  <w:ind w:right="0"/>
                  <w:jc w:val="center"/>
                </w:pPr>
              </w:pPrChange>
            </w:pPr>
            <w:ins w:id="848" w:author="Nguyen Hong Nhung (Khoi CNTT)" w:date="2019-08-15T11:09:00Z">
              <w:r w:rsidRPr="00F021F1">
                <w:rPr>
                  <w:rFonts w:eastAsia="Times New Roman"/>
                  <w:color w:val="000000"/>
                  <w:sz w:val="20"/>
                  <w:szCs w:val="20"/>
                  <w:rPrChange w:id="849" w:author="Nguyen Hong Nhung (Khoi CNTT)" w:date="2019-08-15T11:11:00Z">
                    <w:rPr>
                      <w:rFonts w:eastAsia="Times New Roman"/>
                      <w:color w:val="000000"/>
                    </w:rPr>
                  </w:rPrChange>
                </w:rPr>
                <w:t>10</w:t>
              </w:r>
            </w:ins>
          </w:p>
        </w:tc>
        <w:tc>
          <w:tcPr>
            <w:tcW w:w="1250" w:type="dxa"/>
            <w:shd w:val="clear" w:color="auto" w:fill="auto"/>
            <w:noWrap/>
            <w:vAlign w:val="center"/>
            <w:hideMark/>
            <w:tcPrChange w:id="850" w:author="Nguyen Hong Nhung (Khoi CNTT)" w:date="2019-08-15T11:12:00Z">
              <w:tcPr>
                <w:tcW w:w="1293" w:type="dxa"/>
                <w:gridSpan w:val="2"/>
                <w:tcBorders>
                  <w:top w:val="nil"/>
                  <w:left w:val="nil"/>
                  <w:bottom w:val="single" w:sz="4" w:space="0" w:color="auto"/>
                  <w:right w:val="single" w:sz="4" w:space="0" w:color="auto"/>
                </w:tcBorders>
                <w:shd w:val="clear" w:color="auto" w:fill="auto"/>
                <w:noWrap/>
                <w:hideMark/>
              </w:tcPr>
            </w:tcPrChange>
          </w:tcPr>
          <w:p w14:paraId="450FA2E0" w14:textId="271CFBB0" w:rsidR="00F021F1" w:rsidRPr="00F021F1" w:rsidRDefault="00F021F1" w:rsidP="00FE55E4">
            <w:pPr>
              <w:spacing w:line="240" w:lineRule="auto"/>
              <w:ind w:right="0"/>
              <w:jc w:val="left"/>
              <w:rPr>
                <w:ins w:id="851" w:author="Nguyen Hong Nhung (Khoi CNTT)" w:date="2019-08-15T11:09:00Z"/>
                <w:rFonts w:eastAsia="Times New Roman"/>
                <w:color w:val="000000"/>
                <w:sz w:val="20"/>
                <w:szCs w:val="20"/>
                <w:rPrChange w:id="852" w:author="Nguyen Hong Nhung (Khoi CNTT)" w:date="2019-08-15T11:11:00Z">
                  <w:rPr>
                    <w:ins w:id="853" w:author="Nguyen Hong Nhung (Khoi CNTT)" w:date="2019-08-15T11:09:00Z"/>
                    <w:rFonts w:eastAsia="Times New Roman"/>
                    <w:color w:val="000000"/>
                  </w:rPr>
                </w:rPrChange>
              </w:rPr>
            </w:pPr>
            <w:ins w:id="854" w:author="Nguyen Hong Nhung (Khoi CNTT)" w:date="2019-08-15T11:10:00Z">
              <w:r w:rsidRPr="00F021F1">
                <w:rPr>
                  <w:rFonts w:eastAsia="Times New Roman"/>
                  <w:color w:val="000000"/>
                  <w:sz w:val="20"/>
                  <w:szCs w:val="20"/>
                  <w:rPrChange w:id="855"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856" w:author="Nguyen Hong Nhung (Khoi CNTT)" w:date="2019-08-15T11:12:00Z">
              <w:tcPr>
                <w:tcW w:w="3434" w:type="dxa"/>
                <w:gridSpan w:val="2"/>
                <w:tcBorders>
                  <w:top w:val="nil"/>
                  <w:left w:val="nil"/>
                  <w:bottom w:val="single" w:sz="4" w:space="0" w:color="auto"/>
                  <w:right w:val="single" w:sz="4" w:space="0" w:color="auto"/>
                </w:tcBorders>
                <w:shd w:val="clear" w:color="auto" w:fill="auto"/>
                <w:noWrap/>
                <w:vAlign w:val="center"/>
                <w:hideMark/>
              </w:tcPr>
            </w:tcPrChange>
          </w:tcPr>
          <w:p w14:paraId="03E836AF" w14:textId="738BE52C" w:rsidR="00F021F1" w:rsidRPr="00F021F1" w:rsidRDefault="00F021F1" w:rsidP="00F021F1">
            <w:pPr>
              <w:spacing w:line="240" w:lineRule="auto"/>
              <w:ind w:right="0"/>
              <w:jc w:val="left"/>
              <w:rPr>
                <w:ins w:id="857" w:author="Nguyen Hong Nhung (Khoi CNTT)" w:date="2019-08-15T11:09:00Z"/>
                <w:rFonts w:eastAsia="Times New Roman"/>
                <w:color w:val="000000"/>
                <w:sz w:val="20"/>
                <w:szCs w:val="20"/>
                <w:rPrChange w:id="858" w:author="Nguyen Hong Nhung (Khoi CNTT)" w:date="2019-08-15T11:11:00Z">
                  <w:rPr>
                    <w:ins w:id="859" w:author="Nguyen Hong Nhung (Khoi CNTT)" w:date="2019-08-15T11:09:00Z"/>
                    <w:rFonts w:eastAsia="Times New Roman"/>
                    <w:color w:val="000000"/>
                  </w:rPr>
                </w:rPrChange>
              </w:rPr>
              <w:pPrChange w:id="860" w:author="Nguyen Hong Nhung (Khoi CNTT)" w:date="2019-08-15T11:12:00Z">
                <w:pPr>
                  <w:spacing w:line="240" w:lineRule="auto"/>
                  <w:ind w:right="0"/>
                  <w:jc w:val="left"/>
                </w:pPr>
              </w:pPrChange>
            </w:pPr>
            <w:ins w:id="861" w:author="Nguyen Hong Nhung (Khoi CNTT)" w:date="2019-08-15T11:11:00Z">
              <w:r w:rsidRPr="00FE55E4">
                <w:rPr>
                  <w:color w:val="000000"/>
                  <w:sz w:val="20"/>
                  <w:szCs w:val="20"/>
                </w:rPr>
                <w:t>DIM_LIMIT</w:t>
              </w:r>
            </w:ins>
          </w:p>
        </w:tc>
        <w:tc>
          <w:tcPr>
            <w:tcW w:w="3776" w:type="dxa"/>
            <w:shd w:val="clear" w:color="auto" w:fill="auto"/>
            <w:noWrap/>
            <w:vAlign w:val="center"/>
            <w:hideMark/>
            <w:tcPrChange w:id="862" w:author="Nguyen Hong Nhung (Khoi CNTT)" w:date="2019-08-15T11:12:00Z">
              <w:tcPr>
                <w:tcW w:w="3923" w:type="dxa"/>
                <w:gridSpan w:val="2"/>
                <w:tcBorders>
                  <w:top w:val="nil"/>
                  <w:left w:val="nil"/>
                  <w:bottom w:val="single" w:sz="4" w:space="0" w:color="auto"/>
                  <w:right w:val="single" w:sz="4" w:space="0" w:color="auto"/>
                </w:tcBorders>
                <w:shd w:val="clear" w:color="auto" w:fill="auto"/>
                <w:noWrap/>
                <w:vAlign w:val="center"/>
                <w:hideMark/>
              </w:tcPr>
            </w:tcPrChange>
          </w:tcPr>
          <w:p w14:paraId="7E8679BD" w14:textId="36BDFBC5" w:rsidR="00F021F1" w:rsidRPr="00F021F1" w:rsidRDefault="00F021F1" w:rsidP="00F021F1">
            <w:pPr>
              <w:spacing w:line="240" w:lineRule="auto"/>
              <w:ind w:right="0"/>
              <w:jc w:val="left"/>
              <w:rPr>
                <w:ins w:id="863" w:author="Nguyen Hong Nhung (Khoi CNTT)" w:date="2019-08-15T11:09:00Z"/>
                <w:rFonts w:eastAsia="Times New Roman"/>
                <w:color w:val="000000"/>
                <w:sz w:val="20"/>
                <w:szCs w:val="20"/>
                <w:rPrChange w:id="864" w:author="Nguyen Hong Nhung (Khoi CNTT)" w:date="2019-08-15T11:11:00Z">
                  <w:rPr>
                    <w:ins w:id="865" w:author="Nguyen Hong Nhung (Khoi CNTT)" w:date="2019-08-15T11:09:00Z"/>
                    <w:rFonts w:eastAsia="Times New Roman"/>
                    <w:color w:val="000000"/>
                  </w:rPr>
                </w:rPrChange>
              </w:rPr>
              <w:pPrChange w:id="866" w:author="Nguyen Hong Nhung (Khoi CNTT)" w:date="2019-08-15T11:12:00Z">
                <w:pPr>
                  <w:spacing w:line="240" w:lineRule="auto"/>
                  <w:ind w:right="0"/>
                  <w:jc w:val="left"/>
                </w:pPr>
              </w:pPrChange>
            </w:pPr>
            <w:ins w:id="867" w:author="Nguyen Hong Nhung (Khoi CNTT)" w:date="2019-08-15T11:11:00Z">
              <w:r w:rsidRPr="00FE55E4">
                <w:rPr>
                  <w:color w:val="000000"/>
                  <w:sz w:val="20"/>
                  <w:szCs w:val="20"/>
                </w:rPr>
                <w:t>LIMIT_ID</w:t>
              </w:r>
            </w:ins>
          </w:p>
        </w:tc>
      </w:tr>
      <w:tr w:rsidR="00F021F1" w:rsidRPr="00F021F1" w14:paraId="6AC1875F" w14:textId="77777777" w:rsidTr="00F021F1">
        <w:trPr>
          <w:trHeight w:val="300"/>
          <w:tblHeader/>
          <w:ins w:id="868" w:author="Nguyen Hong Nhung (Khoi CNTT)" w:date="2019-08-15T11:09:00Z"/>
          <w:trPrChange w:id="869" w:author="Nguyen Hong Nhung (Khoi CNTT)" w:date="2019-08-15T11:12:00Z">
            <w:trPr>
              <w:trHeight w:val="300"/>
            </w:trPr>
          </w:trPrChange>
        </w:trPr>
        <w:tc>
          <w:tcPr>
            <w:tcW w:w="804" w:type="dxa"/>
            <w:shd w:val="clear" w:color="auto" w:fill="auto"/>
            <w:noWrap/>
            <w:vAlign w:val="center"/>
            <w:hideMark/>
            <w:tcPrChange w:id="870" w:author="Nguyen Hong Nhung (Khoi CNTT)" w:date="2019-08-15T11:12:00Z">
              <w:tcPr>
                <w:tcW w:w="82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049C66B" w14:textId="77777777" w:rsidR="00F021F1" w:rsidRPr="00F021F1" w:rsidRDefault="00F021F1" w:rsidP="00F021F1">
            <w:pPr>
              <w:spacing w:line="240" w:lineRule="auto"/>
              <w:ind w:right="0"/>
              <w:jc w:val="left"/>
              <w:rPr>
                <w:ins w:id="871" w:author="Nguyen Hong Nhung (Khoi CNTT)" w:date="2019-08-15T11:09:00Z"/>
                <w:rFonts w:eastAsia="Times New Roman"/>
                <w:color w:val="000000"/>
                <w:sz w:val="20"/>
                <w:szCs w:val="20"/>
                <w:rPrChange w:id="872" w:author="Nguyen Hong Nhung (Khoi CNTT)" w:date="2019-08-15T11:11:00Z">
                  <w:rPr>
                    <w:ins w:id="873" w:author="Nguyen Hong Nhung (Khoi CNTT)" w:date="2019-08-15T11:09:00Z"/>
                    <w:rFonts w:eastAsia="Times New Roman"/>
                    <w:color w:val="000000"/>
                  </w:rPr>
                </w:rPrChange>
              </w:rPr>
              <w:pPrChange w:id="874" w:author="Nguyen Hong Nhung (Khoi CNTT)" w:date="2019-08-15T11:12:00Z">
                <w:pPr>
                  <w:spacing w:line="240" w:lineRule="auto"/>
                  <w:ind w:right="0"/>
                  <w:jc w:val="center"/>
                </w:pPr>
              </w:pPrChange>
            </w:pPr>
            <w:ins w:id="875" w:author="Nguyen Hong Nhung (Khoi CNTT)" w:date="2019-08-15T11:09:00Z">
              <w:r w:rsidRPr="00F021F1">
                <w:rPr>
                  <w:rFonts w:eastAsia="Times New Roman"/>
                  <w:color w:val="000000"/>
                  <w:sz w:val="20"/>
                  <w:szCs w:val="20"/>
                  <w:rPrChange w:id="876" w:author="Nguyen Hong Nhung (Khoi CNTT)" w:date="2019-08-15T11:11:00Z">
                    <w:rPr>
                      <w:rFonts w:eastAsia="Times New Roman"/>
                      <w:color w:val="000000"/>
                    </w:rPr>
                  </w:rPrChange>
                </w:rPr>
                <w:t>11</w:t>
              </w:r>
            </w:ins>
          </w:p>
        </w:tc>
        <w:tc>
          <w:tcPr>
            <w:tcW w:w="1250" w:type="dxa"/>
            <w:shd w:val="clear" w:color="auto" w:fill="auto"/>
            <w:noWrap/>
            <w:vAlign w:val="center"/>
            <w:hideMark/>
            <w:tcPrChange w:id="877" w:author="Nguyen Hong Nhung (Khoi CNTT)" w:date="2019-08-15T11:12:00Z">
              <w:tcPr>
                <w:tcW w:w="1293" w:type="dxa"/>
                <w:gridSpan w:val="2"/>
                <w:tcBorders>
                  <w:top w:val="nil"/>
                  <w:left w:val="nil"/>
                  <w:bottom w:val="single" w:sz="4" w:space="0" w:color="auto"/>
                  <w:right w:val="single" w:sz="4" w:space="0" w:color="auto"/>
                </w:tcBorders>
                <w:shd w:val="clear" w:color="auto" w:fill="auto"/>
                <w:noWrap/>
                <w:hideMark/>
              </w:tcPr>
            </w:tcPrChange>
          </w:tcPr>
          <w:p w14:paraId="294D9BE3" w14:textId="2A32B481" w:rsidR="00F021F1" w:rsidRPr="00F021F1" w:rsidRDefault="00F021F1" w:rsidP="00FE55E4">
            <w:pPr>
              <w:spacing w:line="240" w:lineRule="auto"/>
              <w:ind w:right="0"/>
              <w:jc w:val="left"/>
              <w:rPr>
                <w:ins w:id="878" w:author="Nguyen Hong Nhung (Khoi CNTT)" w:date="2019-08-15T11:09:00Z"/>
                <w:rFonts w:eastAsia="Times New Roman"/>
                <w:color w:val="000000"/>
                <w:sz w:val="20"/>
                <w:szCs w:val="20"/>
                <w:rPrChange w:id="879" w:author="Nguyen Hong Nhung (Khoi CNTT)" w:date="2019-08-15T11:11:00Z">
                  <w:rPr>
                    <w:ins w:id="880" w:author="Nguyen Hong Nhung (Khoi CNTT)" w:date="2019-08-15T11:09:00Z"/>
                    <w:rFonts w:eastAsia="Times New Roman"/>
                    <w:color w:val="000000"/>
                  </w:rPr>
                </w:rPrChange>
              </w:rPr>
            </w:pPr>
            <w:ins w:id="881" w:author="Nguyen Hong Nhung (Khoi CNTT)" w:date="2019-08-15T11:10:00Z">
              <w:r w:rsidRPr="00F021F1">
                <w:rPr>
                  <w:rFonts w:eastAsia="Times New Roman"/>
                  <w:color w:val="000000"/>
                  <w:sz w:val="20"/>
                  <w:szCs w:val="20"/>
                  <w:rPrChange w:id="882"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883" w:author="Nguyen Hong Nhung (Khoi CNTT)" w:date="2019-08-15T11:12:00Z">
              <w:tcPr>
                <w:tcW w:w="3434" w:type="dxa"/>
                <w:gridSpan w:val="2"/>
                <w:tcBorders>
                  <w:top w:val="nil"/>
                  <w:left w:val="nil"/>
                  <w:bottom w:val="single" w:sz="4" w:space="0" w:color="auto"/>
                  <w:right w:val="single" w:sz="4" w:space="0" w:color="auto"/>
                </w:tcBorders>
                <w:shd w:val="clear" w:color="auto" w:fill="auto"/>
                <w:noWrap/>
                <w:vAlign w:val="center"/>
                <w:hideMark/>
              </w:tcPr>
            </w:tcPrChange>
          </w:tcPr>
          <w:p w14:paraId="216222F8" w14:textId="454226E5" w:rsidR="00F021F1" w:rsidRPr="00F021F1" w:rsidRDefault="00F021F1" w:rsidP="00F021F1">
            <w:pPr>
              <w:spacing w:line="240" w:lineRule="auto"/>
              <w:ind w:right="0"/>
              <w:jc w:val="left"/>
              <w:rPr>
                <w:ins w:id="884" w:author="Nguyen Hong Nhung (Khoi CNTT)" w:date="2019-08-15T11:09:00Z"/>
                <w:rFonts w:eastAsia="Times New Roman"/>
                <w:color w:val="000000"/>
                <w:sz w:val="20"/>
                <w:szCs w:val="20"/>
                <w:rPrChange w:id="885" w:author="Nguyen Hong Nhung (Khoi CNTT)" w:date="2019-08-15T11:11:00Z">
                  <w:rPr>
                    <w:ins w:id="886" w:author="Nguyen Hong Nhung (Khoi CNTT)" w:date="2019-08-15T11:09:00Z"/>
                    <w:rFonts w:eastAsia="Times New Roman"/>
                    <w:color w:val="000000"/>
                  </w:rPr>
                </w:rPrChange>
              </w:rPr>
              <w:pPrChange w:id="887" w:author="Nguyen Hong Nhung (Khoi CNTT)" w:date="2019-08-15T11:12:00Z">
                <w:pPr>
                  <w:spacing w:line="240" w:lineRule="auto"/>
                  <w:ind w:right="0"/>
                  <w:jc w:val="left"/>
                </w:pPr>
              </w:pPrChange>
            </w:pPr>
            <w:ins w:id="888" w:author="Nguyen Hong Nhung (Khoi CNTT)" w:date="2019-08-15T11:11:00Z">
              <w:r w:rsidRPr="00FE55E4">
                <w:rPr>
                  <w:color w:val="000000"/>
                  <w:sz w:val="20"/>
                  <w:szCs w:val="20"/>
                </w:rPr>
                <w:t>DIM_LINE</w:t>
              </w:r>
            </w:ins>
          </w:p>
        </w:tc>
        <w:tc>
          <w:tcPr>
            <w:tcW w:w="3776" w:type="dxa"/>
            <w:shd w:val="clear" w:color="auto" w:fill="auto"/>
            <w:noWrap/>
            <w:vAlign w:val="center"/>
            <w:hideMark/>
            <w:tcPrChange w:id="889" w:author="Nguyen Hong Nhung (Khoi CNTT)" w:date="2019-08-15T11:12:00Z">
              <w:tcPr>
                <w:tcW w:w="3923" w:type="dxa"/>
                <w:gridSpan w:val="2"/>
                <w:tcBorders>
                  <w:top w:val="nil"/>
                  <w:left w:val="nil"/>
                  <w:bottom w:val="single" w:sz="4" w:space="0" w:color="auto"/>
                  <w:right w:val="single" w:sz="4" w:space="0" w:color="auto"/>
                </w:tcBorders>
                <w:shd w:val="clear" w:color="auto" w:fill="auto"/>
                <w:noWrap/>
                <w:vAlign w:val="center"/>
                <w:hideMark/>
              </w:tcPr>
            </w:tcPrChange>
          </w:tcPr>
          <w:p w14:paraId="4CE43B3E" w14:textId="0B9664D5" w:rsidR="00F021F1" w:rsidRPr="00F021F1" w:rsidRDefault="00F021F1" w:rsidP="00F021F1">
            <w:pPr>
              <w:spacing w:line="240" w:lineRule="auto"/>
              <w:ind w:right="0"/>
              <w:jc w:val="left"/>
              <w:rPr>
                <w:ins w:id="890" w:author="Nguyen Hong Nhung (Khoi CNTT)" w:date="2019-08-15T11:09:00Z"/>
                <w:rFonts w:eastAsia="Times New Roman"/>
                <w:color w:val="000000"/>
                <w:sz w:val="20"/>
                <w:szCs w:val="20"/>
                <w:rPrChange w:id="891" w:author="Nguyen Hong Nhung (Khoi CNTT)" w:date="2019-08-15T11:11:00Z">
                  <w:rPr>
                    <w:ins w:id="892" w:author="Nguyen Hong Nhung (Khoi CNTT)" w:date="2019-08-15T11:09:00Z"/>
                    <w:rFonts w:eastAsia="Times New Roman"/>
                    <w:color w:val="000000"/>
                  </w:rPr>
                </w:rPrChange>
              </w:rPr>
              <w:pPrChange w:id="893" w:author="Nguyen Hong Nhung (Khoi CNTT)" w:date="2019-08-15T11:12:00Z">
                <w:pPr>
                  <w:spacing w:line="240" w:lineRule="auto"/>
                  <w:ind w:right="0"/>
                  <w:jc w:val="left"/>
                </w:pPr>
              </w:pPrChange>
            </w:pPr>
            <w:ins w:id="894" w:author="Nguyen Hong Nhung (Khoi CNTT)" w:date="2019-08-15T11:11:00Z">
              <w:r w:rsidRPr="00FE55E4">
                <w:rPr>
                  <w:color w:val="000000"/>
                  <w:sz w:val="20"/>
                  <w:szCs w:val="20"/>
                </w:rPr>
                <w:t>LINE_NO+ LINE_NAME</w:t>
              </w:r>
            </w:ins>
          </w:p>
        </w:tc>
      </w:tr>
      <w:tr w:rsidR="00F021F1" w:rsidRPr="00F021F1" w14:paraId="6115DD12" w14:textId="77777777" w:rsidTr="00F021F1">
        <w:trPr>
          <w:trHeight w:val="300"/>
          <w:tblHeader/>
          <w:ins w:id="895" w:author="Nguyen Hong Nhung (Khoi CNTT)" w:date="2019-08-15T11:09:00Z"/>
          <w:trPrChange w:id="896" w:author="Nguyen Hong Nhung (Khoi CNTT)" w:date="2019-08-15T11:12:00Z">
            <w:trPr>
              <w:trHeight w:val="300"/>
            </w:trPr>
          </w:trPrChange>
        </w:trPr>
        <w:tc>
          <w:tcPr>
            <w:tcW w:w="804" w:type="dxa"/>
            <w:shd w:val="clear" w:color="auto" w:fill="auto"/>
            <w:noWrap/>
            <w:vAlign w:val="center"/>
            <w:hideMark/>
            <w:tcPrChange w:id="897" w:author="Nguyen Hong Nhung (Khoi CNTT)" w:date="2019-08-15T11:12:00Z">
              <w:tcPr>
                <w:tcW w:w="828"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D733D27" w14:textId="77777777" w:rsidR="00F021F1" w:rsidRPr="00F021F1" w:rsidRDefault="00F021F1" w:rsidP="00F021F1">
            <w:pPr>
              <w:spacing w:line="240" w:lineRule="auto"/>
              <w:ind w:right="0"/>
              <w:jc w:val="left"/>
              <w:rPr>
                <w:ins w:id="898" w:author="Nguyen Hong Nhung (Khoi CNTT)" w:date="2019-08-15T11:09:00Z"/>
                <w:rFonts w:eastAsia="Times New Roman"/>
                <w:color w:val="000000"/>
                <w:sz w:val="20"/>
                <w:szCs w:val="20"/>
                <w:rPrChange w:id="899" w:author="Nguyen Hong Nhung (Khoi CNTT)" w:date="2019-08-15T11:11:00Z">
                  <w:rPr>
                    <w:ins w:id="900" w:author="Nguyen Hong Nhung (Khoi CNTT)" w:date="2019-08-15T11:09:00Z"/>
                    <w:rFonts w:eastAsia="Times New Roman"/>
                    <w:color w:val="000000"/>
                  </w:rPr>
                </w:rPrChange>
              </w:rPr>
              <w:pPrChange w:id="901" w:author="Nguyen Hong Nhung (Khoi CNTT)" w:date="2019-08-15T11:12:00Z">
                <w:pPr>
                  <w:spacing w:line="240" w:lineRule="auto"/>
                  <w:ind w:right="0"/>
                  <w:jc w:val="center"/>
                </w:pPr>
              </w:pPrChange>
            </w:pPr>
            <w:ins w:id="902" w:author="Nguyen Hong Nhung (Khoi CNTT)" w:date="2019-08-15T11:09:00Z">
              <w:r w:rsidRPr="00F021F1">
                <w:rPr>
                  <w:rFonts w:eastAsia="Times New Roman"/>
                  <w:color w:val="000000"/>
                  <w:sz w:val="20"/>
                  <w:szCs w:val="20"/>
                  <w:rPrChange w:id="903" w:author="Nguyen Hong Nhung (Khoi CNTT)" w:date="2019-08-15T11:11:00Z">
                    <w:rPr>
                      <w:rFonts w:eastAsia="Times New Roman"/>
                      <w:color w:val="000000"/>
                    </w:rPr>
                  </w:rPrChange>
                </w:rPr>
                <w:t>12</w:t>
              </w:r>
            </w:ins>
          </w:p>
        </w:tc>
        <w:tc>
          <w:tcPr>
            <w:tcW w:w="1250" w:type="dxa"/>
            <w:shd w:val="clear" w:color="auto" w:fill="auto"/>
            <w:noWrap/>
            <w:vAlign w:val="center"/>
            <w:hideMark/>
            <w:tcPrChange w:id="904" w:author="Nguyen Hong Nhung (Khoi CNTT)" w:date="2019-08-15T11:12:00Z">
              <w:tcPr>
                <w:tcW w:w="1293" w:type="dxa"/>
                <w:gridSpan w:val="2"/>
                <w:tcBorders>
                  <w:top w:val="nil"/>
                  <w:left w:val="nil"/>
                  <w:bottom w:val="single" w:sz="4" w:space="0" w:color="auto"/>
                  <w:right w:val="single" w:sz="4" w:space="0" w:color="auto"/>
                </w:tcBorders>
                <w:shd w:val="clear" w:color="auto" w:fill="auto"/>
                <w:noWrap/>
                <w:hideMark/>
              </w:tcPr>
            </w:tcPrChange>
          </w:tcPr>
          <w:p w14:paraId="68FDBB63" w14:textId="1413121B" w:rsidR="00F021F1" w:rsidRPr="00F021F1" w:rsidRDefault="00F021F1" w:rsidP="00FE55E4">
            <w:pPr>
              <w:spacing w:line="240" w:lineRule="auto"/>
              <w:ind w:right="0"/>
              <w:jc w:val="left"/>
              <w:rPr>
                <w:ins w:id="905" w:author="Nguyen Hong Nhung (Khoi CNTT)" w:date="2019-08-15T11:09:00Z"/>
                <w:rFonts w:eastAsia="Times New Roman"/>
                <w:color w:val="000000"/>
                <w:sz w:val="20"/>
                <w:szCs w:val="20"/>
                <w:rPrChange w:id="906" w:author="Nguyen Hong Nhung (Khoi CNTT)" w:date="2019-08-15T11:11:00Z">
                  <w:rPr>
                    <w:ins w:id="907" w:author="Nguyen Hong Nhung (Khoi CNTT)" w:date="2019-08-15T11:09:00Z"/>
                    <w:rFonts w:eastAsia="Times New Roman"/>
                    <w:color w:val="000000"/>
                  </w:rPr>
                </w:rPrChange>
              </w:rPr>
            </w:pPr>
            <w:ins w:id="908" w:author="Nguyen Hong Nhung (Khoi CNTT)" w:date="2019-08-15T11:10:00Z">
              <w:r w:rsidRPr="00F021F1">
                <w:rPr>
                  <w:rFonts w:eastAsia="Times New Roman"/>
                  <w:color w:val="000000"/>
                  <w:sz w:val="20"/>
                  <w:szCs w:val="20"/>
                  <w:rPrChange w:id="909"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910" w:author="Nguyen Hong Nhung (Khoi CNTT)" w:date="2019-08-15T11:12:00Z">
              <w:tcPr>
                <w:tcW w:w="3434" w:type="dxa"/>
                <w:gridSpan w:val="2"/>
                <w:tcBorders>
                  <w:top w:val="nil"/>
                  <w:left w:val="nil"/>
                  <w:bottom w:val="single" w:sz="4" w:space="0" w:color="auto"/>
                  <w:right w:val="single" w:sz="4" w:space="0" w:color="auto"/>
                </w:tcBorders>
                <w:shd w:val="clear" w:color="auto" w:fill="auto"/>
                <w:noWrap/>
                <w:vAlign w:val="center"/>
                <w:hideMark/>
              </w:tcPr>
            </w:tcPrChange>
          </w:tcPr>
          <w:p w14:paraId="690AA3F9" w14:textId="58AB171D" w:rsidR="00F021F1" w:rsidRPr="00F021F1" w:rsidRDefault="00F021F1" w:rsidP="00F021F1">
            <w:pPr>
              <w:spacing w:line="240" w:lineRule="auto"/>
              <w:ind w:right="0"/>
              <w:jc w:val="left"/>
              <w:rPr>
                <w:ins w:id="911" w:author="Nguyen Hong Nhung (Khoi CNTT)" w:date="2019-08-15T11:09:00Z"/>
                <w:rFonts w:eastAsia="Times New Roman"/>
                <w:color w:val="000000"/>
                <w:sz w:val="20"/>
                <w:szCs w:val="20"/>
                <w:rPrChange w:id="912" w:author="Nguyen Hong Nhung (Khoi CNTT)" w:date="2019-08-15T11:11:00Z">
                  <w:rPr>
                    <w:ins w:id="913" w:author="Nguyen Hong Nhung (Khoi CNTT)" w:date="2019-08-15T11:09:00Z"/>
                    <w:rFonts w:eastAsia="Times New Roman"/>
                    <w:color w:val="000000"/>
                  </w:rPr>
                </w:rPrChange>
              </w:rPr>
              <w:pPrChange w:id="914" w:author="Nguyen Hong Nhung (Khoi CNTT)" w:date="2019-08-15T11:12:00Z">
                <w:pPr>
                  <w:spacing w:line="240" w:lineRule="auto"/>
                  <w:ind w:right="0"/>
                  <w:jc w:val="left"/>
                </w:pPr>
              </w:pPrChange>
            </w:pPr>
            <w:ins w:id="915" w:author="Nguyen Hong Nhung (Khoi CNTT)" w:date="2019-08-15T11:11:00Z">
              <w:r w:rsidRPr="00FE55E4">
                <w:rPr>
                  <w:color w:val="000000"/>
                  <w:sz w:val="20"/>
                  <w:szCs w:val="20"/>
                </w:rPr>
                <w:t>DIM_LOAN</w:t>
              </w:r>
            </w:ins>
          </w:p>
        </w:tc>
        <w:tc>
          <w:tcPr>
            <w:tcW w:w="3776" w:type="dxa"/>
            <w:shd w:val="clear" w:color="auto" w:fill="auto"/>
            <w:noWrap/>
            <w:vAlign w:val="center"/>
            <w:hideMark/>
            <w:tcPrChange w:id="916" w:author="Nguyen Hong Nhung (Khoi CNTT)" w:date="2019-08-15T11:12:00Z">
              <w:tcPr>
                <w:tcW w:w="3923" w:type="dxa"/>
                <w:gridSpan w:val="2"/>
                <w:tcBorders>
                  <w:top w:val="nil"/>
                  <w:left w:val="nil"/>
                  <w:bottom w:val="single" w:sz="4" w:space="0" w:color="auto"/>
                  <w:right w:val="single" w:sz="4" w:space="0" w:color="auto"/>
                </w:tcBorders>
                <w:shd w:val="clear" w:color="auto" w:fill="auto"/>
                <w:noWrap/>
                <w:vAlign w:val="center"/>
                <w:hideMark/>
              </w:tcPr>
            </w:tcPrChange>
          </w:tcPr>
          <w:p w14:paraId="58416D95" w14:textId="18A5A48E" w:rsidR="00F021F1" w:rsidRPr="00F021F1" w:rsidRDefault="00F021F1" w:rsidP="00F021F1">
            <w:pPr>
              <w:spacing w:line="240" w:lineRule="auto"/>
              <w:ind w:right="0"/>
              <w:jc w:val="left"/>
              <w:rPr>
                <w:ins w:id="917" w:author="Nguyen Hong Nhung (Khoi CNTT)" w:date="2019-08-15T11:09:00Z"/>
                <w:rFonts w:eastAsia="Times New Roman"/>
                <w:color w:val="000000"/>
                <w:sz w:val="20"/>
                <w:szCs w:val="20"/>
                <w:rPrChange w:id="918" w:author="Nguyen Hong Nhung (Khoi CNTT)" w:date="2019-08-15T11:11:00Z">
                  <w:rPr>
                    <w:ins w:id="919" w:author="Nguyen Hong Nhung (Khoi CNTT)" w:date="2019-08-15T11:09:00Z"/>
                    <w:rFonts w:eastAsia="Times New Roman"/>
                    <w:color w:val="000000"/>
                  </w:rPr>
                </w:rPrChange>
              </w:rPr>
              <w:pPrChange w:id="920" w:author="Nguyen Hong Nhung (Khoi CNTT)" w:date="2019-08-15T11:12:00Z">
                <w:pPr>
                  <w:spacing w:line="240" w:lineRule="auto"/>
                  <w:ind w:right="0"/>
                  <w:jc w:val="left"/>
                </w:pPr>
              </w:pPrChange>
            </w:pPr>
            <w:ins w:id="921" w:author="Nguyen Hong Nhung (Khoi CNTT)" w:date="2019-08-15T11:11:00Z">
              <w:r w:rsidRPr="00FE55E4">
                <w:rPr>
                  <w:color w:val="000000"/>
                  <w:sz w:val="20"/>
                  <w:szCs w:val="20"/>
                </w:rPr>
                <w:t>CONTRACT</w:t>
              </w:r>
            </w:ins>
          </w:p>
        </w:tc>
      </w:tr>
      <w:tr w:rsidR="00F021F1" w:rsidRPr="00F021F1" w14:paraId="5F0A7900" w14:textId="77777777" w:rsidTr="00F021F1">
        <w:trPr>
          <w:trHeight w:val="600"/>
          <w:tblHeader/>
          <w:ins w:id="922" w:author="Nguyen Hong Nhung (Khoi CNTT)" w:date="2019-08-15T11:09:00Z"/>
          <w:trPrChange w:id="923" w:author="Nguyen Hong Nhung (Khoi CNTT)" w:date="2019-08-15T11:12:00Z">
            <w:trPr>
              <w:trHeight w:val="600"/>
            </w:trPr>
          </w:trPrChange>
        </w:trPr>
        <w:tc>
          <w:tcPr>
            <w:tcW w:w="804" w:type="dxa"/>
            <w:shd w:val="clear" w:color="auto" w:fill="auto"/>
            <w:noWrap/>
            <w:vAlign w:val="center"/>
            <w:hideMark/>
            <w:tcPrChange w:id="924" w:author="Nguyen Hong Nhung (Khoi CNTT)" w:date="2019-08-15T11:12:00Z">
              <w:tcPr>
                <w:tcW w:w="828" w:type="dxa"/>
                <w:tcBorders>
                  <w:top w:val="nil"/>
                  <w:left w:val="single" w:sz="4" w:space="0" w:color="auto"/>
                  <w:bottom w:val="nil"/>
                  <w:right w:val="single" w:sz="4" w:space="0" w:color="auto"/>
                </w:tcBorders>
                <w:shd w:val="clear" w:color="auto" w:fill="auto"/>
                <w:noWrap/>
                <w:vAlign w:val="bottom"/>
                <w:hideMark/>
              </w:tcPr>
            </w:tcPrChange>
          </w:tcPr>
          <w:p w14:paraId="1ECEE39E" w14:textId="77777777" w:rsidR="00F021F1" w:rsidRPr="00F021F1" w:rsidRDefault="00F021F1" w:rsidP="00F021F1">
            <w:pPr>
              <w:spacing w:line="240" w:lineRule="auto"/>
              <w:ind w:right="0"/>
              <w:jc w:val="left"/>
              <w:rPr>
                <w:ins w:id="925" w:author="Nguyen Hong Nhung (Khoi CNTT)" w:date="2019-08-15T11:09:00Z"/>
                <w:rFonts w:eastAsia="Times New Roman"/>
                <w:color w:val="000000"/>
                <w:sz w:val="20"/>
                <w:szCs w:val="20"/>
                <w:rPrChange w:id="926" w:author="Nguyen Hong Nhung (Khoi CNTT)" w:date="2019-08-15T11:11:00Z">
                  <w:rPr>
                    <w:ins w:id="927" w:author="Nguyen Hong Nhung (Khoi CNTT)" w:date="2019-08-15T11:09:00Z"/>
                    <w:rFonts w:eastAsia="Times New Roman"/>
                    <w:color w:val="000000"/>
                  </w:rPr>
                </w:rPrChange>
              </w:rPr>
              <w:pPrChange w:id="928" w:author="Nguyen Hong Nhung (Khoi CNTT)" w:date="2019-08-15T11:12:00Z">
                <w:pPr>
                  <w:spacing w:line="240" w:lineRule="auto"/>
                  <w:ind w:right="0"/>
                  <w:jc w:val="center"/>
                </w:pPr>
              </w:pPrChange>
            </w:pPr>
            <w:ins w:id="929" w:author="Nguyen Hong Nhung (Khoi CNTT)" w:date="2019-08-15T11:09:00Z">
              <w:r w:rsidRPr="00F021F1">
                <w:rPr>
                  <w:rFonts w:eastAsia="Times New Roman"/>
                  <w:color w:val="000000"/>
                  <w:sz w:val="20"/>
                  <w:szCs w:val="20"/>
                  <w:rPrChange w:id="930" w:author="Nguyen Hong Nhung (Khoi CNTT)" w:date="2019-08-15T11:11:00Z">
                    <w:rPr>
                      <w:rFonts w:eastAsia="Times New Roman"/>
                      <w:color w:val="000000"/>
                    </w:rPr>
                  </w:rPrChange>
                </w:rPr>
                <w:t>13</w:t>
              </w:r>
            </w:ins>
          </w:p>
        </w:tc>
        <w:tc>
          <w:tcPr>
            <w:tcW w:w="1250" w:type="dxa"/>
            <w:shd w:val="clear" w:color="auto" w:fill="auto"/>
            <w:noWrap/>
            <w:vAlign w:val="center"/>
            <w:hideMark/>
            <w:tcPrChange w:id="931" w:author="Nguyen Hong Nhung (Khoi CNTT)" w:date="2019-08-15T11:12:00Z">
              <w:tcPr>
                <w:tcW w:w="1293" w:type="dxa"/>
                <w:gridSpan w:val="2"/>
                <w:tcBorders>
                  <w:top w:val="nil"/>
                  <w:left w:val="nil"/>
                  <w:bottom w:val="nil"/>
                  <w:right w:val="single" w:sz="4" w:space="0" w:color="auto"/>
                </w:tcBorders>
                <w:shd w:val="clear" w:color="auto" w:fill="auto"/>
                <w:noWrap/>
                <w:hideMark/>
              </w:tcPr>
            </w:tcPrChange>
          </w:tcPr>
          <w:p w14:paraId="01FEE358" w14:textId="35C3D969" w:rsidR="00F021F1" w:rsidRPr="00F021F1" w:rsidRDefault="00F021F1" w:rsidP="00FE55E4">
            <w:pPr>
              <w:spacing w:line="240" w:lineRule="auto"/>
              <w:ind w:right="0"/>
              <w:jc w:val="left"/>
              <w:rPr>
                <w:ins w:id="932" w:author="Nguyen Hong Nhung (Khoi CNTT)" w:date="2019-08-15T11:09:00Z"/>
                <w:rFonts w:eastAsia="Times New Roman"/>
                <w:color w:val="000000"/>
                <w:sz w:val="20"/>
                <w:szCs w:val="20"/>
                <w:rPrChange w:id="933" w:author="Nguyen Hong Nhung (Khoi CNTT)" w:date="2019-08-15T11:11:00Z">
                  <w:rPr>
                    <w:ins w:id="934" w:author="Nguyen Hong Nhung (Khoi CNTT)" w:date="2019-08-15T11:09:00Z"/>
                    <w:rFonts w:eastAsia="Times New Roman"/>
                    <w:color w:val="000000"/>
                  </w:rPr>
                </w:rPrChange>
              </w:rPr>
            </w:pPr>
            <w:ins w:id="935" w:author="Nguyen Hong Nhung (Khoi CNTT)" w:date="2019-08-15T11:10:00Z">
              <w:r w:rsidRPr="00F021F1">
                <w:rPr>
                  <w:rFonts w:eastAsia="Times New Roman"/>
                  <w:color w:val="000000"/>
                  <w:sz w:val="20"/>
                  <w:szCs w:val="20"/>
                  <w:rPrChange w:id="936" w:author="Nguyen Hong Nhung (Khoi CNTT)" w:date="2019-08-15T11:11:00Z">
                    <w:rPr>
                      <w:rFonts w:eastAsia="Times New Roman"/>
                      <w:color w:val="000000"/>
                    </w:rPr>
                  </w:rPrChange>
                </w:rPr>
                <w:t>Bảng Raw</w:t>
              </w:r>
            </w:ins>
          </w:p>
        </w:tc>
        <w:tc>
          <w:tcPr>
            <w:tcW w:w="3648" w:type="dxa"/>
            <w:shd w:val="clear" w:color="auto" w:fill="auto"/>
            <w:noWrap/>
            <w:vAlign w:val="center"/>
            <w:hideMark/>
            <w:tcPrChange w:id="937" w:author="Nguyen Hong Nhung (Khoi CNTT)" w:date="2019-08-15T11:12:00Z">
              <w:tcPr>
                <w:tcW w:w="3434" w:type="dxa"/>
                <w:gridSpan w:val="2"/>
                <w:tcBorders>
                  <w:top w:val="nil"/>
                  <w:left w:val="nil"/>
                  <w:bottom w:val="nil"/>
                  <w:right w:val="single" w:sz="4" w:space="0" w:color="auto"/>
                </w:tcBorders>
                <w:shd w:val="clear" w:color="auto" w:fill="auto"/>
                <w:noWrap/>
                <w:vAlign w:val="center"/>
                <w:hideMark/>
              </w:tcPr>
            </w:tcPrChange>
          </w:tcPr>
          <w:p w14:paraId="2A644A43" w14:textId="016C4EC2" w:rsidR="00F021F1" w:rsidRPr="00F021F1" w:rsidRDefault="00F021F1" w:rsidP="00F021F1">
            <w:pPr>
              <w:spacing w:line="240" w:lineRule="auto"/>
              <w:ind w:right="0"/>
              <w:jc w:val="left"/>
              <w:rPr>
                <w:ins w:id="938" w:author="Nguyen Hong Nhung (Khoi CNTT)" w:date="2019-08-15T11:09:00Z"/>
                <w:rFonts w:eastAsia="Times New Roman"/>
                <w:color w:val="000000"/>
                <w:sz w:val="20"/>
                <w:szCs w:val="20"/>
                <w:rPrChange w:id="939" w:author="Nguyen Hong Nhung (Khoi CNTT)" w:date="2019-08-15T11:11:00Z">
                  <w:rPr>
                    <w:ins w:id="940" w:author="Nguyen Hong Nhung (Khoi CNTT)" w:date="2019-08-15T11:09:00Z"/>
                    <w:rFonts w:eastAsia="Times New Roman"/>
                    <w:color w:val="000000"/>
                  </w:rPr>
                </w:rPrChange>
              </w:rPr>
              <w:pPrChange w:id="941" w:author="Nguyen Hong Nhung (Khoi CNTT)" w:date="2019-08-15T11:12:00Z">
                <w:pPr>
                  <w:spacing w:line="240" w:lineRule="auto"/>
                  <w:ind w:right="0"/>
                  <w:jc w:val="left"/>
                </w:pPr>
              </w:pPrChange>
            </w:pPr>
            <w:ins w:id="942" w:author="Nguyen Hong Nhung (Khoi CNTT)" w:date="2019-08-15T11:11:00Z">
              <w:r w:rsidRPr="00FE55E4">
                <w:rPr>
                  <w:color w:val="000000"/>
                  <w:sz w:val="20"/>
                  <w:szCs w:val="20"/>
                </w:rPr>
                <w:t>DIM_MD</w:t>
              </w:r>
            </w:ins>
          </w:p>
        </w:tc>
        <w:tc>
          <w:tcPr>
            <w:tcW w:w="3776" w:type="dxa"/>
            <w:shd w:val="clear" w:color="auto" w:fill="auto"/>
            <w:vAlign w:val="center"/>
            <w:hideMark/>
            <w:tcPrChange w:id="943" w:author="Nguyen Hong Nhung (Khoi CNTT)" w:date="2019-08-15T11:12:00Z">
              <w:tcPr>
                <w:tcW w:w="3923" w:type="dxa"/>
                <w:gridSpan w:val="2"/>
                <w:tcBorders>
                  <w:top w:val="nil"/>
                  <w:left w:val="nil"/>
                  <w:bottom w:val="nil"/>
                  <w:right w:val="single" w:sz="4" w:space="0" w:color="auto"/>
                </w:tcBorders>
                <w:shd w:val="clear" w:color="auto" w:fill="auto"/>
                <w:vAlign w:val="center"/>
                <w:hideMark/>
              </w:tcPr>
            </w:tcPrChange>
          </w:tcPr>
          <w:p w14:paraId="6481B505" w14:textId="6F8C3038" w:rsidR="00F021F1" w:rsidRPr="00F021F1" w:rsidRDefault="00F021F1" w:rsidP="00F021F1">
            <w:pPr>
              <w:spacing w:line="240" w:lineRule="auto"/>
              <w:ind w:right="0"/>
              <w:jc w:val="left"/>
              <w:rPr>
                <w:ins w:id="944" w:author="Nguyen Hong Nhung (Khoi CNTT)" w:date="2019-08-15T11:09:00Z"/>
                <w:rFonts w:eastAsia="Times New Roman"/>
                <w:color w:val="000000"/>
                <w:sz w:val="20"/>
                <w:szCs w:val="20"/>
                <w:rPrChange w:id="945" w:author="Nguyen Hong Nhung (Khoi CNTT)" w:date="2019-08-15T11:11:00Z">
                  <w:rPr>
                    <w:ins w:id="946" w:author="Nguyen Hong Nhung (Khoi CNTT)" w:date="2019-08-15T11:09:00Z"/>
                    <w:rFonts w:eastAsia="Times New Roman"/>
                    <w:color w:val="000000"/>
                  </w:rPr>
                </w:rPrChange>
              </w:rPr>
              <w:pPrChange w:id="947" w:author="Nguyen Hong Nhung (Khoi CNTT)" w:date="2019-08-15T11:12:00Z">
                <w:pPr>
                  <w:spacing w:line="240" w:lineRule="auto"/>
                  <w:ind w:right="0"/>
                  <w:jc w:val="left"/>
                </w:pPr>
              </w:pPrChange>
            </w:pPr>
            <w:ins w:id="948" w:author="Nguyen Hong Nhung (Khoi CNTT)" w:date="2019-08-15T11:11:00Z">
              <w:r w:rsidRPr="00FE55E4">
                <w:rPr>
                  <w:color w:val="000000"/>
                  <w:sz w:val="20"/>
                  <w:szCs w:val="20"/>
                </w:rPr>
                <w:t>CONTRACT_MD</w:t>
              </w:r>
            </w:ins>
          </w:p>
        </w:tc>
      </w:tr>
    </w:tbl>
    <w:p w14:paraId="20BAF322" w14:textId="288F9FB2" w:rsidR="00F021F1" w:rsidRDefault="00F021F1" w:rsidP="00F021F1">
      <w:pPr>
        <w:spacing w:before="240" w:after="240" w:line="360" w:lineRule="auto"/>
        <w:ind w:right="0"/>
        <w:rPr>
          <w:ins w:id="949" w:author="Nguyen Hong Nhung (Khoi CNTT)" w:date="2019-08-15T11:12:00Z"/>
          <w:rFonts w:eastAsia="MS Mincho"/>
          <w:bCs/>
          <w:iCs/>
          <w:color w:val="000000"/>
          <w:lang w:eastAsia="ja-JP"/>
        </w:rPr>
      </w:pPr>
    </w:p>
    <w:p w14:paraId="28EE41B6" w14:textId="77777777" w:rsidR="00F021F1" w:rsidRDefault="00F021F1">
      <w:pPr>
        <w:rPr>
          <w:ins w:id="950" w:author="Nguyen Hong Nhung (Khoi CNTT)" w:date="2019-08-15T11:12:00Z"/>
          <w:rFonts w:eastAsia="MS Mincho"/>
          <w:bCs/>
          <w:iCs/>
          <w:color w:val="000000"/>
          <w:lang w:eastAsia="ja-JP"/>
        </w:rPr>
      </w:pPr>
      <w:ins w:id="951" w:author="Nguyen Hong Nhung (Khoi CNTT)" w:date="2019-08-15T11:12:00Z">
        <w:r>
          <w:rPr>
            <w:rFonts w:eastAsia="MS Mincho"/>
            <w:bCs/>
            <w:iCs/>
            <w:color w:val="000000"/>
            <w:lang w:eastAsia="ja-JP"/>
          </w:rPr>
          <w:br w:type="page"/>
        </w:r>
      </w:ins>
    </w:p>
    <w:p w14:paraId="69421E41" w14:textId="77777777" w:rsidR="00F021F1" w:rsidDel="00F021F1" w:rsidRDefault="00F021F1" w:rsidP="00F021F1">
      <w:pPr>
        <w:spacing w:line="360" w:lineRule="auto"/>
        <w:ind w:right="0"/>
        <w:rPr>
          <w:del w:id="952" w:author="Nguyen Hong Nhung (Khoi CNTT)" w:date="2019-08-15T11:12:00Z"/>
          <w:rFonts w:eastAsia="MS Mincho"/>
          <w:bCs/>
          <w:iCs/>
          <w:color w:val="000000"/>
          <w:lang w:eastAsia="ja-JP"/>
        </w:rPr>
        <w:pPrChange w:id="953" w:author="Nguyen Hong Nhung (Khoi CNTT)" w:date="2019-08-15T11:12:00Z">
          <w:pPr>
            <w:spacing w:line="360" w:lineRule="auto"/>
            <w:ind w:right="0"/>
          </w:pPr>
        </w:pPrChange>
      </w:pPr>
    </w:p>
    <w:p w14:paraId="00B4FDCC" w14:textId="06D13C27" w:rsidR="009C3A94" w:rsidRDefault="009C3A94" w:rsidP="00FE55E4">
      <w:pPr>
        <w:spacing w:line="360" w:lineRule="auto"/>
        <w:ind w:right="0"/>
        <w:rPr>
          <w:rFonts w:eastAsia="MS Mincho"/>
          <w:b/>
          <w:bCs/>
          <w:i/>
          <w:iCs/>
          <w:color w:val="000000"/>
          <w:lang w:eastAsia="ja-JP"/>
        </w:rPr>
      </w:pPr>
      <w:r w:rsidRPr="002B2B6A">
        <w:rPr>
          <w:rFonts w:eastAsia="MS Mincho"/>
          <w:b/>
          <w:bCs/>
          <w:i/>
          <w:iCs/>
          <w:color w:val="000000"/>
          <w:lang w:eastAsia="ja-JP"/>
        </w:rPr>
        <w:t xml:space="preserve">Màn hình tổng quan Điều chỉnh </w:t>
      </w:r>
      <w:r>
        <w:rPr>
          <w:rFonts w:eastAsia="MS Mincho"/>
          <w:b/>
          <w:bCs/>
          <w:i/>
          <w:iCs/>
          <w:color w:val="000000"/>
          <w:lang w:eastAsia="ja-JP"/>
        </w:rPr>
        <w:t xml:space="preserve">bảng </w:t>
      </w:r>
      <w:del w:id="954" w:author="Nguyen Hong Nhung (Khoi CNTT)" w:date="2019-08-15T14:36:00Z">
        <w:r w:rsidDel="00EB6115">
          <w:rPr>
            <w:rFonts w:eastAsia="MS Mincho"/>
            <w:b/>
            <w:bCs/>
            <w:i/>
            <w:iCs/>
            <w:color w:val="000000"/>
            <w:lang w:eastAsia="ja-JP"/>
          </w:rPr>
          <w:delText>tham s</w:delText>
        </w:r>
      </w:del>
      <w:ins w:id="955" w:author="Nguyen Hong Nhung (Khoi CNTT)" w:date="2019-08-15T14:36:00Z">
        <w:r w:rsidR="00EB6115">
          <w:rPr>
            <w:rFonts w:eastAsia="MS Mincho"/>
            <w:b/>
            <w:bCs/>
            <w:i/>
            <w:iCs/>
            <w:color w:val="000000"/>
            <w:lang w:eastAsia="ja-JP"/>
          </w:rPr>
          <w:t>RawData</w:t>
        </w:r>
      </w:ins>
      <w:del w:id="956" w:author="Nguyen Hong Nhung (Khoi CNTT)" w:date="2019-08-15T11:12:00Z">
        <w:r w:rsidDel="00F021F1">
          <w:rPr>
            <w:rFonts w:eastAsia="MS Mincho"/>
            <w:b/>
            <w:bCs/>
            <w:i/>
            <w:iCs/>
            <w:color w:val="000000"/>
            <w:lang w:eastAsia="ja-JP"/>
          </w:rPr>
          <w:delText>ố</w:delText>
        </w:r>
      </w:del>
    </w:p>
    <w:p w14:paraId="3A792419" w14:textId="5F50DF16" w:rsidR="003E6D1E" w:rsidRPr="00316CFC" w:rsidRDefault="0059184C" w:rsidP="009C3A94">
      <w:pPr>
        <w:spacing w:line="360" w:lineRule="auto"/>
        <w:ind w:right="0"/>
        <w:rPr>
          <w:rFonts w:eastAsia="MS Mincho"/>
          <w:bCs/>
          <w:i/>
          <w:iCs/>
          <w:color w:val="000000"/>
          <w:lang w:eastAsia="ja-JP"/>
          <w:rPrChange w:id="957" w:author="Nguyen Hong Nhung (Khoi CNTT)" w:date="2019-08-15T15:16:00Z">
            <w:rPr>
              <w:rFonts w:eastAsia="MS Mincho"/>
              <w:b/>
              <w:bCs/>
              <w:i/>
              <w:iCs/>
              <w:color w:val="000000"/>
              <w:lang w:eastAsia="ja-JP"/>
            </w:rPr>
          </w:rPrChange>
        </w:rPr>
      </w:pPr>
      <w:del w:id="958" w:author="Nguyen Hong Nhung (Khoi CNTT)" w:date="2019-08-15T10:59:00Z">
        <w:r w:rsidDel="008C13C7">
          <w:rPr>
            <w:noProof/>
          </w:rPr>
          <w:drawing>
            <wp:inline distT="0" distB="0" distL="0" distR="0" wp14:anchorId="41627F74" wp14:editId="1D0E0767">
              <wp:extent cx="5940425" cy="298417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2984175"/>
                      </a:xfrm>
                      <a:prstGeom prst="rect">
                        <a:avLst/>
                      </a:prstGeom>
                    </pic:spPr>
                  </pic:pic>
                </a:graphicData>
              </a:graphic>
            </wp:inline>
          </w:drawing>
        </w:r>
      </w:del>
      <w:ins w:id="959" w:author="Nguyen Hong Nhung (Khoi CNTT)" w:date="2019-08-15T15:16:00Z">
        <w:r w:rsidR="00316CFC" w:rsidRPr="00316CFC">
          <w:rPr>
            <w:noProof/>
          </w:rPr>
          <w:t xml:space="preserve"> </w:t>
        </w:r>
      </w:ins>
      <w:ins w:id="960" w:author="Nguyen Hong Nhung (Khoi CNTT)" w:date="2019-08-15T15:18:00Z">
        <w:r w:rsidR="000A56F7">
          <w:rPr>
            <w:noProof/>
          </w:rPr>
          <w:drawing>
            <wp:inline distT="0" distB="0" distL="0" distR="0" wp14:anchorId="3C8B259C" wp14:editId="48C5F138">
              <wp:extent cx="5940425" cy="2905477"/>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2905477"/>
                      </a:xfrm>
                      <a:prstGeom prst="rect">
                        <a:avLst/>
                      </a:prstGeom>
                    </pic:spPr>
                  </pic:pic>
                </a:graphicData>
              </a:graphic>
            </wp:inline>
          </w:drawing>
        </w:r>
      </w:ins>
    </w:p>
    <w:p w14:paraId="546A9445" w14:textId="77777777" w:rsidR="009C3A94" w:rsidRDefault="009C3A94" w:rsidP="009C3A94">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9C3A94" w:rsidRPr="00AC762B" w14:paraId="3A3816BA" w14:textId="77777777" w:rsidTr="001C3661">
        <w:trPr>
          <w:tblHeader/>
        </w:trPr>
        <w:tc>
          <w:tcPr>
            <w:tcW w:w="2358" w:type="dxa"/>
            <w:shd w:val="clear" w:color="auto" w:fill="8DB3E2" w:themeFill="text2" w:themeFillTint="66"/>
          </w:tcPr>
          <w:p w14:paraId="17C7016C" w14:textId="77777777" w:rsidR="009C3A94" w:rsidRPr="00AC762B" w:rsidRDefault="009C3A94" w:rsidP="001C3661">
            <w:pPr>
              <w:pStyle w:val="ListParagraph"/>
              <w:ind w:left="0"/>
              <w:jc w:val="center"/>
              <w:rPr>
                <w:b/>
              </w:rPr>
            </w:pPr>
            <w:r w:rsidRPr="00AC762B">
              <w:rPr>
                <w:b/>
              </w:rPr>
              <w:t>Trường</w:t>
            </w:r>
          </w:p>
        </w:tc>
        <w:tc>
          <w:tcPr>
            <w:tcW w:w="1451" w:type="dxa"/>
            <w:shd w:val="clear" w:color="auto" w:fill="8DB3E2" w:themeFill="text2" w:themeFillTint="66"/>
          </w:tcPr>
          <w:p w14:paraId="488E445B" w14:textId="77777777" w:rsidR="009C3A94" w:rsidRPr="00AC762B" w:rsidRDefault="009C3A94" w:rsidP="001C3661">
            <w:pPr>
              <w:pStyle w:val="ListParagraph"/>
              <w:ind w:left="0"/>
              <w:jc w:val="center"/>
              <w:rPr>
                <w:b/>
              </w:rPr>
            </w:pPr>
            <w:r w:rsidRPr="00AC762B">
              <w:rPr>
                <w:b/>
              </w:rPr>
              <w:t>Bắt buộc nhập?</w:t>
            </w:r>
          </w:p>
        </w:tc>
        <w:tc>
          <w:tcPr>
            <w:tcW w:w="1742" w:type="dxa"/>
            <w:shd w:val="clear" w:color="auto" w:fill="8DB3E2" w:themeFill="text2" w:themeFillTint="66"/>
          </w:tcPr>
          <w:p w14:paraId="14E132C6" w14:textId="77777777" w:rsidR="009C3A94" w:rsidRPr="00AC762B" w:rsidRDefault="009C3A94" w:rsidP="001C3661">
            <w:pPr>
              <w:pStyle w:val="ListParagraph"/>
              <w:ind w:left="0"/>
              <w:jc w:val="center"/>
              <w:rPr>
                <w:b/>
              </w:rPr>
            </w:pPr>
            <w:r w:rsidRPr="00AC762B">
              <w:rPr>
                <w:b/>
              </w:rPr>
              <w:t>Định dạng</w:t>
            </w:r>
          </w:p>
        </w:tc>
        <w:tc>
          <w:tcPr>
            <w:tcW w:w="3917" w:type="dxa"/>
            <w:shd w:val="clear" w:color="auto" w:fill="8DB3E2" w:themeFill="text2" w:themeFillTint="66"/>
          </w:tcPr>
          <w:p w14:paraId="1E6595FF" w14:textId="77777777" w:rsidR="009C3A94" w:rsidRPr="00AC762B" w:rsidRDefault="009C3A94" w:rsidP="001C3661">
            <w:pPr>
              <w:pStyle w:val="ListParagraph"/>
              <w:ind w:left="0"/>
              <w:jc w:val="center"/>
              <w:rPr>
                <w:b/>
              </w:rPr>
            </w:pPr>
            <w:r w:rsidRPr="00AC762B">
              <w:rPr>
                <w:b/>
              </w:rPr>
              <w:t>Ý nghĩa</w:t>
            </w:r>
          </w:p>
        </w:tc>
      </w:tr>
      <w:tr w:rsidR="009C3A94" w:rsidRPr="00DB66BA" w14:paraId="11F4BCDE" w14:textId="77777777" w:rsidTr="001C3661">
        <w:trPr>
          <w:trHeight w:val="611"/>
        </w:trPr>
        <w:tc>
          <w:tcPr>
            <w:tcW w:w="2358" w:type="dxa"/>
            <w:vAlign w:val="center"/>
          </w:tcPr>
          <w:p w14:paraId="14CCB52A" w14:textId="77777777" w:rsidR="009C3A94" w:rsidRPr="005C09DF" w:rsidRDefault="009C3A94" w:rsidP="001C3661">
            <w:pPr>
              <w:rPr>
                <w:rFonts w:eastAsia="Times New Roman"/>
                <w:bCs/>
                <w:lang w:eastAsia="x-none"/>
              </w:rPr>
            </w:pPr>
            <w:r>
              <w:rPr>
                <w:rFonts w:eastAsia="Times New Roman"/>
                <w:bCs/>
                <w:lang w:eastAsia="x-none"/>
              </w:rPr>
              <w:t>Nhóm bảng</w:t>
            </w:r>
          </w:p>
        </w:tc>
        <w:tc>
          <w:tcPr>
            <w:tcW w:w="1451" w:type="dxa"/>
          </w:tcPr>
          <w:p w14:paraId="0C4ECCB3" w14:textId="77777777" w:rsidR="009C3A94" w:rsidRDefault="009C3A94" w:rsidP="001C3661">
            <w:pPr>
              <w:pStyle w:val="ListParagraph"/>
              <w:ind w:left="0"/>
              <w:jc w:val="center"/>
            </w:pPr>
            <w:r>
              <w:t>Y</w:t>
            </w:r>
          </w:p>
        </w:tc>
        <w:tc>
          <w:tcPr>
            <w:tcW w:w="1742" w:type="dxa"/>
          </w:tcPr>
          <w:p w14:paraId="460FAA98" w14:textId="77777777" w:rsidR="009C3A94" w:rsidRPr="00AC762B" w:rsidRDefault="009C3A94" w:rsidP="001C3661">
            <w:pPr>
              <w:pStyle w:val="ListParagraph"/>
              <w:ind w:left="0"/>
            </w:pPr>
            <w:r w:rsidRPr="00AC762B">
              <w:t>Drop down list</w:t>
            </w:r>
          </w:p>
        </w:tc>
        <w:tc>
          <w:tcPr>
            <w:tcW w:w="3917" w:type="dxa"/>
          </w:tcPr>
          <w:p w14:paraId="62107291" w14:textId="74911C89" w:rsidR="009C3A94" w:rsidRDefault="009C3A94" w:rsidP="001C3661">
            <w:pPr>
              <w:rPr>
                <w:rFonts w:eastAsia="Times New Roman"/>
                <w:bCs/>
                <w:lang w:eastAsia="x-none"/>
              </w:rPr>
            </w:pPr>
            <w:r>
              <w:rPr>
                <w:rFonts w:eastAsia="Times New Roman"/>
                <w:bCs/>
                <w:lang w:eastAsia="x-none"/>
              </w:rPr>
              <w:t>Danh sách group cha cho các bảng chi tiết. Nhận các giá trị:</w:t>
            </w:r>
          </w:p>
          <w:p w14:paraId="2C080D5A" w14:textId="77777777" w:rsidR="009C3A94" w:rsidRPr="000D67F6" w:rsidRDefault="009C3A94" w:rsidP="001C3661">
            <w:pPr>
              <w:pStyle w:val="ListParagraph"/>
              <w:numPr>
                <w:ilvl w:val="0"/>
                <w:numId w:val="9"/>
              </w:numPr>
              <w:rPr>
                <w:rFonts w:eastAsia="Times New Roman"/>
                <w:bCs/>
                <w:lang w:eastAsia="x-none"/>
              </w:rPr>
            </w:pPr>
            <w:r w:rsidRPr="000D67F6">
              <w:rPr>
                <w:rFonts w:eastAsia="Times New Roman"/>
                <w:bCs/>
                <w:lang w:eastAsia="x-none"/>
              </w:rPr>
              <w:t>Tham số</w:t>
            </w:r>
          </w:p>
          <w:p w14:paraId="52A39C5A" w14:textId="77777777" w:rsidR="009C3A94" w:rsidRDefault="009C3A94" w:rsidP="001C3661">
            <w:pPr>
              <w:pStyle w:val="ListParagraph"/>
              <w:numPr>
                <w:ilvl w:val="0"/>
                <w:numId w:val="9"/>
              </w:numPr>
              <w:rPr>
                <w:ins w:id="961" w:author="Nguyen Hong Nhung (Khoi CNTT)" w:date="2019-08-15T11:02:00Z"/>
                <w:rFonts w:eastAsia="Times New Roman"/>
                <w:bCs/>
                <w:lang w:eastAsia="x-none"/>
              </w:rPr>
            </w:pPr>
            <w:r w:rsidRPr="001036ED">
              <w:rPr>
                <w:rFonts w:eastAsia="Times New Roman"/>
                <w:bCs/>
                <w:lang w:eastAsia="x-none"/>
              </w:rPr>
              <w:t>Bảng bổ sung</w:t>
            </w:r>
          </w:p>
          <w:p w14:paraId="69B20DFF" w14:textId="77777777" w:rsidR="00B80F95" w:rsidRDefault="00B80F95" w:rsidP="001C3661">
            <w:pPr>
              <w:pStyle w:val="ListParagraph"/>
              <w:numPr>
                <w:ilvl w:val="0"/>
                <w:numId w:val="9"/>
              </w:numPr>
              <w:rPr>
                <w:ins w:id="962" w:author="Nguyen Hong Nhung (Khoi CNTT)" w:date="2019-08-15T11:02:00Z"/>
                <w:rFonts w:eastAsia="Times New Roman"/>
                <w:bCs/>
                <w:lang w:eastAsia="x-none"/>
              </w:rPr>
            </w:pPr>
            <w:ins w:id="963" w:author="Nguyen Hong Nhung (Khoi CNTT)" w:date="2019-08-15T11:02:00Z">
              <w:r>
                <w:rPr>
                  <w:rFonts w:eastAsia="Times New Roman"/>
                  <w:bCs/>
                  <w:lang w:eastAsia="x-none"/>
                </w:rPr>
                <w:t>Bảng Raw</w:t>
              </w:r>
            </w:ins>
          </w:p>
          <w:p w14:paraId="4BF50605" w14:textId="00FB05ED" w:rsidR="00B80F95" w:rsidRPr="00B80F95" w:rsidRDefault="00B80F95" w:rsidP="00B80F95">
            <w:pPr>
              <w:rPr>
                <w:rFonts w:eastAsia="Times New Roman"/>
                <w:bCs/>
                <w:lang w:eastAsia="x-none"/>
                <w:rPrChange w:id="964" w:author="Nguyen Hong Nhung (Khoi CNTT)" w:date="2019-08-15T11:02:00Z">
                  <w:rPr/>
                </w:rPrChange>
              </w:rPr>
              <w:pPrChange w:id="965" w:author="Nguyen Hong Nhung (Khoi CNTT)" w:date="2019-08-15T11:02:00Z">
                <w:pPr>
                  <w:pStyle w:val="ListParagraph"/>
                  <w:numPr>
                    <w:numId w:val="9"/>
                  </w:numPr>
                  <w:ind w:hanging="360"/>
                </w:pPr>
              </w:pPrChange>
            </w:pPr>
            <w:ins w:id="966" w:author="Nguyen Hong Nhung (Khoi CNTT)" w:date="2019-08-15T11:02:00Z">
              <w:r>
                <w:rPr>
                  <w:rFonts w:eastAsia="Times New Roman"/>
                  <w:bCs/>
                  <w:lang w:eastAsia="x-none"/>
                </w:rPr>
                <w:t>Mặc định ở tab  chức năng này chỉ hiện thị ra nhóm “Bảng Raw”</w:t>
              </w:r>
            </w:ins>
          </w:p>
        </w:tc>
      </w:tr>
      <w:tr w:rsidR="009C3A94" w:rsidRPr="00DB66BA" w14:paraId="5088F2E6" w14:textId="77777777" w:rsidTr="001C3661">
        <w:trPr>
          <w:trHeight w:val="611"/>
        </w:trPr>
        <w:tc>
          <w:tcPr>
            <w:tcW w:w="2358" w:type="dxa"/>
            <w:vAlign w:val="center"/>
          </w:tcPr>
          <w:p w14:paraId="74FE5C53" w14:textId="6ECFDFA7" w:rsidR="009C3A94" w:rsidRPr="00251618" w:rsidRDefault="009C3A94" w:rsidP="001C3661">
            <w:pPr>
              <w:rPr>
                <w:rFonts w:eastAsia="Times New Roman"/>
                <w:bCs/>
                <w:lang w:eastAsia="x-none"/>
              </w:rPr>
            </w:pPr>
            <w:r>
              <w:rPr>
                <w:rFonts w:eastAsia="Times New Roman"/>
                <w:bCs/>
                <w:lang w:eastAsia="x-none"/>
              </w:rPr>
              <w:t>Tên bảng</w:t>
            </w:r>
          </w:p>
        </w:tc>
        <w:tc>
          <w:tcPr>
            <w:tcW w:w="1451" w:type="dxa"/>
          </w:tcPr>
          <w:p w14:paraId="5D28C786" w14:textId="77777777" w:rsidR="009C3A94" w:rsidRDefault="009C3A94" w:rsidP="001C3661">
            <w:pPr>
              <w:pStyle w:val="ListParagraph"/>
              <w:ind w:left="0"/>
              <w:jc w:val="center"/>
            </w:pPr>
            <w:r>
              <w:t>Y</w:t>
            </w:r>
          </w:p>
        </w:tc>
        <w:tc>
          <w:tcPr>
            <w:tcW w:w="1742" w:type="dxa"/>
          </w:tcPr>
          <w:p w14:paraId="007B44C3" w14:textId="77777777" w:rsidR="009C3A94" w:rsidRPr="00AC762B" w:rsidRDefault="009C3A94" w:rsidP="001C3661">
            <w:pPr>
              <w:pStyle w:val="ListParagraph"/>
              <w:ind w:left="0"/>
            </w:pPr>
            <w:r w:rsidRPr="00AC762B">
              <w:t>Drop down list</w:t>
            </w:r>
          </w:p>
        </w:tc>
        <w:tc>
          <w:tcPr>
            <w:tcW w:w="3917" w:type="dxa"/>
          </w:tcPr>
          <w:p w14:paraId="1409A198" w14:textId="77777777" w:rsidR="009C3A94" w:rsidRPr="00251618" w:rsidRDefault="009C3A94" w:rsidP="001C3661">
            <w:pPr>
              <w:rPr>
                <w:rFonts w:eastAsia="Times New Roman"/>
                <w:bCs/>
                <w:lang w:eastAsia="x-none"/>
              </w:rPr>
            </w:pPr>
            <w:r>
              <w:rPr>
                <w:rFonts w:eastAsia="Times New Roman"/>
                <w:bCs/>
                <w:lang w:eastAsia="x-none"/>
              </w:rPr>
              <w:t>Danh sách các bảng chi tiết theo nhóm đã chọn ở trường “Nhóm bảng”. Danh sách chi tiết phía dưới. Hiển thị theo trường “</w:t>
            </w:r>
            <w:r>
              <w:rPr>
                <w:rFonts w:eastAsia="Times New Roman"/>
                <w:b/>
                <w:bCs/>
                <w:color w:val="000000"/>
              </w:rPr>
              <w:t>Tên bảng_EN”</w:t>
            </w:r>
          </w:p>
        </w:tc>
      </w:tr>
      <w:tr w:rsidR="00D94A29" w:rsidRPr="00DB66BA" w14:paraId="0EB37D1C" w14:textId="77777777" w:rsidTr="001C3661">
        <w:trPr>
          <w:trHeight w:val="611"/>
          <w:ins w:id="967" w:author="Nguyen Hong Nhung (Khoi CNTT)" w:date="2019-08-15T11:03:00Z"/>
        </w:trPr>
        <w:tc>
          <w:tcPr>
            <w:tcW w:w="2358" w:type="dxa"/>
            <w:vAlign w:val="center"/>
          </w:tcPr>
          <w:p w14:paraId="25E83A67" w14:textId="16D34BA7" w:rsidR="00D94A29" w:rsidRDefault="00D94A29" w:rsidP="001C3661">
            <w:pPr>
              <w:rPr>
                <w:ins w:id="968" w:author="Nguyen Hong Nhung (Khoi CNTT)" w:date="2019-08-15T11:03:00Z"/>
                <w:rFonts w:eastAsia="Times New Roman"/>
                <w:bCs/>
                <w:lang w:eastAsia="x-none"/>
              </w:rPr>
            </w:pPr>
            <w:ins w:id="969" w:author="Nguyen Hong Nhung (Khoi CNTT)" w:date="2019-08-15T11:03:00Z">
              <w:r>
                <w:rPr>
                  <w:rFonts w:eastAsia="Times New Roman"/>
                  <w:bCs/>
                  <w:lang w:eastAsia="x-none"/>
                </w:rPr>
                <w:t>Change config</w:t>
              </w:r>
            </w:ins>
          </w:p>
        </w:tc>
        <w:tc>
          <w:tcPr>
            <w:tcW w:w="1451" w:type="dxa"/>
          </w:tcPr>
          <w:p w14:paraId="59153B30" w14:textId="4334B34B" w:rsidR="00D94A29" w:rsidRDefault="00D94A29" w:rsidP="001C3661">
            <w:pPr>
              <w:pStyle w:val="ListParagraph"/>
              <w:ind w:left="0"/>
              <w:jc w:val="center"/>
              <w:rPr>
                <w:ins w:id="970" w:author="Nguyen Hong Nhung (Khoi CNTT)" w:date="2019-08-15T11:03:00Z"/>
              </w:rPr>
            </w:pPr>
            <w:ins w:id="971" w:author="Nguyen Hong Nhung (Khoi CNTT)" w:date="2019-08-16T10:09:00Z">
              <w:r>
                <w:t>N</w:t>
              </w:r>
            </w:ins>
          </w:p>
        </w:tc>
        <w:tc>
          <w:tcPr>
            <w:tcW w:w="1742" w:type="dxa"/>
          </w:tcPr>
          <w:p w14:paraId="1E8C7C01" w14:textId="73A74F95" w:rsidR="00D94A29" w:rsidRPr="00AC762B" w:rsidRDefault="00D94A29" w:rsidP="001C3661">
            <w:pPr>
              <w:pStyle w:val="ListParagraph"/>
              <w:ind w:left="0"/>
              <w:rPr>
                <w:ins w:id="972" w:author="Nguyen Hong Nhung (Khoi CNTT)" w:date="2019-08-15T11:03:00Z"/>
              </w:rPr>
            </w:pPr>
            <w:ins w:id="973" w:author="Nguyen Hong Nhung (Khoi CNTT)" w:date="2019-08-15T11:04:00Z">
              <w:r>
                <w:t>Button</w:t>
              </w:r>
            </w:ins>
          </w:p>
        </w:tc>
        <w:tc>
          <w:tcPr>
            <w:tcW w:w="3917" w:type="dxa"/>
          </w:tcPr>
          <w:p w14:paraId="4A1A0B0C" w14:textId="77777777" w:rsidR="00D94A29" w:rsidRDefault="00D94A29" w:rsidP="001C3661">
            <w:pPr>
              <w:rPr>
                <w:ins w:id="974" w:author="Nguyen Hong Nhung (Khoi CNTT)" w:date="2019-08-15T11:05:00Z"/>
                <w:rFonts w:eastAsia="Times New Roman"/>
                <w:bCs/>
                <w:lang w:eastAsia="x-none"/>
              </w:rPr>
            </w:pPr>
            <w:ins w:id="975" w:author="Nguyen Hong Nhung (Khoi CNTT)" w:date="2019-08-15T11:04:00Z">
              <w:r>
                <w:rPr>
                  <w:rFonts w:eastAsia="Times New Roman"/>
                  <w:bCs/>
                  <w:lang w:eastAsia="x-none"/>
                </w:rPr>
                <w:t>Nút chức năng cho phép thay đổi cấu hình</w:t>
              </w:r>
            </w:ins>
            <w:ins w:id="976" w:author="Nguyen Hong Nhung (Khoi CNTT)" w:date="2019-08-15T11:05:00Z">
              <w:r>
                <w:rPr>
                  <w:rFonts w:eastAsia="Times New Roman"/>
                  <w:bCs/>
                  <w:lang w:eastAsia="x-none"/>
                </w:rPr>
                <w:t xml:space="preserve"> (</w:t>
              </w:r>
            </w:ins>
            <w:ins w:id="977" w:author="Nguyen Hong Nhung (Khoi CNTT)" w:date="2019-08-15T11:04:00Z">
              <w:r>
                <w:rPr>
                  <w:rFonts w:eastAsia="Times New Roman"/>
                  <w:bCs/>
                  <w:lang w:eastAsia="x-none"/>
                </w:rPr>
                <w:t>các trường cho phép điều chỉnh</w:t>
              </w:r>
            </w:ins>
            <w:ins w:id="978" w:author="Nguyen Hong Nhung (Khoi CNTT)" w:date="2019-08-15T11:05:00Z">
              <w:r>
                <w:rPr>
                  <w:rFonts w:eastAsia="Times New Roman"/>
                  <w:bCs/>
                  <w:lang w:eastAsia="x-none"/>
                </w:rPr>
                <w:t>)</w:t>
              </w:r>
            </w:ins>
            <w:ins w:id="979" w:author="Nguyen Hong Nhung (Khoi CNTT)" w:date="2019-08-15T11:04:00Z">
              <w:r>
                <w:rPr>
                  <w:rFonts w:eastAsia="Times New Roman"/>
                  <w:bCs/>
                  <w:lang w:eastAsia="x-none"/>
                </w:rPr>
                <w:t xml:space="preserve"> ở bảng được chọn.</w:t>
              </w:r>
            </w:ins>
          </w:p>
          <w:p w14:paraId="0E7DE47E" w14:textId="5455AE03" w:rsidR="00D94A29" w:rsidRDefault="00D94A29" w:rsidP="001C3661">
            <w:pPr>
              <w:rPr>
                <w:ins w:id="980" w:author="Nguyen Hong Nhung (Khoi CNTT)" w:date="2019-08-15T11:03:00Z"/>
                <w:rFonts w:eastAsia="Times New Roman"/>
                <w:bCs/>
                <w:lang w:eastAsia="x-none"/>
              </w:rPr>
            </w:pPr>
            <w:ins w:id="981" w:author="Nguyen Hong Nhung (Khoi CNTT)" w:date="2019-08-15T11:05:00Z">
              <w:r>
                <w:rPr>
                  <w:rFonts w:eastAsia="Times New Roman"/>
                  <w:bCs/>
                  <w:lang w:eastAsia="x-none"/>
                </w:rPr>
                <w:t>Khi người dùng chọn nút “Change Config” hệ thống hiển thị màn hình “Change Config”</w:t>
              </w:r>
            </w:ins>
            <w:ins w:id="982" w:author="Nguyen Hong Nhung (Khoi CNTT)" w:date="2019-08-15T11:06:00Z">
              <w:r>
                <w:rPr>
                  <w:rFonts w:eastAsia="Times New Roman"/>
                  <w:bCs/>
                  <w:lang w:eastAsia="x-none"/>
                </w:rPr>
                <w:t>.</w:t>
              </w:r>
            </w:ins>
          </w:p>
        </w:tc>
      </w:tr>
      <w:tr w:rsidR="00D94A29" w:rsidRPr="00DB66BA" w14:paraId="7ABE8132" w14:textId="77777777" w:rsidTr="001C3661">
        <w:trPr>
          <w:trHeight w:val="611"/>
        </w:trPr>
        <w:tc>
          <w:tcPr>
            <w:tcW w:w="2358" w:type="dxa"/>
          </w:tcPr>
          <w:p w14:paraId="30DB4D1E" w14:textId="77777777" w:rsidR="00D94A29" w:rsidRDefault="00D94A29" w:rsidP="001C3661">
            <w:pPr>
              <w:pStyle w:val="ListParagraph"/>
              <w:ind w:left="0"/>
            </w:pPr>
            <w:r>
              <w:t>Download Template</w:t>
            </w:r>
          </w:p>
        </w:tc>
        <w:tc>
          <w:tcPr>
            <w:tcW w:w="1451" w:type="dxa"/>
          </w:tcPr>
          <w:p w14:paraId="682A34BD" w14:textId="5EF328C8" w:rsidR="00D94A29" w:rsidRPr="00AC762B" w:rsidRDefault="00D94A29" w:rsidP="001C3661">
            <w:pPr>
              <w:pStyle w:val="ListParagraph"/>
              <w:ind w:left="0"/>
              <w:jc w:val="center"/>
            </w:pPr>
            <w:ins w:id="983" w:author="Nguyen Hong Nhung (Khoi CNTT)" w:date="2019-08-16T10:09:00Z">
              <w:r>
                <w:t>N</w:t>
              </w:r>
            </w:ins>
            <w:del w:id="984" w:author="Nguyen Hong Nhung (Khoi CNTT)" w:date="2019-08-16T10:08:00Z">
              <w:r w:rsidDel="00A0270C">
                <w:delText>Y</w:delText>
              </w:r>
            </w:del>
          </w:p>
        </w:tc>
        <w:tc>
          <w:tcPr>
            <w:tcW w:w="1742" w:type="dxa"/>
          </w:tcPr>
          <w:p w14:paraId="36362362" w14:textId="77777777" w:rsidR="00D94A29" w:rsidRDefault="00D94A29" w:rsidP="001C3661">
            <w:pPr>
              <w:pStyle w:val="ListParagraph"/>
              <w:ind w:left="0"/>
            </w:pPr>
            <w:r>
              <w:t>Button</w:t>
            </w:r>
          </w:p>
        </w:tc>
        <w:tc>
          <w:tcPr>
            <w:tcW w:w="3917" w:type="dxa"/>
          </w:tcPr>
          <w:p w14:paraId="55F82F95" w14:textId="77777777" w:rsidR="00D94A29" w:rsidRDefault="00D94A29" w:rsidP="001C3661">
            <w:pPr>
              <w:pStyle w:val="ListParagraph"/>
              <w:numPr>
                <w:ilvl w:val="0"/>
                <w:numId w:val="12"/>
              </w:numPr>
              <w:ind w:left="209" w:hanging="209"/>
            </w:pPr>
            <w:r>
              <w:t xml:space="preserve">Nút chức năng cho phép Download Teplate file excel tương ứng với bảng được chọn để điền dữ liệu cho việc Upload file </w:t>
            </w:r>
            <w:proofErr w:type="gramStart"/>
            <w:r>
              <w:t>theo</w:t>
            </w:r>
            <w:proofErr w:type="gramEnd"/>
            <w:r>
              <w:t xml:space="preserve"> lô.</w:t>
            </w:r>
          </w:p>
          <w:p w14:paraId="2D463DD3" w14:textId="77777777" w:rsidR="00D94A29" w:rsidRDefault="00D94A29" w:rsidP="001C3661">
            <w:pPr>
              <w:pStyle w:val="ListParagraph"/>
              <w:numPr>
                <w:ilvl w:val="0"/>
                <w:numId w:val="12"/>
              </w:numPr>
              <w:ind w:left="209" w:hanging="209"/>
            </w:pPr>
            <w:r>
              <w:t>Chỉ A</w:t>
            </w:r>
            <w:r w:rsidRPr="00C06620">
              <w:t>vailable</w:t>
            </w:r>
            <w:r>
              <w:t xml:space="preserve"> nút khi người dùng đã chọn Tên bảng.</w:t>
            </w:r>
          </w:p>
        </w:tc>
      </w:tr>
      <w:tr w:rsidR="009C3A94" w:rsidRPr="00DB66BA" w14:paraId="2C1AD28D" w14:textId="77777777" w:rsidTr="001C3661">
        <w:trPr>
          <w:trHeight w:val="611"/>
        </w:trPr>
        <w:tc>
          <w:tcPr>
            <w:tcW w:w="2358" w:type="dxa"/>
          </w:tcPr>
          <w:p w14:paraId="796F482E" w14:textId="77777777" w:rsidR="009C3A94" w:rsidRDefault="009C3A94" w:rsidP="001C3661">
            <w:pPr>
              <w:pStyle w:val="ListParagraph"/>
              <w:ind w:left="0"/>
            </w:pPr>
            <w:r>
              <w:t>Upload file</w:t>
            </w:r>
          </w:p>
        </w:tc>
        <w:tc>
          <w:tcPr>
            <w:tcW w:w="1451" w:type="dxa"/>
          </w:tcPr>
          <w:p w14:paraId="3D311801" w14:textId="57CF1FCF" w:rsidR="009C3A94" w:rsidRPr="00AC762B" w:rsidRDefault="00D94A29" w:rsidP="001C3661">
            <w:pPr>
              <w:pStyle w:val="ListParagraph"/>
              <w:ind w:left="0"/>
              <w:jc w:val="center"/>
            </w:pPr>
            <w:ins w:id="985" w:author="Nguyen Hong Nhung (Khoi CNTT)" w:date="2019-08-16T10:09:00Z">
              <w:r>
                <w:t>N</w:t>
              </w:r>
            </w:ins>
            <w:del w:id="986" w:author="Nguyen Hong Nhung (Khoi CNTT)" w:date="2019-08-16T10:09:00Z">
              <w:r w:rsidR="009C3A94" w:rsidRPr="00AC762B" w:rsidDel="00D94A29">
                <w:delText>Y</w:delText>
              </w:r>
            </w:del>
          </w:p>
        </w:tc>
        <w:tc>
          <w:tcPr>
            <w:tcW w:w="1742" w:type="dxa"/>
          </w:tcPr>
          <w:p w14:paraId="1F72AB9E" w14:textId="77777777" w:rsidR="009C3A94" w:rsidRPr="00AC762B" w:rsidRDefault="009C3A94" w:rsidP="001C3661">
            <w:pPr>
              <w:pStyle w:val="ListParagraph"/>
              <w:ind w:left="0"/>
            </w:pPr>
            <w:r>
              <w:t>Button</w:t>
            </w:r>
          </w:p>
        </w:tc>
        <w:tc>
          <w:tcPr>
            <w:tcW w:w="3917" w:type="dxa"/>
          </w:tcPr>
          <w:p w14:paraId="0D2E8A4B" w14:textId="77777777" w:rsidR="009C3A94" w:rsidRDefault="009C3A94" w:rsidP="001C3661">
            <w:pPr>
              <w:pStyle w:val="ListParagraph"/>
              <w:numPr>
                <w:ilvl w:val="0"/>
                <w:numId w:val="12"/>
              </w:numPr>
              <w:ind w:left="209" w:hanging="209"/>
            </w:pPr>
            <w:r>
              <w:t xml:space="preserve">Chức năng cho phép điều chỉnh dữ liệu </w:t>
            </w:r>
            <w:proofErr w:type="gramStart"/>
            <w:r>
              <w:t>theo</w:t>
            </w:r>
            <w:proofErr w:type="gramEnd"/>
            <w:r>
              <w:t xml:space="preserve"> file upload lên hệ thống. Cho phép bao gồm tất cả các điều chỉnh </w:t>
            </w:r>
            <w:proofErr w:type="gramStart"/>
            <w:r>
              <w:t>Thêm</w:t>
            </w:r>
            <w:proofErr w:type="gramEnd"/>
            <w:r>
              <w:t>/ Sửa/ Xóa nhiều bản ghi.</w:t>
            </w:r>
          </w:p>
          <w:p w14:paraId="4D7C1412" w14:textId="77777777" w:rsidR="009C3A94" w:rsidRDefault="009C3A94" w:rsidP="001C3661">
            <w:pPr>
              <w:pStyle w:val="ListParagraph"/>
              <w:numPr>
                <w:ilvl w:val="0"/>
                <w:numId w:val="12"/>
              </w:numPr>
              <w:ind w:left="209" w:hanging="209"/>
            </w:pPr>
            <w:r>
              <w:t>Chỉ A</w:t>
            </w:r>
            <w:r w:rsidRPr="00C06620">
              <w:t>vailable</w:t>
            </w:r>
            <w:r>
              <w:t xml:space="preserve"> nút khi người dùng đã chọn Tên bảng.</w:t>
            </w:r>
          </w:p>
        </w:tc>
      </w:tr>
      <w:tr w:rsidR="00D94A29" w:rsidRPr="00DB66BA" w14:paraId="5FA56185" w14:textId="77777777" w:rsidTr="001C3661">
        <w:trPr>
          <w:trHeight w:val="611"/>
          <w:ins w:id="987" w:author="Nguyen Hong Nhung (Khoi CNTT)" w:date="2019-08-15T11:14:00Z"/>
        </w:trPr>
        <w:tc>
          <w:tcPr>
            <w:tcW w:w="2358" w:type="dxa"/>
          </w:tcPr>
          <w:p w14:paraId="4A475068" w14:textId="187B807E" w:rsidR="00D94A29" w:rsidRDefault="00D94A29" w:rsidP="001C3661">
            <w:pPr>
              <w:pStyle w:val="ListParagraph"/>
              <w:ind w:left="0"/>
              <w:rPr>
                <w:ins w:id="988" w:author="Nguyen Hong Nhung (Khoi CNTT)" w:date="2019-08-15T11:14:00Z"/>
              </w:rPr>
            </w:pPr>
            <w:ins w:id="989" w:author="Nguyen Hong Nhung (Khoi CNTT)" w:date="2019-08-15T11:14:00Z">
              <w:r>
                <w:t>Thêm</w:t>
              </w:r>
            </w:ins>
          </w:p>
        </w:tc>
        <w:tc>
          <w:tcPr>
            <w:tcW w:w="1451" w:type="dxa"/>
          </w:tcPr>
          <w:p w14:paraId="2CE48577" w14:textId="39391C02" w:rsidR="00D94A29" w:rsidRPr="00AC762B" w:rsidRDefault="00D94A29" w:rsidP="001C3661">
            <w:pPr>
              <w:pStyle w:val="ListParagraph"/>
              <w:ind w:left="0"/>
              <w:jc w:val="center"/>
              <w:rPr>
                <w:ins w:id="990" w:author="Nguyen Hong Nhung (Khoi CNTT)" w:date="2019-08-15T11:14:00Z"/>
              </w:rPr>
            </w:pPr>
            <w:ins w:id="991" w:author="Nguyen Hong Nhung (Khoi CNTT)" w:date="2019-08-16T10:09:00Z">
              <w:r w:rsidRPr="00592E13">
                <w:t>N</w:t>
              </w:r>
            </w:ins>
          </w:p>
        </w:tc>
        <w:tc>
          <w:tcPr>
            <w:tcW w:w="1742" w:type="dxa"/>
          </w:tcPr>
          <w:p w14:paraId="55E0FE58" w14:textId="0BC90E10" w:rsidR="00D94A29" w:rsidRDefault="00D94A29" w:rsidP="001C3661">
            <w:pPr>
              <w:pStyle w:val="ListParagraph"/>
              <w:ind w:left="0"/>
              <w:rPr>
                <w:ins w:id="992" w:author="Nguyen Hong Nhung (Khoi CNTT)" w:date="2019-08-15T11:14:00Z"/>
              </w:rPr>
            </w:pPr>
            <w:ins w:id="993" w:author="Nguyen Hong Nhung (Khoi CNTT)" w:date="2019-08-15T11:14:00Z">
              <w:r>
                <w:t>Button</w:t>
              </w:r>
            </w:ins>
          </w:p>
        </w:tc>
        <w:tc>
          <w:tcPr>
            <w:tcW w:w="3917" w:type="dxa"/>
          </w:tcPr>
          <w:p w14:paraId="3B2D3FA0" w14:textId="77777777" w:rsidR="00D94A29" w:rsidRDefault="00D94A29" w:rsidP="00414DB7">
            <w:pPr>
              <w:pStyle w:val="ListParagraph"/>
              <w:numPr>
                <w:ilvl w:val="0"/>
                <w:numId w:val="12"/>
              </w:numPr>
              <w:ind w:left="209" w:hanging="209"/>
              <w:rPr>
                <w:ins w:id="994" w:author="Nguyen Hong Nhung (Khoi CNTT)" w:date="2019-08-15T11:14:00Z"/>
              </w:rPr>
            </w:pPr>
            <w:ins w:id="995" w:author="Nguyen Hong Nhung (Khoi CNTT)" w:date="2019-08-15T11:14:00Z">
              <w:r>
                <w:t xml:space="preserve">Nút chức năng thêm mới 1 bản ghi dữ liệu bằng </w:t>
              </w:r>
              <w:proofErr w:type="gramStart"/>
              <w:r>
                <w:t>tay</w:t>
              </w:r>
              <w:proofErr w:type="gramEnd"/>
              <w:r>
                <w:t>.</w:t>
              </w:r>
            </w:ins>
          </w:p>
          <w:p w14:paraId="652B31E6" w14:textId="77777777" w:rsidR="00D94A29" w:rsidRDefault="00D94A29" w:rsidP="001C3661">
            <w:pPr>
              <w:pStyle w:val="ListParagraph"/>
              <w:numPr>
                <w:ilvl w:val="0"/>
                <w:numId w:val="12"/>
              </w:numPr>
              <w:ind w:left="209" w:hanging="209"/>
              <w:rPr>
                <w:ins w:id="996" w:author="Nguyen Hong Nhung (Khoi CNTT)" w:date="2019-08-15T11:14:00Z"/>
              </w:rPr>
            </w:pPr>
            <w:ins w:id="997" w:author="Nguyen Hong Nhung (Khoi CNTT)" w:date="2019-08-15T11:14:00Z">
              <w:r>
                <w:t>Chỉ A</w:t>
              </w:r>
              <w:r w:rsidRPr="00C06620">
                <w:t>vailable</w:t>
              </w:r>
              <w:r>
                <w:t xml:space="preserve"> nút khi người dùng đã chọn Tên bảng</w:t>
              </w:r>
            </w:ins>
          </w:p>
          <w:p w14:paraId="338A6730" w14:textId="1D3358B8" w:rsidR="00D94A29" w:rsidRDefault="00D94A29" w:rsidP="00FE55E4">
            <w:pPr>
              <w:pStyle w:val="ListParagraph"/>
              <w:numPr>
                <w:ilvl w:val="0"/>
                <w:numId w:val="12"/>
              </w:numPr>
              <w:ind w:left="209" w:hanging="209"/>
              <w:rPr>
                <w:ins w:id="998" w:author="Nguyen Hong Nhung (Khoi CNTT)" w:date="2019-08-15T11:14:00Z"/>
              </w:rPr>
            </w:pPr>
            <w:ins w:id="999" w:author="Nguyen Hong Nhung (Khoi CNTT)" w:date="2019-08-15T11:14:00Z">
              <w:r>
                <w:t xml:space="preserve">Khi </w:t>
              </w:r>
            </w:ins>
            <w:ins w:id="1000" w:author="Nguyen Hong Nhung (Khoi CNTT)" w:date="2019-08-15T11:19:00Z">
              <w:r>
                <w:t>U</w:t>
              </w:r>
            </w:ins>
            <w:ins w:id="1001" w:author="Nguyen Hong Nhung (Khoi CNTT)" w:date="2019-08-15T11:14:00Z">
              <w:r>
                <w:t xml:space="preserve">ser Click vào </w:t>
              </w:r>
            </w:ins>
            <w:proofErr w:type="gramStart"/>
            <w:ins w:id="1002" w:author="Nguyen Hong Nhung (Khoi CNTT)" w:date="2019-08-15T11:15:00Z">
              <w:r>
                <w:t>Thêm</w:t>
              </w:r>
              <w:proofErr w:type="gramEnd"/>
              <w:r>
                <w:t xml:space="preserve">, hệ thống hiển thị </w:t>
              </w:r>
            </w:ins>
            <w:ins w:id="1003" w:author="Nguyen Hong Nhung (Khoi CNTT)" w:date="2019-08-15T11:18:00Z">
              <w:r>
                <w:t>dưới</w:t>
              </w:r>
            </w:ins>
            <w:ins w:id="1004" w:author="Nguyen Hong Nhung (Khoi CNTT)" w:date="2019-08-15T11:15:00Z">
              <w:r>
                <w:t xml:space="preserve"> Grid </w:t>
              </w:r>
            </w:ins>
            <w:ins w:id="1005" w:author="Nguyen Hong Nhung (Khoi CNTT)" w:date="2019-08-15T11:27:00Z">
              <w:r>
                <w:t>1 dòng bản ghi đầu tiên trống, cho phép User nhập liệu trực tiếp</w:t>
              </w:r>
            </w:ins>
            <w:ins w:id="1006" w:author="Nguyen Hong Nhung (Khoi CNTT)" w:date="2019-08-15T11:28:00Z">
              <w:r>
                <w:t>.</w:t>
              </w:r>
            </w:ins>
          </w:p>
        </w:tc>
      </w:tr>
      <w:tr w:rsidR="00D94A29" w:rsidRPr="00DB66BA" w14:paraId="0E0E7890" w14:textId="77777777" w:rsidTr="001C3661">
        <w:trPr>
          <w:trHeight w:val="611"/>
          <w:ins w:id="1007" w:author="Nguyen Hong Nhung (Khoi CNTT)" w:date="2019-08-15T11:14:00Z"/>
        </w:trPr>
        <w:tc>
          <w:tcPr>
            <w:tcW w:w="2358" w:type="dxa"/>
          </w:tcPr>
          <w:p w14:paraId="470372D4" w14:textId="4A647C24" w:rsidR="00D94A29" w:rsidRDefault="00D94A29" w:rsidP="001C3661">
            <w:pPr>
              <w:pStyle w:val="ListParagraph"/>
              <w:ind w:left="0"/>
              <w:rPr>
                <w:ins w:id="1008" w:author="Nguyen Hong Nhung (Khoi CNTT)" w:date="2019-08-15T11:14:00Z"/>
              </w:rPr>
            </w:pPr>
            <w:ins w:id="1009" w:author="Nguyen Hong Nhung (Khoi CNTT)" w:date="2019-08-15T11:14:00Z">
              <w:r>
                <w:t>Sửa</w:t>
              </w:r>
            </w:ins>
          </w:p>
        </w:tc>
        <w:tc>
          <w:tcPr>
            <w:tcW w:w="1451" w:type="dxa"/>
          </w:tcPr>
          <w:p w14:paraId="6A59003C" w14:textId="5D66BDFA" w:rsidR="00D94A29" w:rsidRPr="00AC762B" w:rsidRDefault="00D94A29" w:rsidP="001C3661">
            <w:pPr>
              <w:pStyle w:val="ListParagraph"/>
              <w:ind w:left="0"/>
              <w:jc w:val="center"/>
              <w:rPr>
                <w:ins w:id="1010" w:author="Nguyen Hong Nhung (Khoi CNTT)" w:date="2019-08-15T11:14:00Z"/>
              </w:rPr>
            </w:pPr>
            <w:ins w:id="1011" w:author="Nguyen Hong Nhung (Khoi CNTT)" w:date="2019-08-16T10:09:00Z">
              <w:r w:rsidRPr="00592E13">
                <w:t>N</w:t>
              </w:r>
            </w:ins>
          </w:p>
        </w:tc>
        <w:tc>
          <w:tcPr>
            <w:tcW w:w="1742" w:type="dxa"/>
          </w:tcPr>
          <w:p w14:paraId="736AFA1A" w14:textId="4176168E" w:rsidR="00D94A29" w:rsidRDefault="00D94A29" w:rsidP="001C3661">
            <w:pPr>
              <w:pStyle w:val="ListParagraph"/>
              <w:ind w:left="0"/>
              <w:rPr>
                <w:ins w:id="1012" w:author="Nguyen Hong Nhung (Khoi CNTT)" w:date="2019-08-15T11:14:00Z"/>
              </w:rPr>
            </w:pPr>
            <w:ins w:id="1013" w:author="Nguyen Hong Nhung (Khoi CNTT)" w:date="2019-08-15T11:14:00Z">
              <w:r>
                <w:t>Button</w:t>
              </w:r>
            </w:ins>
          </w:p>
        </w:tc>
        <w:tc>
          <w:tcPr>
            <w:tcW w:w="3917" w:type="dxa"/>
          </w:tcPr>
          <w:p w14:paraId="08DA7835" w14:textId="77777777" w:rsidR="00D94A29" w:rsidRDefault="00D94A29" w:rsidP="001C3661">
            <w:pPr>
              <w:pStyle w:val="ListParagraph"/>
              <w:numPr>
                <w:ilvl w:val="0"/>
                <w:numId w:val="12"/>
              </w:numPr>
              <w:ind w:left="209" w:hanging="209"/>
              <w:rPr>
                <w:ins w:id="1014" w:author="Nguyen Hong Nhung (Khoi CNTT)" w:date="2019-08-15T11:19:00Z"/>
              </w:rPr>
            </w:pPr>
            <w:ins w:id="1015" w:author="Nguyen Hong Nhung (Khoi CNTT)" w:date="2019-08-15T11:14:00Z">
              <w:r>
                <w:t>Nút chức năng sửa bản ghi được lựa chọn (Chỉ chọn 1 bản ghi để sửa)</w:t>
              </w:r>
            </w:ins>
          </w:p>
          <w:p w14:paraId="6A099E65" w14:textId="5BF447E3" w:rsidR="00D94A29" w:rsidRDefault="00D94A29" w:rsidP="00FE55E4">
            <w:pPr>
              <w:pStyle w:val="ListParagraph"/>
              <w:numPr>
                <w:ilvl w:val="0"/>
                <w:numId w:val="12"/>
              </w:numPr>
              <w:ind w:left="209" w:hanging="209"/>
              <w:rPr>
                <w:ins w:id="1016" w:author="Nguyen Hong Nhung (Khoi CNTT)" w:date="2019-08-15T11:14:00Z"/>
              </w:rPr>
            </w:pPr>
            <w:ins w:id="1017" w:author="Nguyen Hong Nhung (Khoi CNTT)" w:date="2019-08-15T11:19:00Z">
              <w:r>
                <w:t xml:space="preserve">Khi User  chọn 1 bản ghi rồi chọn nút Sửa, hệ thống hiển thị dưới Grid </w:t>
              </w:r>
            </w:ins>
            <w:ins w:id="1018" w:author="Nguyen Hong Nhung (Khoi CNTT)" w:date="2019-08-15T11:28:00Z">
              <w:r>
                <w:t>1 dòng bản ghi mới sao nguyên bảng ghi đã chọn, cho phép User chỉnh sửa trực tiếp trên bản ghi đó.</w:t>
              </w:r>
            </w:ins>
          </w:p>
        </w:tc>
      </w:tr>
      <w:tr w:rsidR="00011963" w:rsidRPr="00DB66BA" w14:paraId="2DEA04DB" w14:textId="77777777" w:rsidTr="001C3661">
        <w:trPr>
          <w:trHeight w:val="611"/>
          <w:ins w:id="1019" w:author="Nguyen Hong Nhung (Khoi CNTT)" w:date="2019-08-15T11:14:00Z"/>
        </w:trPr>
        <w:tc>
          <w:tcPr>
            <w:tcW w:w="2358" w:type="dxa"/>
          </w:tcPr>
          <w:p w14:paraId="16E9E368" w14:textId="02C66826" w:rsidR="00011963" w:rsidRDefault="00011963" w:rsidP="001C3661">
            <w:pPr>
              <w:pStyle w:val="ListParagraph"/>
              <w:ind w:left="0"/>
              <w:rPr>
                <w:ins w:id="1020" w:author="Nguyen Hong Nhung (Khoi CNTT)" w:date="2019-08-15T11:14:00Z"/>
              </w:rPr>
            </w:pPr>
            <w:ins w:id="1021" w:author="Nguyen Hong Nhung (Khoi CNTT)" w:date="2019-08-15T11:14:00Z">
              <w:r>
                <w:t>Xóa</w:t>
              </w:r>
            </w:ins>
          </w:p>
        </w:tc>
        <w:tc>
          <w:tcPr>
            <w:tcW w:w="1451" w:type="dxa"/>
          </w:tcPr>
          <w:p w14:paraId="25C5D4F0" w14:textId="2860A479" w:rsidR="00011963" w:rsidRPr="00AC762B" w:rsidRDefault="00D94A29" w:rsidP="001C3661">
            <w:pPr>
              <w:pStyle w:val="ListParagraph"/>
              <w:ind w:left="0"/>
              <w:jc w:val="center"/>
              <w:rPr>
                <w:ins w:id="1022" w:author="Nguyen Hong Nhung (Khoi CNTT)" w:date="2019-08-15T11:14:00Z"/>
              </w:rPr>
            </w:pPr>
            <w:ins w:id="1023" w:author="Nguyen Hong Nhung (Khoi CNTT)" w:date="2019-08-16T10:09:00Z">
              <w:r>
                <w:t>N</w:t>
              </w:r>
            </w:ins>
          </w:p>
        </w:tc>
        <w:tc>
          <w:tcPr>
            <w:tcW w:w="1742" w:type="dxa"/>
          </w:tcPr>
          <w:p w14:paraId="3186D1F5" w14:textId="6B31A1E4" w:rsidR="00011963" w:rsidRDefault="00011963" w:rsidP="001C3661">
            <w:pPr>
              <w:pStyle w:val="ListParagraph"/>
              <w:ind w:left="0"/>
              <w:rPr>
                <w:ins w:id="1024" w:author="Nguyen Hong Nhung (Khoi CNTT)" w:date="2019-08-15T11:14:00Z"/>
              </w:rPr>
            </w:pPr>
            <w:ins w:id="1025" w:author="Nguyen Hong Nhung (Khoi CNTT)" w:date="2019-08-15T11:14:00Z">
              <w:r>
                <w:t>Button</w:t>
              </w:r>
            </w:ins>
          </w:p>
        </w:tc>
        <w:tc>
          <w:tcPr>
            <w:tcW w:w="3917" w:type="dxa"/>
          </w:tcPr>
          <w:p w14:paraId="1C316485" w14:textId="6A1C9273" w:rsidR="00011963" w:rsidRDefault="00011963" w:rsidP="001C3661">
            <w:pPr>
              <w:pStyle w:val="ListParagraph"/>
              <w:numPr>
                <w:ilvl w:val="0"/>
                <w:numId w:val="12"/>
              </w:numPr>
              <w:ind w:left="209" w:hanging="209"/>
              <w:rPr>
                <w:ins w:id="1026" w:author="Nguyen Hong Nhung (Khoi CNTT)" w:date="2019-08-15T11:14:00Z"/>
              </w:rPr>
            </w:pPr>
            <w:ins w:id="1027" w:author="Nguyen Hong Nhung (Khoi CNTT)" w:date="2019-08-15T11:14:00Z">
              <w:r>
                <w:t>Nút chức năng xóa các bản ghi được lựa chọn (Cho phép chọn 1 hoặc nhiều bản ghi)</w:t>
              </w:r>
            </w:ins>
          </w:p>
        </w:tc>
      </w:tr>
      <w:tr w:rsidR="00011963" w:rsidRPr="00DB66BA" w14:paraId="51172B60" w14:textId="77777777" w:rsidTr="001C3661">
        <w:trPr>
          <w:trHeight w:val="611"/>
        </w:trPr>
        <w:tc>
          <w:tcPr>
            <w:tcW w:w="5551" w:type="dxa"/>
            <w:gridSpan w:val="3"/>
            <w:vAlign w:val="center"/>
          </w:tcPr>
          <w:p w14:paraId="1C0C472A" w14:textId="77777777" w:rsidR="00011963" w:rsidRPr="00AC762B" w:rsidRDefault="00011963" w:rsidP="001C3661">
            <w:pPr>
              <w:pStyle w:val="ListParagraph"/>
              <w:ind w:left="0"/>
            </w:pPr>
            <w:r w:rsidRPr="007D4F98">
              <w:rPr>
                <w:i/>
              </w:rPr>
              <w:t>Vùng tìm kiếm dữ liệu</w:t>
            </w:r>
          </w:p>
        </w:tc>
        <w:tc>
          <w:tcPr>
            <w:tcW w:w="3917" w:type="dxa"/>
          </w:tcPr>
          <w:p w14:paraId="1E12C4DE" w14:textId="77777777" w:rsidR="00011963" w:rsidRPr="0053273D" w:rsidRDefault="00011963" w:rsidP="001C3661">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011963" w:rsidRPr="00DB66BA" w14:paraId="3FB07DC7" w14:textId="77777777" w:rsidTr="001C3661">
        <w:trPr>
          <w:trHeight w:val="611"/>
        </w:trPr>
        <w:tc>
          <w:tcPr>
            <w:tcW w:w="2358" w:type="dxa"/>
          </w:tcPr>
          <w:p w14:paraId="00E7DA98" w14:textId="77777777" w:rsidR="00011963" w:rsidRPr="00AC762B" w:rsidRDefault="00011963" w:rsidP="001C3661">
            <w:pPr>
              <w:pStyle w:val="ListParagraph"/>
              <w:ind w:left="0"/>
            </w:pPr>
            <w:r>
              <w:t xml:space="preserve">Tiêu chí </w:t>
            </w:r>
          </w:p>
        </w:tc>
        <w:tc>
          <w:tcPr>
            <w:tcW w:w="1451" w:type="dxa"/>
          </w:tcPr>
          <w:p w14:paraId="59B9AF17" w14:textId="77777777" w:rsidR="00011963" w:rsidRPr="00F36160" w:rsidRDefault="00011963" w:rsidP="001C3661">
            <w:pPr>
              <w:pStyle w:val="ListParagraph"/>
              <w:ind w:left="0"/>
              <w:jc w:val="center"/>
            </w:pPr>
            <w:r>
              <w:t>Y</w:t>
            </w:r>
          </w:p>
        </w:tc>
        <w:tc>
          <w:tcPr>
            <w:tcW w:w="1742" w:type="dxa"/>
          </w:tcPr>
          <w:p w14:paraId="437EF633" w14:textId="77777777" w:rsidR="00011963" w:rsidRDefault="00011963" w:rsidP="001C3661">
            <w:r w:rsidRPr="00AC762B">
              <w:t>Drop down list</w:t>
            </w:r>
          </w:p>
        </w:tc>
        <w:tc>
          <w:tcPr>
            <w:tcW w:w="3917" w:type="dxa"/>
          </w:tcPr>
          <w:p w14:paraId="78B7D698" w14:textId="09C56CB1" w:rsidR="00011963" w:rsidRPr="00AC762B" w:rsidRDefault="00011963" w:rsidP="00FE55E4">
            <w:pPr>
              <w:pStyle w:val="ListParagraph"/>
              <w:ind w:left="0"/>
            </w:pPr>
            <w:r>
              <w:t xml:space="preserve">Tiêu chí tìm kiếm. Hiển thị picklist </w:t>
            </w:r>
            <w:del w:id="1028" w:author="Nguyen Hong Nhung (Khoi CNTT)" w:date="2019-08-15T11:07:00Z">
              <w:r w:rsidDel="002F5E9C">
                <w:delText>gồm tất cả các trường của bảng đã chọn (tất cả trường của 1 bản ghi)</w:delText>
              </w:r>
            </w:del>
            <w:ins w:id="1029" w:author="Nguyen Hong Nhung (Khoi CNTT)" w:date="2019-08-15T11:07:00Z">
              <w:r>
                <w:t xml:space="preserve"> các trường key theo từng bảng được chọn</w:t>
              </w:r>
            </w:ins>
          </w:p>
        </w:tc>
      </w:tr>
      <w:tr w:rsidR="00011963" w:rsidRPr="00DB66BA" w14:paraId="216D4D44" w14:textId="77777777" w:rsidTr="001C3661">
        <w:trPr>
          <w:trHeight w:val="611"/>
        </w:trPr>
        <w:tc>
          <w:tcPr>
            <w:tcW w:w="2358" w:type="dxa"/>
          </w:tcPr>
          <w:p w14:paraId="70D61F2B" w14:textId="77777777" w:rsidR="00011963" w:rsidRPr="00AC762B" w:rsidRDefault="00011963" w:rsidP="001C3661">
            <w:pPr>
              <w:pStyle w:val="ListParagraph"/>
              <w:ind w:left="0"/>
            </w:pPr>
            <w:r>
              <w:t>Toán tử</w:t>
            </w:r>
          </w:p>
        </w:tc>
        <w:tc>
          <w:tcPr>
            <w:tcW w:w="1451" w:type="dxa"/>
          </w:tcPr>
          <w:p w14:paraId="6176B9B1" w14:textId="77777777" w:rsidR="00011963" w:rsidRPr="00F36160" w:rsidRDefault="00011963" w:rsidP="001C3661">
            <w:pPr>
              <w:pStyle w:val="ListParagraph"/>
              <w:ind w:left="0"/>
              <w:jc w:val="center"/>
            </w:pPr>
            <w:r>
              <w:t>Y</w:t>
            </w:r>
          </w:p>
        </w:tc>
        <w:tc>
          <w:tcPr>
            <w:tcW w:w="1742" w:type="dxa"/>
          </w:tcPr>
          <w:p w14:paraId="22BEABEC" w14:textId="77777777" w:rsidR="00011963" w:rsidRDefault="00011963" w:rsidP="001C3661">
            <w:r w:rsidRPr="00AC762B">
              <w:t>Drop down list</w:t>
            </w:r>
          </w:p>
        </w:tc>
        <w:tc>
          <w:tcPr>
            <w:tcW w:w="3917" w:type="dxa"/>
          </w:tcPr>
          <w:p w14:paraId="07D63070" w14:textId="77777777" w:rsidR="00011963" w:rsidRDefault="00011963" w:rsidP="001C3661">
            <w:r>
              <w:t>Hỗ trợ các toán tử:</w:t>
            </w:r>
          </w:p>
          <w:p w14:paraId="3F0CF8E7" w14:textId="77777777" w:rsidR="00011963" w:rsidRDefault="00011963" w:rsidP="001C3661">
            <w:pPr>
              <w:pStyle w:val="ListParagraph"/>
              <w:numPr>
                <w:ilvl w:val="0"/>
                <w:numId w:val="10"/>
              </w:numPr>
              <w:spacing w:line="276" w:lineRule="auto"/>
              <w:ind w:left="209" w:hanging="209"/>
            </w:pPr>
            <w:r>
              <w:t>Like</w:t>
            </w:r>
          </w:p>
          <w:p w14:paraId="6FB582F1" w14:textId="77777777" w:rsidR="00011963" w:rsidRDefault="00011963" w:rsidP="001C3661">
            <w:pPr>
              <w:pStyle w:val="ListParagraph"/>
              <w:numPr>
                <w:ilvl w:val="0"/>
                <w:numId w:val="10"/>
              </w:numPr>
              <w:spacing w:line="276" w:lineRule="auto"/>
              <w:ind w:left="209" w:hanging="209"/>
            </w:pPr>
            <w:r>
              <w:t>Equal</w:t>
            </w:r>
          </w:p>
        </w:tc>
      </w:tr>
      <w:tr w:rsidR="00011963" w:rsidRPr="00DB66BA" w14:paraId="0D7702EF" w14:textId="77777777" w:rsidTr="001C3661">
        <w:trPr>
          <w:trHeight w:val="611"/>
        </w:trPr>
        <w:tc>
          <w:tcPr>
            <w:tcW w:w="2358" w:type="dxa"/>
          </w:tcPr>
          <w:p w14:paraId="7939EAF6" w14:textId="77777777" w:rsidR="00011963" w:rsidRPr="00AC762B" w:rsidRDefault="00011963" w:rsidP="001C3661">
            <w:pPr>
              <w:pStyle w:val="ListParagraph"/>
              <w:ind w:left="0"/>
            </w:pPr>
            <w:r>
              <w:t xml:space="preserve">Dữ liệu tìm kiếm </w:t>
            </w:r>
          </w:p>
        </w:tc>
        <w:tc>
          <w:tcPr>
            <w:tcW w:w="1451" w:type="dxa"/>
          </w:tcPr>
          <w:p w14:paraId="3DF7E796" w14:textId="77777777" w:rsidR="00011963" w:rsidRPr="00F36160" w:rsidRDefault="00011963" w:rsidP="001C3661">
            <w:pPr>
              <w:pStyle w:val="ListParagraph"/>
              <w:ind w:left="0"/>
              <w:jc w:val="center"/>
            </w:pPr>
            <w:r>
              <w:t>Y</w:t>
            </w:r>
          </w:p>
        </w:tc>
        <w:tc>
          <w:tcPr>
            <w:tcW w:w="1742" w:type="dxa"/>
          </w:tcPr>
          <w:p w14:paraId="6A7C4805" w14:textId="77777777" w:rsidR="00011963" w:rsidRPr="00AC762B" w:rsidRDefault="00011963" w:rsidP="001C3661">
            <w:pPr>
              <w:pStyle w:val="ListParagraph"/>
              <w:ind w:left="0"/>
            </w:pPr>
            <w:r>
              <w:t>Text</w:t>
            </w:r>
          </w:p>
        </w:tc>
        <w:tc>
          <w:tcPr>
            <w:tcW w:w="3917" w:type="dxa"/>
          </w:tcPr>
          <w:p w14:paraId="3CE3E28D" w14:textId="77777777" w:rsidR="00011963" w:rsidRPr="00AC762B" w:rsidRDefault="00011963" w:rsidP="001C3661">
            <w:pPr>
              <w:pStyle w:val="ListParagraph"/>
              <w:ind w:left="0"/>
            </w:pPr>
            <w:r>
              <w:t>Người dùng nhập tay dữ liệu cần tìm kiếm tương ứng với tiêu chí đã chọn</w:t>
            </w:r>
          </w:p>
        </w:tc>
      </w:tr>
      <w:tr w:rsidR="00011963" w:rsidRPr="00DB66BA" w14:paraId="57636054" w14:textId="77777777" w:rsidTr="001C3661">
        <w:trPr>
          <w:trHeight w:val="611"/>
        </w:trPr>
        <w:tc>
          <w:tcPr>
            <w:tcW w:w="2358" w:type="dxa"/>
          </w:tcPr>
          <w:p w14:paraId="29B837C8" w14:textId="77777777" w:rsidR="00011963" w:rsidRPr="00AC762B" w:rsidRDefault="00011963" w:rsidP="001C3661">
            <w:pPr>
              <w:pStyle w:val="ListParagraph"/>
              <w:ind w:left="0"/>
            </w:pPr>
            <w:r>
              <w:t>Kết hợp</w:t>
            </w:r>
          </w:p>
        </w:tc>
        <w:tc>
          <w:tcPr>
            <w:tcW w:w="1451" w:type="dxa"/>
          </w:tcPr>
          <w:p w14:paraId="1B40CCE6" w14:textId="77777777" w:rsidR="00011963" w:rsidRPr="00F36160" w:rsidRDefault="00011963" w:rsidP="001C3661">
            <w:pPr>
              <w:pStyle w:val="ListParagraph"/>
              <w:ind w:left="0"/>
              <w:jc w:val="center"/>
            </w:pPr>
            <w:r>
              <w:t>Y</w:t>
            </w:r>
          </w:p>
        </w:tc>
        <w:tc>
          <w:tcPr>
            <w:tcW w:w="1742" w:type="dxa"/>
          </w:tcPr>
          <w:p w14:paraId="200153D8" w14:textId="77777777" w:rsidR="00011963" w:rsidRDefault="00011963" w:rsidP="001C3661">
            <w:r w:rsidRPr="00AC762B">
              <w:t>Drop down list</w:t>
            </w:r>
          </w:p>
        </w:tc>
        <w:tc>
          <w:tcPr>
            <w:tcW w:w="3917" w:type="dxa"/>
          </w:tcPr>
          <w:p w14:paraId="6DFA5976" w14:textId="77777777" w:rsidR="00011963" w:rsidRDefault="00011963" w:rsidP="001C3661">
            <w:pPr>
              <w:pStyle w:val="ListParagraph"/>
              <w:ind w:left="0"/>
            </w:pPr>
            <w:r>
              <w:t>Toán tử kết hợp giữa 2 tiêu chí:</w:t>
            </w:r>
          </w:p>
          <w:p w14:paraId="3846F576" w14:textId="77777777" w:rsidR="00011963" w:rsidRDefault="00011963" w:rsidP="001C3661">
            <w:pPr>
              <w:pStyle w:val="ListParagraph"/>
              <w:numPr>
                <w:ilvl w:val="0"/>
                <w:numId w:val="10"/>
              </w:numPr>
              <w:spacing w:line="276" w:lineRule="auto"/>
              <w:ind w:left="209" w:hanging="209"/>
            </w:pPr>
            <w:r>
              <w:t>AND</w:t>
            </w:r>
          </w:p>
          <w:p w14:paraId="1543716F" w14:textId="77777777" w:rsidR="00011963" w:rsidRPr="00E601E2" w:rsidRDefault="00011963" w:rsidP="001C3661">
            <w:pPr>
              <w:pStyle w:val="ListParagraph"/>
              <w:numPr>
                <w:ilvl w:val="0"/>
                <w:numId w:val="10"/>
              </w:numPr>
              <w:spacing w:line="276" w:lineRule="auto"/>
              <w:ind w:left="209" w:hanging="209"/>
            </w:pPr>
            <w:r>
              <w:t>OR</w:t>
            </w:r>
          </w:p>
        </w:tc>
      </w:tr>
      <w:tr w:rsidR="00011963" w:rsidRPr="00DB66BA" w14:paraId="201458E1" w14:textId="77777777" w:rsidTr="001C3661">
        <w:trPr>
          <w:trHeight w:val="611"/>
        </w:trPr>
        <w:tc>
          <w:tcPr>
            <w:tcW w:w="2358" w:type="dxa"/>
          </w:tcPr>
          <w:p w14:paraId="1A73486A" w14:textId="77777777" w:rsidR="00011963" w:rsidRDefault="00011963" w:rsidP="001C3661">
            <w:pPr>
              <w:pStyle w:val="ListParagraph"/>
              <w:ind w:left="0"/>
            </w:pPr>
            <w:r>
              <w:t>Thêm tiêu chí</w:t>
            </w:r>
          </w:p>
        </w:tc>
        <w:tc>
          <w:tcPr>
            <w:tcW w:w="1451" w:type="dxa"/>
          </w:tcPr>
          <w:p w14:paraId="53ADD270" w14:textId="1AC39D6E" w:rsidR="00011963" w:rsidRPr="00AC762B" w:rsidRDefault="00D94A29" w:rsidP="001C3661">
            <w:pPr>
              <w:pStyle w:val="ListParagraph"/>
              <w:ind w:left="0"/>
              <w:jc w:val="center"/>
            </w:pPr>
            <w:ins w:id="1030" w:author="Nguyen Hong Nhung (Khoi CNTT)" w:date="2019-08-16T10:09:00Z">
              <w:r>
                <w:t>N</w:t>
              </w:r>
              <w:r w:rsidRPr="00AC762B" w:rsidDel="00D94A29">
                <w:t xml:space="preserve"> </w:t>
              </w:r>
            </w:ins>
            <w:del w:id="1031" w:author="Nguyen Hong Nhung (Khoi CNTT)" w:date="2019-08-16T10:09:00Z">
              <w:r w:rsidR="00011963" w:rsidRPr="00AC762B" w:rsidDel="00D94A29">
                <w:delText>Y</w:delText>
              </w:r>
            </w:del>
          </w:p>
        </w:tc>
        <w:tc>
          <w:tcPr>
            <w:tcW w:w="1742" w:type="dxa"/>
          </w:tcPr>
          <w:p w14:paraId="4E6EFAEA" w14:textId="77777777" w:rsidR="00011963" w:rsidRPr="00AC762B" w:rsidRDefault="00011963" w:rsidP="001C3661">
            <w:pPr>
              <w:pStyle w:val="ListParagraph"/>
              <w:ind w:left="0"/>
            </w:pPr>
            <w:r>
              <w:t>Button</w:t>
            </w:r>
          </w:p>
        </w:tc>
        <w:tc>
          <w:tcPr>
            <w:tcW w:w="3917" w:type="dxa"/>
          </w:tcPr>
          <w:p w14:paraId="129CAFE3" w14:textId="77777777" w:rsidR="00011963" w:rsidRDefault="00011963" w:rsidP="001C3661">
            <w:pPr>
              <w:pStyle w:val="ListParagraph"/>
              <w:ind w:left="0"/>
            </w:pPr>
            <w:r>
              <w:t>Nút chức năng thêm mới 1 tiêu chí tìm kiếm</w:t>
            </w:r>
          </w:p>
        </w:tc>
      </w:tr>
      <w:tr w:rsidR="00011963" w:rsidRPr="00DB66BA" w14:paraId="3248EEB8" w14:textId="77777777" w:rsidTr="001C3661">
        <w:trPr>
          <w:trHeight w:val="611"/>
        </w:trPr>
        <w:tc>
          <w:tcPr>
            <w:tcW w:w="2358" w:type="dxa"/>
          </w:tcPr>
          <w:p w14:paraId="47A2792B" w14:textId="77777777" w:rsidR="00011963" w:rsidRDefault="00011963" w:rsidP="001C3661">
            <w:pPr>
              <w:pStyle w:val="ListParagraph"/>
              <w:ind w:left="0"/>
            </w:pPr>
            <w:r>
              <w:t>Xóa tiêu chí</w:t>
            </w:r>
          </w:p>
        </w:tc>
        <w:tc>
          <w:tcPr>
            <w:tcW w:w="1451" w:type="dxa"/>
          </w:tcPr>
          <w:p w14:paraId="3F0F40C3" w14:textId="5D7B4805" w:rsidR="00011963" w:rsidRPr="00AC762B" w:rsidRDefault="00D94A29" w:rsidP="001C3661">
            <w:pPr>
              <w:pStyle w:val="ListParagraph"/>
              <w:ind w:left="0"/>
              <w:jc w:val="center"/>
            </w:pPr>
            <w:ins w:id="1032" w:author="Nguyen Hong Nhung (Khoi CNTT)" w:date="2019-08-16T10:09:00Z">
              <w:r>
                <w:t>N</w:t>
              </w:r>
            </w:ins>
            <w:del w:id="1033" w:author="Nguyen Hong Nhung (Khoi CNTT)" w:date="2019-08-16T10:09:00Z">
              <w:r w:rsidR="00011963" w:rsidRPr="00AC762B" w:rsidDel="00D94A29">
                <w:delText>Y</w:delText>
              </w:r>
            </w:del>
          </w:p>
        </w:tc>
        <w:tc>
          <w:tcPr>
            <w:tcW w:w="1742" w:type="dxa"/>
          </w:tcPr>
          <w:p w14:paraId="47344006" w14:textId="77777777" w:rsidR="00011963" w:rsidRPr="00AC762B" w:rsidRDefault="00011963" w:rsidP="001C3661">
            <w:pPr>
              <w:pStyle w:val="ListParagraph"/>
              <w:ind w:left="0"/>
            </w:pPr>
            <w:r>
              <w:t>Button</w:t>
            </w:r>
          </w:p>
        </w:tc>
        <w:tc>
          <w:tcPr>
            <w:tcW w:w="3917" w:type="dxa"/>
          </w:tcPr>
          <w:p w14:paraId="3A88EF16" w14:textId="77777777" w:rsidR="00011963" w:rsidRDefault="00011963" w:rsidP="001C3661">
            <w:pPr>
              <w:pStyle w:val="ListParagraph"/>
              <w:ind w:left="0"/>
            </w:pPr>
            <w:r>
              <w:t>Nút chức năng xóa các tiêu chí được lựa chọn (Cho phép chọn 1 hoặc nhiều)</w:t>
            </w:r>
          </w:p>
        </w:tc>
      </w:tr>
      <w:tr w:rsidR="00011963" w:rsidRPr="00DB66BA" w14:paraId="70F22142" w14:textId="77777777" w:rsidTr="001C3661">
        <w:trPr>
          <w:trHeight w:val="611"/>
        </w:trPr>
        <w:tc>
          <w:tcPr>
            <w:tcW w:w="2358" w:type="dxa"/>
          </w:tcPr>
          <w:p w14:paraId="32FAC683" w14:textId="77777777" w:rsidR="00011963" w:rsidRDefault="00011963" w:rsidP="001C3661">
            <w:pPr>
              <w:pStyle w:val="ListParagraph"/>
              <w:ind w:left="0"/>
            </w:pPr>
            <w:r>
              <w:t>Tìm kiếm</w:t>
            </w:r>
          </w:p>
        </w:tc>
        <w:tc>
          <w:tcPr>
            <w:tcW w:w="1451" w:type="dxa"/>
          </w:tcPr>
          <w:p w14:paraId="599E55DF" w14:textId="5D86D775" w:rsidR="00011963" w:rsidRPr="00AC762B" w:rsidRDefault="00D94A29" w:rsidP="001C3661">
            <w:pPr>
              <w:pStyle w:val="ListParagraph"/>
              <w:ind w:left="0"/>
              <w:jc w:val="center"/>
            </w:pPr>
            <w:ins w:id="1034" w:author="Nguyen Hong Nhung (Khoi CNTT)" w:date="2019-08-16T10:09:00Z">
              <w:r>
                <w:t>N</w:t>
              </w:r>
            </w:ins>
            <w:del w:id="1035" w:author="Nguyen Hong Nhung (Khoi CNTT)" w:date="2019-08-16T10:09:00Z">
              <w:r w:rsidR="00011963" w:rsidRPr="00AC762B" w:rsidDel="00D94A29">
                <w:delText>Y</w:delText>
              </w:r>
            </w:del>
          </w:p>
        </w:tc>
        <w:tc>
          <w:tcPr>
            <w:tcW w:w="1742" w:type="dxa"/>
          </w:tcPr>
          <w:p w14:paraId="2A513463" w14:textId="77777777" w:rsidR="00011963" w:rsidRPr="00AC762B" w:rsidRDefault="00011963" w:rsidP="001C3661">
            <w:pPr>
              <w:pStyle w:val="ListParagraph"/>
              <w:ind w:left="0"/>
            </w:pPr>
            <w:r>
              <w:t>Button</w:t>
            </w:r>
          </w:p>
        </w:tc>
        <w:tc>
          <w:tcPr>
            <w:tcW w:w="3917" w:type="dxa"/>
          </w:tcPr>
          <w:p w14:paraId="085394C8" w14:textId="77777777" w:rsidR="00011963" w:rsidRDefault="00011963" w:rsidP="001C3661">
            <w:pPr>
              <w:pStyle w:val="ListParagraph"/>
              <w:ind w:left="0"/>
            </w:pPr>
            <w:r>
              <w:t>Nút chức năng hiển thị các bản ghi tìm kiếm thỏa mãn các tiêu chí đầu vào.</w:t>
            </w:r>
          </w:p>
          <w:p w14:paraId="097F75D5" w14:textId="77777777" w:rsidR="00011963" w:rsidRDefault="00011963" w:rsidP="001C3661">
            <w:pPr>
              <w:pStyle w:val="ListParagraph"/>
              <w:ind w:left="0"/>
            </w:pPr>
            <w:r>
              <w:t>Kết quả được hiển thị tại Grid “Bảng điều chỉnh dữ liệu”.</w:t>
            </w:r>
          </w:p>
          <w:p w14:paraId="79D81031" w14:textId="77777777" w:rsidR="00011963" w:rsidRDefault="00011963" w:rsidP="001C3661">
            <w:pPr>
              <w:pStyle w:val="ListParagraph"/>
              <w:ind w:left="0"/>
            </w:pPr>
            <w:r>
              <w:t>Nếu không có tiêu chí đầu vào, hệ thống hiển thị tất cả các giá trị hiện có trong bảng được chọn trên Grid “Bảng điều chỉnh dữ liệu”.</w:t>
            </w:r>
          </w:p>
        </w:tc>
      </w:tr>
      <w:tr w:rsidR="00011963" w:rsidRPr="00DB66BA" w14:paraId="5CA6C581" w14:textId="77777777" w:rsidTr="001C3661">
        <w:trPr>
          <w:trHeight w:val="611"/>
        </w:trPr>
        <w:tc>
          <w:tcPr>
            <w:tcW w:w="2358" w:type="dxa"/>
          </w:tcPr>
          <w:p w14:paraId="13F2CBC1" w14:textId="77777777" w:rsidR="00011963" w:rsidRDefault="00011963" w:rsidP="001C3661">
            <w:pPr>
              <w:pStyle w:val="ListParagraph"/>
              <w:ind w:left="0"/>
            </w:pPr>
            <w:r>
              <w:t>Bảng điều chỉnh dữ liệu</w:t>
            </w:r>
          </w:p>
        </w:tc>
        <w:tc>
          <w:tcPr>
            <w:tcW w:w="1451" w:type="dxa"/>
          </w:tcPr>
          <w:p w14:paraId="647F5871" w14:textId="19049612" w:rsidR="00011963" w:rsidRPr="00AC762B" w:rsidRDefault="00D94A29" w:rsidP="001C3661">
            <w:pPr>
              <w:pStyle w:val="ListParagraph"/>
              <w:ind w:left="0"/>
              <w:jc w:val="center"/>
            </w:pPr>
            <w:ins w:id="1036" w:author="Nguyen Hong Nhung (Khoi CNTT)" w:date="2019-08-16T10:09:00Z">
              <w:r>
                <w:t>N</w:t>
              </w:r>
            </w:ins>
            <w:del w:id="1037" w:author="Nguyen Hong Nhung (Khoi CNTT)" w:date="2019-08-16T10:09:00Z">
              <w:r w:rsidR="00011963" w:rsidDel="00D94A29">
                <w:delText>Y</w:delText>
              </w:r>
            </w:del>
          </w:p>
        </w:tc>
        <w:tc>
          <w:tcPr>
            <w:tcW w:w="1742" w:type="dxa"/>
          </w:tcPr>
          <w:p w14:paraId="0470E323" w14:textId="77777777" w:rsidR="00011963" w:rsidRDefault="00011963" w:rsidP="001C3661">
            <w:pPr>
              <w:pStyle w:val="ListParagraph"/>
              <w:ind w:left="0"/>
            </w:pPr>
            <w:r>
              <w:t>Grid</w:t>
            </w:r>
          </w:p>
        </w:tc>
        <w:tc>
          <w:tcPr>
            <w:tcW w:w="3917" w:type="dxa"/>
          </w:tcPr>
          <w:p w14:paraId="2771EC47" w14:textId="588239C8" w:rsidR="00D86144" w:rsidRDefault="00D86144" w:rsidP="001C3661">
            <w:pPr>
              <w:pStyle w:val="ListParagraph"/>
              <w:numPr>
                <w:ilvl w:val="0"/>
                <w:numId w:val="11"/>
              </w:numPr>
              <w:ind w:left="209" w:hanging="209"/>
              <w:rPr>
                <w:ins w:id="1038" w:author="Nguyen Hong Nhung (Khoi CNTT)" w:date="2019-08-15T11:20:00Z"/>
              </w:rPr>
            </w:pPr>
            <w:ins w:id="1039" w:author="Nguyen Hong Nhung (Khoi CNTT)" w:date="2019-08-15T11:20:00Z">
              <w:r>
                <w:t>Hệ thống không hiển thị load lại dữ liệu từ BI lên Web Tool, chỉ hiển thị dữ liệu theo tìm kiếm (nếu có)</w:t>
              </w:r>
            </w:ins>
          </w:p>
          <w:p w14:paraId="79C66165" w14:textId="2CAFF5AB" w:rsidR="00011963" w:rsidDel="00D86144" w:rsidRDefault="00011963" w:rsidP="001C3661">
            <w:pPr>
              <w:pStyle w:val="ListParagraph"/>
              <w:numPr>
                <w:ilvl w:val="0"/>
                <w:numId w:val="11"/>
              </w:numPr>
              <w:ind w:left="209" w:hanging="209"/>
              <w:rPr>
                <w:del w:id="1040" w:author="Nguyen Hong Nhung (Khoi CNTT)" w:date="2019-08-15T11:22:00Z"/>
              </w:rPr>
            </w:pPr>
            <w:r>
              <w:t xml:space="preserve">Hiển thị các dữ liệu được </w:t>
            </w:r>
            <w:del w:id="1041" w:author="Nguyen Hong Nhung (Khoi CNTT)" w:date="2019-08-15T11:22:00Z">
              <w:r w:rsidDel="00D86144">
                <w:delText xml:space="preserve">upload </w:delText>
              </w:r>
            </w:del>
            <w:ins w:id="1042" w:author="Nguyen Hong Nhung (Khoi CNTT)" w:date="2019-08-15T11:22:00Z">
              <w:r w:rsidR="00D86144">
                <w:t xml:space="preserve">điều chỉnh trong ngày </w:t>
              </w:r>
            </w:ins>
            <w:r>
              <w:t>lên bảng được chọn theo Update time nhỏ dần</w:t>
            </w:r>
            <w:ins w:id="1043" w:author="Nguyen Hong Nhung (Khoi CNTT)" w:date="2019-08-15T11:22:00Z">
              <w:r w:rsidR="00D86144">
                <w:t xml:space="preserve"> (</w:t>
              </w:r>
            </w:ins>
            <w:ins w:id="1044" w:author="Nguyen Hong Nhung (Khoi CNTT)" w:date="2019-08-15T11:23:00Z">
              <w:r w:rsidR="00D86144">
                <w:t xml:space="preserve">Không </w:t>
              </w:r>
            </w:ins>
          </w:p>
          <w:p w14:paraId="4A935BEC" w14:textId="75707E1B" w:rsidR="00011963" w:rsidRDefault="00011963" w:rsidP="00FE55E4">
            <w:pPr>
              <w:pStyle w:val="ListParagraph"/>
              <w:numPr>
                <w:ilvl w:val="0"/>
                <w:numId w:val="11"/>
              </w:numPr>
              <w:ind w:left="209" w:hanging="209"/>
            </w:pPr>
            <w:del w:id="1045" w:author="Nguyen Hong Nhung (Khoi CNTT)" w:date="2019-08-15T11:22:00Z">
              <w:r w:rsidDel="00D86144">
                <w:delText>Nếu không có điều kiện lọc tìm kiếm, hệ thống mặc định hiển thị tất cả dữ liệu của bảng được chọn (</w:delText>
              </w:r>
            </w:del>
            <w:ins w:id="1046" w:author="Nguyen Hong Nhung (Khoi CNTT)" w:date="2019-08-15T11:23:00Z">
              <w:r w:rsidR="00D86144">
                <w:t>b</w:t>
              </w:r>
            </w:ins>
            <w:del w:id="1047" w:author="Nguyen Hong Nhung (Khoi CNTT)" w:date="2019-08-15T11:23:00Z">
              <w:r w:rsidDel="00D86144">
                <w:delText>B</w:delText>
              </w:r>
            </w:del>
            <w:r>
              <w:t xml:space="preserve">ao gồm </w:t>
            </w:r>
            <w:del w:id="1048" w:author="Nguyen Hong Nhung (Khoi CNTT)" w:date="2019-08-15T11:23:00Z">
              <w:r w:rsidDel="00D86144">
                <w:delText xml:space="preserve">cả bảng </w:delText>
              </w:r>
            </w:del>
            <w:r>
              <w:t>ngày t-1</w:t>
            </w:r>
            <w:ins w:id="1049" w:author="Nguyen Hong Nhung (Khoi CNTT)" w:date="2019-08-15T11:23:00Z">
              <w:r w:rsidR="00D86144">
                <w:t xml:space="preserve">, chỉ hiển thị </w:t>
              </w:r>
            </w:ins>
            <w:del w:id="1050" w:author="Nguyen Hong Nhung (Khoi CNTT)" w:date="2019-08-15T11:23:00Z">
              <w:r w:rsidDel="00D86144">
                <w:delText xml:space="preserve"> +</w:delText>
              </w:r>
            </w:del>
            <w:r>
              <w:t xml:space="preserve"> dữ liệu điều chỉnh trong ngày t)</w:t>
            </w:r>
          </w:p>
          <w:p w14:paraId="123A4CDF" w14:textId="4239F80B" w:rsidR="00011963" w:rsidRDefault="00011963" w:rsidP="001C3661">
            <w:pPr>
              <w:pStyle w:val="ListParagraph"/>
              <w:numPr>
                <w:ilvl w:val="0"/>
                <w:numId w:val="11"/>
              </w:numPr>
              <w:ind w:left="209" w:hanging="209"/>
            </w:pPr>
            <w:r>
              <w:t xml:space="preserve">Hiển thị </w:t>
            </w:r>
            <w:ins w:id="1051" w:author="Nguyen Hong Nhung (Khoi CNTT)" w:date="2019-08-15T11:24:00Z">
              <w:r w:rsidR="00B642C7">
                <w:t xml:space="preserve">các cột </w:t>
              </w:r>
              <w:proofErr w:type="gramStart"/>
              <w:r w:rsidR="00B642C7">
                <w:t>theo</w:t>
              </w:r>
              <w:proofErr w:type="gramEnd"/>
              <w:r w:rsidR="00B642C7">
                <w:t xml:space="preserve"> đúng </w:t>
              </w:r>
            </w:ins>
            <w:ins w:id="1052" w:author="Nguyen Hong Nhung (Khoi CNTT)" w:date="2019-08-15T11:25:00Z">
              <w:r w:rsidR="00B642C7">
                <w:t>cài đặt trong Change Config của từng bảng</w:t>
              </w:r>
            </w:ins>
            <w:ins w:id="1053" w:author="Nguyen Hong Nhung (Khoi CNTT)" w:date="2019-08-15T11:27:00Z">
              <w:r w:rsidR="00B642C7">
                <w:t>. Mặc định ban đầu của hệ thống là tất cả các trường của bảng</w:t>
              </w:r>
              <w:r w:rsidR="00B642C7" w:rsidDel="00B642C7">
                <w:t xml:space="preserve"> </w:t>
              </w:r>
            </w:ins>
            <w:del w:id="1054" w:author="Nguyen Hong Nhung (Khoi CNTT)" w:date="2019-08-15T11:24:00Z">
              <w:r w:rsidDel="00B642C7">
                <w:delText xml:space="preserve">đầy đủ các </w:delText>
              </w:r>
            </w:del>
            <w:del w:id="1055" w:author="Nguyen Hong Nhung (Khoi CNTT)" w:date="2019-08-15T11:25:00Z">
              <w:r w:rsidDel="00B642C7">
                <w:delText>trường dữ liệu của bản ghi.</w:delText>
              </w:r>
            </w:del>
          </w:p>
          <w:p w14:paraId="61A3BC36" w14:textId="77777777" w:rsidR="00011963" w:rsidRDefault="00011963" w:rsidP="001C3661">
            <w:pPr>
              <w:pStyle w:val="ListParagraph"/>
              <w:numPr>
                <w:ilvl w:val="0"/>
                <w:numId w:val="11"/>
              </w:numPr>
              <w:ind w:left="209" w:hanging="209"/>
            </w:pPr>
            <w:r>
              <w:t>Có check box phía đầu mỗi bản ghi hỗ trợ người dùng chọn để sửa, xóa. Nếu xóa cho phép click chọn nhiều bản ghi cùng lúc.</w:t>
            </w:r>
          </w:p>
          <w:p w14:paraId="61783C1B" w14:textId="45CB6152" w:rsidR="00011963" w:rsidRDefault="00011963" w:rsidP="001C3661">
            <w:pPr>
              <w:pStyle w:val="ListParagraph"/>
              <w:numPr>
                <w:ilvl w:val="0"/>
                <w:numId w:val="11"/>
              </w:numPr>
              <w:ind w:left="209" w:hanging="209"/>
            </w:pPr>
            <w:del w:id="1056" w:author="Nguyen Hong Nhung (Khoi CNTT)" w:date="2019-08-15T11:25:00Z">
              <w:r w:rsidDel="00B642C7">
                <w:delText>Hệ thống cho phép hiển thị chi tiết 1 bản ghi khi click vào ID của bản ghi trong lưới dữ liệu</w:delText>
              </w:r>
            </w:del>
            <w:ins w:id="1057" w:author="Nguyen Hong Nhung (Khoi CNTT)" w:date="2019-08-15T11:25:00Z">
              <w:r w:rsidR="00B642C7">
                <w:t>Người dùng nhập dữ liệu thêm/ sửa nay dòng đầu tiên của grid</w:t>
              </w:r>
            </w:ins>
            <w:del w:id="1058" w:author="Nguyen Hong Nhung (Khoi CNTT)" w:date="2019-08-15T11:25:00Z">
              <w:r w:rsidDel="00B642C7">
                <w:delText>.</w:delText>
              </w:r>
            </w:del>
          </w:p>
        </w:tc>
      </w:tr>
      <w:tr w:rsidR="000A56F7" w:rsidRPr="00DB66BA" w14:paraId="73179925" w14:textId="77777777" w:rsidTr="001C3661">
        <w:trPr>
          <w:trHeight w:val="611"/>
          <w:ins w:id="1059" w:author="Nguyen Hong Nhung (Khoi CNTT)" w:date="2019-08-15T15:19:00Z"/>
        </w:trPr>
        <w:tc>
          <w:tcPr>
            <w:tcW w:w="2358" w:type="dxa"/>
          </w:tcPr>
          <w:p w14:paraId="0E3FA8C8" w14:textId="6B5B2463" w:rsidR="000A56F7" w:rsidRDefault="000A56F7" w:rsidP="001C3661">
            <w:pPr>
              <w:pStyle w:val="ListParagraph"/>
              <w:ind w:left="0"/>
              <w:rPr>
                <w:ins w:id="1060" w:author="Nguyen Hong Nhung (Khoi CNTT)" w:date="2019-08-15T15:19:00Z"/>
              </w:rPr>
            </w:pPr>
            <w:ins w:id="1061" w:author="Nguyen Hong Nhung (Khoi CNTT)" w:date="2019-08-15T15:19:00Z">
              <w:r>
                <w:t>Hủy</w:t>
              </w:r>
            </w:ins>
          </w:p>
        </w:tc>
        <w:tc>
          <w:tcPr>
            <w:tcW w:w="1451" w:type="dxa"/>
          </w:tcPr>
          <w:p w14:paraId="3B3AAB97" w14:textId="228FE539" w:rsidR="000A56F7" w:rsidRDefault="000A56F7" w:rsidP="001C3661">
            <w:pPr>
              <w:pStyle w:val="ListParagraph"/>
              <w:ind w:left="0"/>
              <w:jc w:val="center"/>
              <w:rPr>
                <w:ins w:id="1062" w:author="Nguyen Hong Nhung (Khoi CNTT)" w:date="2019-08-15T15:19:00Z"/>
              </w:rPr>
            </w:pPr>
            <w:ins w:id="1063" w:author="Nguyen Hong Nhung (Khoi CNTT)" w:date="2019-08-15T15:19:00Z">
              <w:r>
                <w:t>N</w:t>
              </w:r>
            </w:ins>
          </w:p>
        </w:tc>
        <w:tc>
          <w:tcPr>
            <w:tcW w:w="1742" w:type="dxa"/>
          </w:tcPr>
          <w:p w14:paraId="54D59CC4" w14:textId="0BF922F4" w:rsidR="000A56F7" w:rsidRDefault="000A56F7" w:rsidP="001C3661">
            <w:pPr>
              <w:pStyle w:val="ListParagraph"/>
              <w:ind w:left="0"/>
              <w:rPr>
                <w:ins w:id="1064" w:author="Nguyen Hong Nhung (Khoi CNTT)" w:date="2019-08-15T15:19:00Z"/>
              </w:rPr>
            </w:pPr>
            <w:ins w:id="1065" w:author="Nguyen Hong Nhung (Khoi CNTT)" w:date="2019-08-15T15:19:00Z">
              <w:r>
                <w:t>Button</w:t>
              </w:r>
            </w:ins>
          </w:p>
        </w:tc>
        <w:tc>
          <w:tcPr>
            <w:tcW w:w="3917" w:type="dxa"/>
          </w:tcPr>
          <w:p w14:paraId="21EBEE09" w14:textId="0FCDFC0F" w:rsidR="000A56F7" w:rsidRDefault="000A56F7" w:rsidP="000A56F7">
            <w:pPr>
              <w:rPr>
                <w:ins w:id="1066" w:author="Nguyen Hong Nhung (Khoi CNTT)" w:date="2019-08-15T15:19:00Z"/>
              </w:rPr>
              <w:pPrChange w:id="1067" w:author="Nguyen Hong Nhung (Khoi CNTT)" w:date="2019-08-15T15:19:00Z">
                <w:pPr>
                  <w:pStyle w:val="ListParagraph"/>
                  <w:numPr>
                    <w:numId w:val="11"/>
                  </w:numPr>
                  <w:ind w:left="209" w:hanging="209"/>
                </w:pPr>
              </w:pPrChange>
            </w:pPr>
            <w:ins w:id="1068" w:author="Nguyen Hong Nhung (Khoi CNTT)" w:date="2019-08-15T15:19:00Z">
              <w:r>
                <w:t>Nút chức năng cho phép User hủy thao tác điều chỉnh đang làm</w:t>
              </w:r>
            </w:ins>
          </w:p>
        </w:tc>
      </w:tr>
      <w:tr w:rsidR="00011963" w:rsidRPr="00DB66BA" w14:paraId="64D395E4" w14:textId="77777777" w:rsidTr="001C3661">
        <w:trPr>
          <w:trHeight w:val="611"/>
        </w:trPr>
        <w:tc>
          <w:tcPr>
            <w:tcW w:w="2358" w:type="dxa"/>
          </w:tcPr>
          <w:p w14:paraId="04F3BCB6" w14:textId="77777777" w:rsidR="00011963" w:rsidRDefault="00011963" w:rsidP="001C3661">
            <w:pPr>
              <w:pStyle w:val="ListParagraph"/>
              <w:ind w:left="0"/>
            </w:pPr>
            <w:r>
              <w:t>Download dữ liệu</w:t>
            </w:r>
          </w:p>
        </w:tc>
        <w:tc>
          <w:tcPr>
            <w:tcW w:w="1451" w:type="dxa"/>
          </w:tcPr>
          <w:p w14:paraId="159B333D" w14:textId="5DD5C93B" w:rsidR="00011963" w:rsidRDefault="00316CFC" w:rsidP="001C3661">
            <w:pPr>
              <w:pStyle w:val="ListParagraph"/>
              <w:ind w:left="0"/>
              <w:jc w:val="center"/>
            </w:pPr>
            <w:ins w:id="1069" w:author="Nguyen Hong Nhung (Khoi CNTT)" w:date="2019-08-15T15:17:00Z">
              <w:r>
                <w:t>N</w:t>
              </w:r>
            </w:ins>
            <w:del w:id="1070" w:author="Nguyen Hong Nhung (Khoi CNTT)" w:date="2019-08-15T15:17:00Z">
              <w:r w:rsidR="00011963" w:rsidDel="00316CFC">
                <w:delText>Y</w:delText>
              </w:r>
            </w:del>
          </w:p>
        </w:tc>
        <w:tc>
          <w:tcPr>
            <w:tcW w:w="1742" w:type="dxa"/>
          </w:tcPr>
          <w:p w14:paraId="7E096992" w14:textId="77777777" w:rsidR="00011963" w:rsidRDefault="00011963" w:rsidP="001C3661">
            <w:pPr>
              <w:pStyle w:val="ListParagraph"/>
              <w:ind w:left="0"/>
            </w:pPr>
            <w:r>
              <w:t>Button</w:t>
            </w:r>
          </w:p>
        </w:tc>
        <w:tc>
          <w:tcPr>
            <w:tcW w:w="3917" w:type="dxa"/>
          </w:tcPr>
          <w:p w14:paraId="4A241201" w14:textId="77777777" w:rsidR="00011963" w:rsidRDefault="00011963" w:rsidP="001C3661">
            <w:r>
              <w:t xml:space="preserve">Nút chức năng cho phép người dùng Dowload dữ liệu hiển thị trong Grid </w:t>
            </w:r>
          </w:p>
        </w:tc>
      </w:tr>
      <w:tr w:rsidR="00316CFC" w:rsidRPr="00DB66BA" w14:paraId="177BF579" w14:textId="77777777" w:rsidTr="001C3661">
        <w:trPr>
          <w:trHeight w:val="611"/>
          <w:ins w:id="1071" w:author="Nguyen Hong Nhung (Khoi CNTT)" w:date="2019-08-15T15:17:00Z"/>
        </w:trPr>
        <w:tc>
          <w:tcPr>
            <w:tcW w:w="2358" w:type="dxa"/>
          </w:tcPr>
          <w:p w14:paraId="7322CB72" w14:textId="0984DA68" w:rsidR="00316CFC" w:rsidRDefault="00316CFC" w:rsidP="001C3661">
            <w:pPr>
              <w:pStyle w:val="ListParagraph"/>
              <w:ind w:left="0"/>
              <w:rPr>
                <w:ins w:id="1072" w:author="Nguyen Hong Nhung (Khoi CNTT)" w:date="2019-08-15T15:17:00Z"/>
              </w:rPr>
            </w:pPr>
            <w:ins w:id="1073" w:author="Nguyen Hong Nhung (Khoi CNTT)" w:date="2019-08-15T15:17:00Z">
              <w:r>
                <w:t>Lưu</w:t>
              </w:r>
            </w:ins>
          </w:p>
        </w:tc>
        <w:tc>
          <w:tcPr>
            <w:tcW w:w="1451" w:type="dxa"/>
          </w:tcPr>
          <w:p w14:paraId="18E3C3E9" w14:textId="48BB8B24" w:rsidR="00316CFC" w:rsidRDefault="00316CFC" w:rsidP="001C3661">
            <w:pPr>
              <w:pStyle w:val="ListParagraph"/>
              <w:ind w:left="0"/>
              <w:jc w:val="center"/>
              <w:rPr>
                <w:ins w:id="1074" w:author="Nguyen Hong Nhung (Khoi CNTT)" w:date="2019-08-15T15:17:00Z"/>
              </w:rPr>
            </w:pPr>
            <w:ins w:id="1075" w:author="Nguyen Hong Nhung (Khoi CNTT)" w:date="2019-08-15T15:17:00Z">
              <w:r>
                <w:t>N</w:t>
              </w:r>
            </w:ins>
          </w:p>
        </w:tc>
        <w:tc>
          <w:tcPr>
            <w:tcW w:w="1742" w:type="dxa"/>
          </w:tcPr>
          <w:p w14:paraId="74DF7FE8" w14:textId="266DD7CF" w:rsidR="00316CFC" w:rsidRDefault="00316CFC" w:rsidP="001C3661">
            <w:pPr>
              <w:pStyle w:val="ListParagraph"/>
              <w:ind w:left="0"/>
              <w:rPr>
                <w:ins w:id="1076" w:author="Nguyen Hong Nhung (Khoi CNTT)" w:date="2019-08-15T15:17:00Z"/>
              </w:rPr>
            </w:pPr>
            <w:ins w:id="1077" w:author="Nguyen Hong Nhung (Khoi CNTT)" w:date="2019-08-15T15:17:00Z">
              <w:r>
                <w:t>Button</w:t>
              </w:r>
            </w:ins>
          </w:p>
        </w:tc>
        <w:tc>
          <w:tcPr>
            <w:tcW w:w="3917" w:type="dxa"/>
          </w:tcPr>
          <w:p w14:paraId="3D3AE550" w14:textId="27AA72FB" w:rsidR="00316CFC" w:rsidRDefault="00316CFC" w:rsidP="001C3661">
            <w:pPr>
              <w:rPr>
                <w:ins w:id="1078" w:author="Nguyen Hong Nhung (Khoi CNTT)" w:date="2019-08-15T15:17:00Z"/>
              </w:rPr>
            </w:pPr>
            <w:ins w:id="1079" w:author="Nguyen Hong Nhung (Khoi CNTT)" w:date="2019-08-15T15:17:00Z">
              <w:r>
                <w:t>Nút chức năng lưu sau khi nhập điều chỉnh vào Grid</w:t>
              </w:r>
            </w:ins>
            <w:ins w:id="1080" w:author="Nguyen Hong Nhung (Khoi CNTT)" w:date="2019-08-15T15:22:00Z">
              <w:r w:rsidR="00591C0A">
                <w:t xml:space="preserve">. Nếu người dùng nhập đúng </w:t>
              </w:r>
              <w:proofErr w:type="gramStart"/>
              <w:r w:rsidR="00591C0A">
                <w:t>validate,</w:t>
              </w:r>
              <w:proofErr w:type="gramEnd"/>
              <w:r w:rsidR="00591C0A">
                <w:t xml:space="preserve"> hệ thống hiển thị thông báo thành công.</w:t>
              </w:r>
            </w:ins>
          </w:p>
        </w:tc>
      </w:tr>
    </w:tbl>
    <w:p w14:paraId="242A2A64" w14:textId="177CE560" w:rsidR="00855C76" w:rsidRDefault="00855C76" w:rsidP="00855C76">
      <w:pPr>
        <w:pStyle w:val="Heading4"/>
        <w:numPr>
          <w:ilvl w:val="2"/>
          <w:numId w:val="6"/>
        </w:numPr>
        <w:ind w:left="1440"/>
        <w:rPr>
          <w:ins w:id="1081" w:author="Nguyen Hong Nhung (Khoi CNTT)" w:date="2019-08-15T11:31:00Z"/>
          <w:rFonts w:eastAsia="MS Mincho"/>
          <w:lang w:eastAsia="ja-JP"/>
        </w:rPr>
      </w:pPr>
      <w:bookmarkStart w:id="1082" w:name="_Toc15029861"/>
      <w:del w:id="1083" w:author="Nguyen Hong Nhung (Khoi CNTT)" w:date="2019-08-15T11:30:00Z">
        <w:r w:rsidRPr="00855C76" w:rsidDel="000C7A5C">
          <w:rPr>
            <w:rFonts w:eastAsia="MS Mincho"/>
            <w:lang w:eastAsia="ja-JP"/>
          </w:rPr>
          <w:delText>Đối với các bảng FCT</w:delText>
        </w:r>
      </w:del>
      <w:bookmarkEnd w:id="1082"/>
      <w:ins w:id="1084" w:author="Nguyen Hong Nhung (Khoi CNTT)" w:date="2019-08-15T11:30:00Z">
        <w:r w:rsidR="000C7A5C">
          <w:rPr>
            <w:rFonts w:eastAsia="MS Mincho"/>
            <w:lang w:eastAsia="ja-JP"/>
          </w:rPr>
          <w:t>Màn hình Change Config</w:t>
        </w:r>
      </w:ins>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Change w:id="1085" w:author="Nguyen Hong Nhung (Khoi CNTT)" w:date="2019-08-15T14:35:00Z">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PrChange>
      </w:tblPr>
      <w:tblGrid>
        <w:gridCol w:w="1960"/>
        <w:gridCol w:w="7132"/>
        <w:tblGridChange w:id="1086">
          <w:tblGrid>
            <w:gridCol w:w="1960"/>
            <w:gridCol w:w="7132"/>
          </w:tblGrid>
        </w:tblGridChange>
      </w:tblGrid>
      <w:tr w:rsidR="00D874C8" w:rsidRPr="001D105C" w14:paraId="69FB864C" w14:textId="77777777" w:rsidTr="00EB6115">
        <w:trPr>
          <w:trHeight w:val="294"/>
          <w:ins w:id="1087" w:author="Nguyen Hong Nhung (Khoi CNTT)" w:date="2019-08-15T11:31:00Z"/>
        </w:trPr>
        <w:tc>
          <w:tcPr>
            <w:tcW w:w="1078" w:type="pct"/>
            <w:shd w:val="clear" w:color="auto" w:fill="4F81BD"/>
            <w:tcPrChange w:id="1088" w:author="Nguyen Hong Nhung (Khoi CNTT)" w:date="2019-08-15T14:35:00Z">
              <w:tcPr>
                <w:tcW w:w="1078" w:type="pct"/>
                <w:shd w:val="clear" w:color="auto" w:fill="4F81BD"/>
              </w:tcPr>
            </w:tcPrChange>
          </w:tcPr>
          <w:p w14:paraId="100B09CE" w14:textId="77777777" w:rsidR="00D874C8" w:rsidRPr="001D105C" w:rsidRDefault="00D874C8" w:rsidP="00414DB7">
            <w:pPr>
              <w:spacing w:after="40" w:line="360" w:lineRule="auto"/>
              <w:rPr>
                <w:ins w:id="1089" w:author="Nguyen Hong Nhung (Khoi CNTT)" w:date="2019-08-15T11:31:00Z"/>
                <w:rFonts w:eastAsia="Times New Roman"/>
                <w:b/>
                <w:bCs/>
                <w:color w:val="FFFFFF"/>
                <w:lang w:val="en-GB"/>
              </w:rPr>
            </w:pPr>
            <w:ins w:id="1090" w:author="Nguyen Hong Nhung (Khoi CNTT)" w:date="2019-08-15T11:31:00Z">
              <w:r w:rsidRPr="001D105C">
                <w:rPr>
                  <w:rFonts w:eastAsia="Times New Roman"/>
                  <w:b/>
                  <w:bCs/>
                  <w:color w:val="FFFFFF"/>
                  <w:lang w:val="en-GB"/>
                </w:rPr>
                <w:t>Tên</w:t>
              </w:r>
            </w:ins>
          </w:p>
        </w:tc>
        <w:tc>
          <w:tcPr>
            <w:tcW w:w="3922" w:type="pct"/>
            <w:shd w:val="clear" w:color="auto" w:fill="auto"/>
            <w:tcPrChange w:id="1091" w:author="Nguyen Hong Nhung (Khoi CNTT)" w:date="2019-08-15T14:35:00Z">
              <w:tcPr>
                <w:tcW w:w="3922" w:type="pct"/>
                <w:shd w:val="clear" w:color="auto" w:fill="auto"/>
              </w:tcPr>
            </w:tcPrChange>
          </w:tcPr>
          <w:p w14:paraId="1283EBD8" w14:textId="3BC6DD70" w:rsidR="00D874C8" w:rsidRPr="001D105C" w:rsidRDefault="00D874C8" w:rsidP="00414DB7">
            <w:pPr>
              <w:spacing w:after="40" w:line="360" w:lineRule="auto"/>
              <w:rPr>
                <w:ins w:id="1092" w:author="Nguyen Hong Nhung (Khoi CNTT)" w:date="2019-08-15T11:31:00Z"/>
                <w:rFonts w:eastAsia="Times New Roman"/>
                <w:bCs/>
                <w:lang w:val="en-GB"/>
              </w:rPr>
            </w:pPr>
            <w:ins w:id="1093" w:author="Nguyen Hong Nhung (Khoi CNTT)" w:date="2019-08-15T11:31:00Z">
              <w:r>
                <w:rPr>
                  <w:rFonts w:eastAsia="Times New Roman"/>
                  <w:color w:val="000000"/>
                  <w:lang w:val="en-GB"/>
                </w:rPr>
                <w:t>Màn hình Change Config</w:t>
              </w:r>
            </w:ins>
          </w:p>
        </w:tc>
      </w:tr>
      <w:tr w:rsidR="00D874C8" w:rsidRPr="001D105C" w14:paraId="73BECA1D" w14:textId="77777777" w:rsidTr="00414DB7">
        <w:trPr>
          <w:ins w:id="1094" w:author="Nguyen Hong Nhung (Khoi CNTT)" w:date="2019-08-15T11:31:00Z"/>
        </w:trPr>
        <w:tc>
          <w:tcPr>
            <w:tcW w:w="1078" w:type="pct"/>
            <w:shd w:val="clear" w:color="auto" w:fill="4F81BD"/>
          </w:tcPr>
          <w:p w14:paraId="715C00BA" w14:textId="77777777" w:rsidR="00D874C8" w:rsidRPr="001D105C" w:rsidRDefault="00D874C8" w:rsidP="00414DB7">
            <w:pPr>
              <w:spacing w:after="40" w:line="360" w:lineRule="auto"/>
              <w:rPr>
                <w:ins w:id="1095" w:author="Nguyen Hong Nhung (Khoi CNTT)" w:date="2019-08-15T11:31:00Z"/>
                <w:rFonts w:eastAsia="Times New Roman"/>
                <w:b/>
                <w:bCs/>
                <w:color w:val="FFFFFF"/>
                <w:lang w:val="en-GB"/>
              </w:rPr>
            </w:pPr>
            <w:ins w:id="1096" w:author="Nguyen Hong Nhung (Khoi CNTT)" w:date="2019-08-15T11:31:00Z">
              <w:r w:rsidRPr="001D105C">
                <w:rPr>
                  <w:rFonts w:eastAsia="Times New Roman"/>
                  <w:b/>
                  <w:bCs/>
                  <w:color w:val="FFFFFF"/>
                  <w:lang w:val="en-GB"/>
                </w:rPr>
                <w:t>Mô tả</w:t>
              </w:r>
            </w:ins>
          </w:p>
        </w:tc>
        <w:tc>
          <w:tcPr>
            <w:tcW w:w="3922" w:type="pct"/>
          </w:tcPr>
          <w:p w14:paraId="7194C7B8" w14:textId="72828A2F" w:rsidR="00D874C8" w:rsidRPr="001D105C" w:rsidRDefault="00D874C8" w:rsidP="00414DB7">
            <w:pPr>
              <w:spacing w:after="40" w:line="360" w:lineRule="auto"/>
              <w:rPr>
                <w:ins w:id="1097" w:author="Nguyen Hong Nhung (Khoi CNTT)" w:date="2019-08-15T11:31:00Z"/>
                <w:rFonts w:eastAsia="Times New Roman"/>
                <w:bCs/>
                <w:lang w:val="en-GB"/>
              </w:rPr>
            </w:pPr>
            <w:ins w:id="1098" w:author="Nguyen Hong Nhung (Khoi CNTT)" w:date="2019-08-15T11:32:00Z">
              <w:r>
                <w:rPr>
                  <w:rFonts w:eastAsia="Times New Roman"/>
                  <w:color w:val="000000"/>
                  <w:lang w:val="en-GB"/>
                </w:rPr>
                <w:t>Cho phép lựa chọn các cột được phép điều chỉnh của bảng Raw</w:t>
              </w:r>
            </w:ins>
          </w:p>
        </w:tc>
      </w:tr>
      <w:tr w:rsidR="00D874C8" w:rsidRPr="001D105C" w14:paraId="4B42E5BC" w14:textId="77777777" w:rsidTr="00414DB7">
        <w:trPr>
          <w:ins w:id="1099" w:author="Nguyen Hong Nhung (Khoi CNTT)" w:date="2019-08-15T11:31:00Z"/>
        </w:trPr>
        <w:tc>
          <w:tcPr>
            <w:tcW w:w="1078" w:type="pct"/>
            <w:shd w:val="clear" w:color="auto" w:fill="4F81BD"/>
          </w:tcPr>
          <w:p w14:paraId="795CA681" w14:textId="77777777" w:rsidR="00D874C8" w:rsidRPr="001D105C" w:rsidRDefault="00D874C8" w:rsidP="00414DB7">
            <w:pPr>
              <w:spacing w:after="40" w:line="360" w:lineRule="auto"/>
              <w:rPr>
                <w:ins w:id="1100" w:author="Nguyen Hong Nhung (Khoi CNTT)" w:date="2019-08-15T11:31:00Z"/>
                <w:rFonts w:eastAsia="Times New Roman"/>
                <w:b/>
                <w:bCs/>
                <w:color w:val="FFFFFF"/>
                <w:lang w:val="en-GB"/>
              </w:rPr>
            </w:pPr>
            <w:ins w:id="1101" w:author="Nguyen Hong Nhung (Khoi CNTT)" w:date="2019-08-15T11:31:00Z">
              <w:r w:rsidRPr="001D105C">
                <w:rPr>
                  <w:rFonts w:eastAsia="Times New Roman"/>
                  <w:b/>
                  <w:bCs/>
                  <w:color w:val="FFFFFF"/>
                  <w:lang w:val="en-GB"/>
                </w:rPr>
                <w:t>Tác nhân</w:t>
              </w:r>
            </w:ins>
          </w:p>
        </w:tc>
        <w:tc>
          <w:tcPr>
            <w:tcW w:w="3922" w:type="pct"/>
          </w:tcPr>
          <w:p w14:paraId="726C9952" w14:textId="77777777" w:rsidR="00D874C8" w:rsidRPr="001D105C" w:rsidRDefault="00D874C8" w:rsidP="00414DB7">
            <w:pPr>
              <w:spacing w:after="40" w:line="360" w:lineRule="auto"/>
              <w:rPr>
                <w:ins w:id="1102" w:author="Nguyen Hong Nhung (Khoi CNTT)" w:date="2019-08-15T11:31:00Z"/>
                <w:rFonts w:eastAsia="Times New Roman"/>
                <w:bCs/>
                <w:lang w:val="en-GB"/>
              </w:rPr>
            </w:pPr>
            <w:ins w:id="1103" w:author="Nguyen Hong Nhung (Khoi CNTT)" w:date="2019-08-15T11:31:00Z">
              <w:r>
                <w:rPr>
                  <w:rFonts w:eastAsia="Times New Roman"/>
                  <w:bCs/>
                  <w:lang w:val="en-GB"/>
                </w:rPr>
                <w:t>User được phân quyền</w:t>
              </w:r>
            </w:ins>
          </w:p>
        </w:tc>
      </w:tr>
      <w:tr w:rsidR="00D874C8" w:rsidRPr="001D105C" w14:paraId="5726A2B3" w14:textId="77777777" w:rsidTr="00414DB7">
        <w:trPr>
          <w:ins w:id="1104" w:author="Nguyen Hong Nhung (Khoi CNTT)" w:date="2019-08-15T11:31:00Z"/>
        </w:trPr>
        <w:tc>
          <w:tcPr>
            <w:tcW w:w="1078" w:type="pct"/>
            <w:shd w:val="clear" w:color="auto" w:fill="4F81BD"/>
          </w:tcPr>
          <w:p w14:paraId="60743C61" w14:textId="77777777" w:rsidR="00D874C8" w:rsidRPr="001D105C" w:rsidRDefault="00D874C8" w:rsidP="00414DB7">
            <w:pPr>
              <w:spacing w:after="40" w:line="360" w:lineRule="auto"/>
              <w:rPr>
                <w:ins w:id="1105" w:author="Nguyen Hong Nhung (Khoi CNTT)" w:date="2019-08-15T11:31:00Z"/>
                <w:rFonts w:eastAsia="Times New Roman"/>
                <w:b/>
                <w:bCs/>
                <w:color w:val="FFFFFF"/>
                <w:lang w:val="en-GB"/>
              </w:rPr>
            </w:pPr>
            <w:ins w:id="1106" w:author="Nguyen Hong Nhung (Khoi CNTT)" w:date="2019-08-15T11:31:00Z">
              <w:r w:rsidRPr="001D105C">
                <w:rPr>
                  <w:rFonts w:eastAsia="Times New Roman"/>
                  <w:b/>
                  <w:bCs/>
                  <w:color w:val="FFFFFF"/>
                  <w:lang w:val="en-GB"/>
                </w:rPr>
                <w:t>Trigger</w:t>
              </w:r>
            </w:ins>
          </w:p>
        </w:tc>
        <w:tc>
          <w:tcPr>
            <w:tcW w:w="3922" w:type="pct"/>
          </w:tcPr>
          <w:p w14:paraId="663D4255" w14:textId="7E8EC2F0" w:rsidR="00D874C8" w:rsidRPr="001D105C" w:rsidRDefault="00D874C8" w:rsidP="00FE55E4">
            <w:pPr>
              <w:spacing w:after="40" w:line="360" w:lineRule="auto"/>
              <w:rPr>
                <w:ins w:id="1107" w:author="Nguyen Hong Nhung (Khoi CNTT)" w:date="2019-08-15T11:31:00Z"/>
                <w:rFonts w:eastAsia="Times New Roman"/>
                <w:bCs/>
                <w:lang w:val="en-GB"/>
              </w:rPr>
            </w:pPr>
            <w:ins w:id="1108" w:author="Nguyen Hong Nhung (Khoi CNTT)" w:date="2019-08-15T11:31:00Z">
              <w:r>
                <w:rPr>
                  <w:rFonts w:eastAsia="Times New Roman"/>
                  <w:bCs/>
                  <w:lang w:val="en-GB"/>
                </w:rPr>
                <w:t xml:space="preserve">Menu Điều chỉnh bảng </w:t>
              </w:r>
            </w:ins>
            <w:ins w:id="1109" w:author="Nguyen Hong Nhung (Khoi CNTT)" w:date="2019-08-15T11:32:00Z">
              <w:r>
                <w:rPr>
                  <w:rFonts w:eastAsia="Times New Roman"/>
                  <w:bCs/>
                  <w:lang w:val="en-GB"/>
                </w:rPr>
                <w:t>RawData</w:t>
              </w:r>
            </w:ins>
            <w:ins w:id="1110" w:author="Nguyen Hong Nhung (Khoi CNTT)" w:date="2019-08-15T11:31:00Z">
              <w:r>
                <w:rPr>
                  <w:rFonts w:eastAsia="Times New Roman"/>
                  <w:bCs/>
                  <w:lang w:val="en-GB"/>
                </w:rPr>
                <w:t xml:space="preserve"> -&gt; Chọn bảng -&gt; Chọn nút “</w:t>
              </w:r>
            </w:ins>
            <w:ins w:id="1111" w:author="Nguyen Hong Nhung (Khoi CNTT)" w:date="2019-08-15T11:33:00Z">
              <w:r>
                <w:rPr>
                  <w:rFonts w:eastAsia="Times New Roman"/>
                  <w:bCs/>
                  <w:lang w:val="en-GB"/>
                </w:rPr>
                <w:t>Change Config</w:t>
              </w:r>
            </w:ins>
            <w:ins w:id="1112" w:author="Nguyen Hong Nhung (Khoi CNTT)" w:date="2019-08-15T11:31:00Z">
              <w:r>
                <w:rPr>
                  <w:rFonts w:eastAsia="Times New Roman"/>
                  <w:bCs/>
                  <w:lang w:val="en-GB"/>
                </w:rPr>
                <w:t>”</w:t>
              </w:r>
            </w:ins>
          </w:p>
        </w:tc>
      </w:tr>
      <w:tr w:rsidR="00D874C8" w:rsidRPr="001D105C" w14:paraId="2A30FFDC" w14:textId="77777777" w:rsidTr="00414DB7">
        <w:trPr>
          <w:ins w:id="1113" w:author="Nguyen Hong Nhung (Khoi CNTT)" w:date="2019-08-15T11:31:00Z"/>
        </w:trPr>
        <w:tc>
          <w:tcPr>
            <w:tcW w:w="1078" w:type="pct"/>
            <w:shd w:val="clear" w:color="auto" w:fill="4F81BD"/>
          </w:tcPr>
          <w:p w14:paraId="003C957B" w14:textId="77777777" w:rsidR="00D874C8" w:rsidRPr="001D105C" w:rsidRDefault="00D874C8" w:rsidP="00414DB7">
            <w:pPr>
              <w:spacing w:after="40" w:line="360" w:lineRule="auto"/>
              <w:rPr>
                <w:ins w:id="1114" w:author="Nguyen Hong Nhung (Khoi CNTT)" w:date="2019-08-15T11:31:00Z"/>
                <w:rFonts w:eastAsia="Times New Roman"/>
                <w:b/>
                <w:bCs/>
                <w:color w:val="FFFFFF"/>
                <w:lang w:val="en-GB"/>
              </w:rPr>
            </w:pPr>
            <w:ins w:id="1115" w:author="Nguyen Hong Nhung (Khoi CNTT)" w:date="2019-08-15T11:31:00Z">
              <w:r w:rsidRPr="001D105C">
                <w:rPr>
                  <w:rFonts w:eastAsia="Times New Roman"/>
                  <w:b/>
                  <w:bCs/>
                  <w:color w:val="FFFFFF"/>
                  <w:lang w:val="en-GB"/>
                </w:rPr>
                <w:t>Điều kiện trước</w:t>
              </w:r>
            </w:ins>
          </w:p>
        </w:tc>
        <w:tc>
          <w:tcPr>
            <w:tcW w:w="3922" w:type="pct"/>
          </w:tcPr>
          <w:p w14:paraId="2F3F4B1A" w14:textId="7F7AD93F" w:rsidR="00D874C8" w:rsidRPr="001D105C" w:rsidRDefault="00D874C8" w:rsidP="00414DB7">
            <w:pPr>
              <w:spacing w:after="40" w:line="360" w:lineRule="auto"/>
              <w:rPr>
                <w:ins w:id="1116" w:author="Nguyen Hong Nhung (Khoi CNTT)" w:date="2019-08-15T11:31:00Z"/>
                <w:rFonts w:eastAsia="Times New Roman"/>
                <w:bCs/>
                <w:lang w:val="en-GB"/>
              </w:rPr>
            </w:pPr>
            <w:ins w:id="1117" w:author="Nguyen Hong Nhung (Khoi CNTT)" w:date="2019-08-15T11:33:00Z">
              <w:r>
                <w:rPr>
                  <w:rFonts w:eastAsia="MS Mincho"/>
                  <w:bCs/>
                  <w:iCs/>
                  <w:color w:val="000000"/>
                  <w:lang w:eastAsia="ja-JP"/>
                </w:rPr>
                <w:t>Bảng/ các trường được phép điều chỉnh trong bảng</w:t>
              </w:r>
            </w:ins>
          </w:p>
        </w:tc>
      </w:tr>
      <w:tr w:rsidR="00D874C8" w:rsidRPr="001D105C" w14:paraId="6C083A4A" w14:textId="77777777" w:rsidTr="00414DB7">
        <w:trPr>
          <w:ins w:id="1118" w:author="Nguyen Hong Nhung (Khoi CNTT)" w:date="2019-08-15T11:31:00Z"/>
        </w:trPr>
        <w:tc>
          <w:tcPr>
            <w:tcW w:w="1078" w:type="pct"/>
            <w:shd w:val="clear" w:color="auto" w:fill="4F81BD"/>
          </w:tcPr>
          <w:p w14:paraId="34D473DD" w14:textId="77777777" w:rsidR="00D874C8" w:rsidRPr="001D105C" w:rsidRDefault="00D874C8" w:rsidP="00414DB7">
            <w:pPr>
              <w:spacing w:after="40" w:line="360" w:lineRule="auto"/>
              <w:rPr>
                <w:ins w:id="1119" w:author="Nguyen Hong Nhung (Khoi CNTT)" w:date="2019-08-15T11:31:00Z"/>
                <w:rFonts w:eastAsia="Times New Roman"/>
                <w:b/>
                <w:bCs/>
                <w:color w:val="FFFFFF"/>
                <w:lang w:val="en-GB"/>
              </w:rPr>
            </w:pPr>
            <w:ins w:id="1120" w:author="Nguyen Hong Nhung (Khoi CNTT)" w:date="2019-08-15T11:31:00Z">
              <w:r w:rsidRPr="001D105C">
                <w:rPr>
                  <w:rFonts w:eastAsia="Times New Roman"/>
                  <w:b/>
                  <w:bCs/>
                  <w:color w:val="FFFFFF"/>
                  <w:lang w:val="en-GB"/>
                </w:rPr>
                <w:t>Điều kiện sau</w:t>
              </w:r>
            </w:ins>
          </w:p>
        </w:tc>
        <w:tc>
          <w:tcPr>
            <w:tcW w:w="3922" w:type="pct"/>
          </w:tcPr>
          <w:p w14:paraId="556DB010" w14:textId="3ADF9D25" w:rsidR="00D874C8" w:rsidRPr="00E54FEA" w:rsidRDefault="00D874C8" w:rsidP="00414DB7">
            <w:pPr>
              <w:spacing w:line="360" w:lineRule="auto"/>
              <w:ind w:right="0"/>
              <w:rPr>
                <w:ins w:id="1121" w:author="Nguyen Hong Nhung (Khoi CNTT)" w:date="2019-08-15T11:31:00Z"/>
                <w:rFonts w:eastAsia="MS Mincho"/>
                <w:bCs/>
                <w:iCs/>
                <w:color w:val="000000"/>
                <w:lang w:eastAsia="ja-JP"/>
              </w:rPr>
            </w:pPr>
            <w:ins w:id="1122" w:author="Nguyen Hong Nhung (Khoi CNTT)" w:date="2019-08-15T11:33:00Z">
              <w:r>
                <w:rPr>
                  <w:rFonts w:eastAsia="MS Mincho"/>
                  <w:bCs/>
                  <w:iCs/>
                  <w:color w:val="000000"/>
                  <w:lang w:eastAsia="ja-JP"/>
                </w:rPr>
                <w:t>Hiển thị trên Grid các trường theo Config</w:t>
              </w:r>
            </w:ins>
          </w:p>
        </w:tc>
      </w:tr>
    </w:tbl>
    <w:p w14:paraId="18F61ED2" w14:textId="77777777" w:rsidR="00414DB7" w:rsidRDefault="00414DB7" w:rsidP="00414DB7">
      <w:pPr>
        <w:spacing w:before="240" w:after="240" w:line="360" w:lineRule="auto"/>
        <w:rPr>
          <w:ins w:id="1123" w:author="Nguyen Hong Nhung (Khoi CNTT)" w:date="2019-08-15T11:38:00Z"/>
          <w:b/>
          <w:i/>
          <w:u w:val="single"/>
        </w:rPr>
      </w:pPr>
      <w:commentRangeStart w:id="1124"/>
      <w:ins w:id="1125" w:author="Nguyen Hong Nhung (Khoi CNTT)" w:date="2019-08-15T11:34:00Z">
        <w:r w:rsidRPr="001D105C">
          <w:rPr>
            <w:b/>
            <w:i/>
            <w:u w:val="single"/>
          </w:rPr>
          <w:t>Luồng hoạt động</w:t>
        </w:r>
        <w:commentRangeEnd w:id="1124"/>
        <w:r>
          <w:rPr>
            <w:rStyle w:val="CommentReference"/>
          </w:rPr>
          <w:commentReference w:id="1124"/>
        </w:r>
      </w:ins>
    </w:p>
    <w:p w14:paraId="49461B57" w14:textId="4783983A" w:rsidR="00414DB7" w:rsidRDefault="00726244" w:rsidP="00FE55E4">
      <w:pPr>
        <w:spacing w:before="240" w:after="240" w:line="360" w:lineRule="auto"/>
        <w:rPr>
          <w:ins w:id="1126" w:author="Nguyen Hong Nhung (Khoi CNTT)" w:date="2019-08-15T11:34:00Z"/>
          <w:b/>
          <w:i/>
          <w:u w:val="single"/>
        </w:rPr>
      </w:pPr>
      <w:ins w:id="1127" w:author="Nguyen Hong Nhung (Khoi CNTT)" w:date="2019-08-15T11:46:00Z">
        <w:r>
          <w:object w:dxaOrig="9535" w:dyaOrig="3631" w14:anchorId="78670980">
            <v:shape id="_x0000_i1036" type="#_x0000_t75" style="width:467.7pt;height:178.4pt" o:ole="">
              <v:imagedata r:id="rId53" o:title=""/>
            </v:shape>
            <o:OLEObject Type="Embed" ProgID="Visio.Drawing.11" ShapeID="_x0000_i1036" DrawAspect="Content" ObjectID="_1627457855" r:id="rId54"/>
          </w:object>
        </w:r>
      </w:ins>
      <w:ins w:id="1128" w:author="Nguyen Hong Nhung (Khoi CNTT)" w:date="2019-08-15T11:34:00Z">
        <w:r w:rsidR="00414DB7" w:rsidRPr="001D105C">
          <w:rPr>
            <w:b/>
            <w:i/>
            <w:u w:val="single"/>
          </w:rPr>
          <w:t>Quy tắc nghiệp vụ (Business Rules)</w:t>
        </w:r>
      </w:ins>
    </w:p>
    <w:tbl>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Grid>
        <w:gridCol w:w="1530"/>
        <w:gridCol w:w="1415"/>
        <w:gridCol w:w="6415"/>
      </w:tblGrid>
      <w:tr w:rsidR="00414DB7" w:rsidRPr="009B4A03" w14:paraId="74ADAEFB" w14:textId="77777777" w:rsidTr="00414DB7">
        <w:trPr>
          <w:cnfStyle w:val="100000000000" w:firstRow="1" w:lastRow="0" w:firstColumn="0" w:lastColumn="0" w:oddVBand="0" w:evenVBand="0" w:oddHBand="0" w:evenHBand="0" w:firstRowFirstColumn="0" w:firstRowLastColumn="0" w:lastRowFirstColumn="0" w:lastRowLastColumn="0"/>
          <w:ins w:id="1129" w:author="Nguyen Hong Nhung (Khoi CNTT)" w:date="2019-08-15T11:34:00Z"/>
        </w:trPr>
        <w:tc>
          <w:tcPr>
            <w:cnfStyle w:val="001000000000" w:firstRow="0" w:lastRow="0" w:firstColumn="1" w:lastColumn="0" w:oddVBand="0" w:evenVBand="0" w:oddHBand="0" w:evenHBand="0" w:firstRowFirstColumn="0" w:firstRowLastColumn="0" w:lastRowFirstColumn="0" w:lastRowLastColumn="0"/>
            <w:tcW w:w="1530" w:type="dxa"/>
          </w:tcPr>
          <w:p w14:paraId="3154BBB3" w14:textId="77777777" w:rsidR="00414DB7" w:rsidRPr="009B4A03" w:rsidRDefault="00414DB7" w:rsidP="00414DB7">
            <w:pPr>
              <w:ind w:left="-144" w:right="-144"/>
              <w:jc w:val="center"/>
              <w:rPr>
                <w:ins w:id="1130" w:author="Nguyen Hong Nhung (Khoi CNTT)" w:date="2019-08-15T11:34:00Z"/>
                <w:rFonts w:ascii="Times New Roman" w:eastAsia="Times New Roman" w:hAnsi="Times New Roman" w:cs="Times New Roman"/>
                <w:sz w:val="24"/>
                <w:szCs w:val="24"/>
                <w:lang w:val="en-GB"/>
              </w:rPr>
            </w:pPr>
            <w:ins w:id="1131" w:author="Nguyen Hong Nhung (Khoi CNTT)" w:date="2019-08-15T11:34:00Z">
              <w:r w:rsidRPr="009B4A03">
                <w:rPr>
                  <w:rFonts w:ascii="Times New Roman" w:eastAsia="Times New Roman" w:hAnsi="Times New Roman" w:cs="Times New Roman"/>
                  <w:sz w:val="24"/>
                  <w:szCs w:val="24"/>
                  <w:lang w:val="en-GB"/>
                </w:rPr>
                <w:t>Hoạt động</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1AB18EFB" w14:textId="77777777" w:rsidR="00414DB7" w:rsidRPr="009B4A03" w:rsidRDefault="00414DB7" w:rsidP="00414DB7">
            <w:pPr>
              <w:ind w:left="-142" w:right="-320"/>
              <w:jc w:val="center"/>
              <w:rPr>
                <w:ins w:id="1132" w:author="Nguyen Hong Nhung (Khoi CNTT)" w:date="2019-08-15T11:34:00Z"/>
                <w:rFonts w:ascii="Times New Roman" w:eastAsia="Times New Roman" w:hAnsi="Times New Roman" w:cs="Times New Roman"/>
                <w:sz w:val="24"/>
                <w:szCs w:val="24"/>
                <w:lang w:val="en-GB"/>
              </w:rPr>
            </w:pPr>
            <w:ins w:id="1133" w:author="Nguyen Hong Nhung (Khoi CNTT)" w:date="2019-08-15T11:34:00Z">
              <w:r w:rsidRPr="009B4A03">
                <w:rPr>
                  <w:rFonts w:ascii="Times New Roman" w:eastAsia="Times New Roman" w:hAnsi="Times New Roman" w:cs="Times New Roman"/>
                  <w:sz w:val="24"/>
                  <w:szCs w:val="24"/>
                  <w:lang w:val="en-GB"/>
                </w:rPr>
                <w:t>Mã BR</w:t>
              </w:r>
            </w:ins>
          </w:p>
        </w:tc>
        <w:tc>
          <w:tcPr>
            <w:cnfStyle w:val="000100000000" w:firstRow="0" w:lastRow="0" w:firstColumn="0" w:lastColumn="1" w:oddVBand="0" w:evenVBand="0" w:oddHBand="0" w:evenHBand="0" w:firstRowFirstColumn="0" w:firstRowLastColumn="0" w:lastRowFirstColumn="0" w:lastRowLastColumn="0"/>
            <w:tcW w:w="6415" w:type="dxa"/>
          </w:tcPr>
          <w:p w14:paraId="28C6FB91" w14:textId="77777777" w:rsidR="00414DB7" w:rsidRPr="009B4A03" w:rsidRDefault="00414DB7" w:rsidP="00414DB7">
            <w:pPr>
              <w:tabs>
                <w:tab w:val="left" w:pos="5850"/>
              </w:tabs>
              <w:ind w:left="-142" w:right="155"/>
              <w:jc w:val="center"/>
              <w:rPr>
                <w:ins w:id="1134" w:author="Nguyen Hong Nhung (Khoi CNTT)" w:date="2019-08-15T11:34:00Z"/>
                <w:rFonts w:ascii="Times New Roman" w:eastAsia="Times New Roman" w:hAnsi="Times New Roman" w:cs="Times New Roman"/>
                <w:sz w:val="24"/>
                <w:szCs w:val="24"/>
                <w:lang w:val="en-GB"/>
              </w:rPr>
            </w:pPr>
            <w:ins w:id="1135" w:author="Nguyen Hong Nhung (Khoi CNTT)" w:date="2019-08-15T11:34:00Z">
              <w:r w:rsidRPr="009B4A03">
                <w:rPr>
                  <w:rFonts w:ascii="Times New Roman" w:eastAsia="Times New Roman" w:hAnsi="Times New Roman" w:cs="Times New Roman"/>
                  <w:sz w:val="24"/>
                  <w:szCs w:val="24"/>
                  <w:lang w:val="en-GB"/>
                </w:rPr>
                <w:t>Mô tả</w:t>
              </w:r>
            </w:ins>
          </w:p>
        </w:tc>
      </w:tr>
      <w:tr w:rsidR="00414DB7" w:rsidRPr="009B4A03" w14:paraId="681349D7" w14:textId="77777777" w:rsidTr="00414DB7">
        <w:trPr>
          <w:cnfStyle w:val="010000000000" w:firstRow="0" w:lastRow="1" w:firstColumn="0" w:lastColumn="0" w:oddVBand="0" w:evenVBand="0" w:oddHBand="0" w:evenHBand="0" w:firstRowFirstColumn="0" w:firstRowLastColumn="0" w:lastRowFirstColumn="0" w:lastRowLastColumn="0"/>
          <w:ins w:id="1136" w:author="Nguyen Hong Nhung (Khoi CNTT)" w:date="2019-08-15T11:34:00Z"/>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461ED40F" w14:textId="4F86F91E" w:rsidR="00414DB7" w:rsidRPr="009B4A03" w:rsidRDefault="00520667" w:rsidP="00414DB7">
            <w:pPr>
              <w:ind w:left="-144" w:right="-144"/>
              <w:jc w:val="center"/>
              <w:rPr>
                <w:ins w:id="1137" w:author="Nguyen Hong Nhung (Khoi CNTT)" w:date="2019-08-15T11:34:00Z"/>
                <w:rFonts w:ascii="Times New Roman" w:eastAsia="Times New Roman" w:hAnsi="Times New Roman" w:cs="Times New Roman"/>
                <w:sz w:val="24"/>
                <w:szCs w:val="24"/>
                <w:lang w:val="en-GB"/>
              </w:rPr>
            </w:pPr>
            <w:ins w:id="1138" w:author="Nguyen Hong Nhung (Khoi CNTT)" w:date="2019-08-15T11:34:00Z">
              <w:r>
                <w:rPr>
                  <w:rFonts w:ascii="Times New Roman" w:eastAsia="Times New Roman" w:hAnsi="Times New Roman" w:cs="Times New Roman"/>
                  <w:sz w:val="24"/>
                  <w:szCs w:val="24"/>
                  <w:lang w:val="en-GB"/>
                </w:rPr>
                <w:t>(</w:t>
              </w:r>
            </w:ins>
            <w:ins w:id="1139" w:author="Nguyen Hong Nhung (Khoi CNTT)" w:date="2019-08-15T11:46:00Z">
              <w:r>
                <w:rPr>
                  <w:rFonts w:ascii="Times New Roman" w:eastAsia="Times New Roman" w:hAnsi="Times New Roman" w:cs="Times New Roman"/>
                  <w:sz w:val="24"/>
                  <w:szCs w:val="24"/>
                  <w:lang w:val="en-GB"/>
                </w:rPr>
                <w:t>4</w:t>
              </w:r>
            </w:ins>
            <w:ins w:id="1140" w:author="Nguyen Hong Nhung (Khoi CNTT)" w:date="2019-08-15T11:34:00Z">
              <w:r w:rsidR="00414DB7" w:rsidRPr="009B4A03">
                <w:rPr>
                  <w:rFonts w:ascii="Times New Roman" w:eastAsia="Times New Roman" w:hAnsi="Times New Roman" w:cs="Times New Roman"/>
                  <w:sz w:val="24"/>
                  <w:szCs w:val="24"/>
                  <w:lang w:val="en-GB"/>
                </w:rPr>
                <w:t>)</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27BA2D79" w14:textId="540C2F1D" w:rsidR="00414DB7" w:rsidRPr="009B4A03" w:rsidRDefault="00520667" w:rsidP="00414DB7">
            <w:pPr>
              <w:ind w:left="-144" w:right="-144"/>
              <w:jc w:val="center"/>
              <w:rPr>
                <w:ins w:id="1141" w:author="Nguyen Hong Nhung (Khoi CNTT)" w:date="2019-08-15T11:34:00Z"/>
                <w:rFonts w:ascii="Times New Roman" w:eastAsia="Times New Roman" w:hAnsi="Times New Roman" w:cs="Times New Roman"/>
                <w:sz w:val="24"/>
                <w:szCs w:val="24"/>
                <w:lang w:val="en-GB"/>
              </w:rPr>
            </w:pPr>
            <w:ins w:id="1142" w:author="Nguyen Hong Nhung (Khoi CNTT)" w:date="2019-08-15T11:34:00Z">
              <w:r>
                <w:rPr>
                  <w:rFonts w:ascii="Times New Roman" w:eastAsia="Times New Roman" w:hAnsi="Times New Roman" w:cs="Times New Roman"/>
                  <w:sz w:val="24"/>
                  <w:szCs w:val="24"/>
                  <w:lang w:val="en-GB"/>
                </w:rPr>
                <w:t>BR 1.</w:t>
              </w:r>
            </w:ins>
            <w:ins w:id="1143" w:author="Nguyen Hong Nhung (Khoi CNTT)" w:date="2019-08-15T11:46:00Z">
              <w:r>
                <w:rPr>
                  <w:rFonts w:ascii="Times New Roman" w:eastAsia="Times New Roman" w:hAnsi="Times New Roman" w:cs="Times New Roman"/>
                  <w:sz w:val="24"/>
                  <w:szCs w:val="24"/>
                  <w:lang w:val="en-GB"/>
                </w:rPr>
                <w:t>2</w:t>
              </w:r>
            </w:ins>
            <w:ins w:id="1144" w:author="Nguyen Hong Nhung (Khoi CNTT)" w:date="2019-08-15T11:34:00Z">
              <w:r>
                <w:rPr>
                  <w:rFonts w:ascii="Times New Roman" w:eastAsia="Times New Roman" w:hAnsi="Times New Roman" w:cs="Times New Roman"/>
                  <w:sz w:val="24"/>
                  <w:szCs w:val="24"/>
                  <w:lang w:val="en-GB"/>
                </w:rPr>
                <w:t>.</w:t>
              </w:r>
            </w:ins>
            <w:ins w:id="1145" w:author="Nguyen Hong Nhung (Khoi CNTT)" w:date="2019-08-15T11:46:00Z">
              <w:r>
                <w:rPr>
                  <w:rFonts w:ascii="Times New Roman" w:eastAsia="Times New Roman" w:hAnsi="Times New Roman" w:cs="Times New Roman"/>
                  <w:sz w:val="24"/>
                  <w:szCs w:val="24"/>
                  <w:lang w:val="en-GB"/>
                </w:rPr>
                <w:t>1</w:t>
              </w:r>
            </w:ins>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147092AC" w14:textId="3DB78C47" w:rsidR="00520667" w:rsidRDefault="00520667" w:rsidP="00414DB7">
            <w:pPr>
              <w:tabs>
                <w:tab w:val="left" w:pos="5850"/>
              </w:tabs>
              <w:ind w:right="155"/>
              <w:rPr>
                <w:ins w:id="1146" w:author="Nguyen Hong Nhung (Khoi CNTT)" w:date="2019-08-15T11:47:00Z"/>
                <w:rFonts w:ascii="Times New Roman" w:eastAsia="Times New Roman" w:hAnsi="Times New Roman" w:cs="Times New Roman"/>
                <w:sz w:val="24"/>
                <w:szCs w:val="24"/>
                <w:lang w:val="en-GB"/>
              </w:rPr>
            </w:pPr>
            <w:ins w:id="1147" w:author="Nguyen Hong Nhung (Khoi CNTT)" w:date="2019-08-15T11:47:00Z">
              <w:r>
                <w:rPr>
                  <w:rFonts w:ascii="Times New Roman" w:eastAsia="Times New Roman" w:hAnsi="Times New Roman" w:cs="Times New Roman"/>
                  <w:sz w:val="24"/>
                  <w:szCs w:val="24"/>
                  <w:lang w:val="en-GB"/>
                </w:rPr>
                <w:t>Quy tắc hiển thị:</w:t>
              </w:r>
            </w:ins>
          </w:p>
          <w:p w14:paraId="4634865C" w14:textId="295DF444" w:rsidR="00414DB7" w:rsidRPr="009B4A03" w:rsidRDefault="00520667" w:rsidP="00414DB7">
            <w:pPr>
              <w:tabs>
                <w:tab w:val="left" w:pos="5850"/>
              </w:tabs>
              <w:ind w:right="155"/>
              <w:rPr>
                <w:ins w:id="1148" w:author="Nguyen Hong Nhung (Khoi CNTT)" w:date="2019-08-15T11:34:00Z"/>
                <w:rFonts w:ascii="Times New Roman" w:eastAsia="Times New Roman" w:hAnsi="Times New Roman" w:cs="Times New Roman"/>
                <w:sz w:val="24"/>
                <w:szCs w:val="24"/>
                <w:lang w:val="en-GB"/>
              </w:rPr>
            </w:pPr>
            <w:ins w:id="1149" w:author="Nguyen Hong Nhung (Khoi CNTT)" w:date="2019-08-15T11:46:00Z">
              <w:r>
                <w:rPr>
                  <w:rFonts w:ascii="Times New Roman" w:eastAsia="Times New Roman" w:hAnsi="Times New Roman" w:cs="Times New Roman"/>
                  <w:sz w:val="24"/>
                  <w:szCs w:val="24"/>
                  <w:lang w:val="en-GB"/>
                </w:rPr>
                <w:t>Tuy theo từng bảng các trường Key là bắt buộc hiển thị mặc định theo bảng được chọn</w:t>
              </w:r>
            </w:ins>
          </w:p>
        </w:tc>
      </w:tr>
    </w:tbl>
    <w:p w14:paraId="58CB7FC0" w14:textId="73CAC632" w:rsidR="00C3523B" w:rsidRDefault="00C3523B" w:rsidP="00520667">
      <w:pPr>
        <w:spacing w:before="240"/>
        <w:rPr>
          <w:ins w:id="1150" w:author="Nguyen Hong Nhung (Khoi CNTT)" w:date="2019-08-15T11:48:00Z"/>
          <w:b/>
          <w:i/>
          <w:u w:val="single"/>
        </w:rPr>
        <w:pPrChange w:id="1151" w:author="Nguyen Hong Nhung (Khoi CNTT)" w:date="2019-08-15T11:48:00Z">
          <w:pPr/>
        </w:pPrChange>
      </w:pPr>
      <w:ins w:id="1152" w:author="Nguyen Hong Nhung (Khoi CNTT)" w:date="2019-08-15T11:35:00Z">
        <w:r>
          <w:rPr>
            <w:b/>
            <w:i/>
            <w:u w:val="single"/>
          </w:rPr>
          <w:t xml:space="preserve">Yêu cầu màn hình </w:t>
        </w:r>
      </w:ins>
      <w:ins w:id="1153" w:author="Nguyen Hong Nhung (Khoi CNTT)" w:date="2019-08-15T11:36:00Z">
        <w:r>
          <w:rPr>
            <w:b/>
            <w:i/>
            <w:u w:val="single"/>
          </w:rPr>
          <w:t>Change Config</w:t>
        </w:r>
      </w:ins>
    </w:p>
    <w:p w14:paraId="63E5C611" w14:textId="0288D0BC" w:rsidR="00520667" w:rsidRDefault="00EB6115" w:rsidP="00C3523B">
      <w:pPr>
        <w:rPr>
          <w:ins w:id="1154" w:author="Nguyen Hong Nhung (Khoi CNTT)" w:date="2019-08-15T11:35:00Z"/>
          <w:b/>
          <w:i/>
          <w:u w:val="single"/>
        </w:rPr>
      </w:pPr>
      <w:ins w:id="1155" w:author="Nguyen Hong Nhung (Khoi CNTT)" w:date="2019-08-15T14:34:00Z">
        <w:r>
          <w:rPr>
            <w:noProof/>
          </w:rPr>
          <w:drawing>
            <wp:inline distT="0" distB="0" distL="0" distR="0" wp14:anchorId="55BC5BB1" wp14:editId="06EEFAA3">
              <wp:extent cx="5940425" cy="3443035"/>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3443035"/>
                      </a:xfrm>
                      <a:prstGeom prst="rect">
                        <a:avLst/>
                      </a:prstGeom>
                    </pic:spPr>
                  </pic:pic>
                </a:graphicData>
              </a:graphic>
            </wp:inline>
          </w:drawing>
        </w:r>
      </w:ins>
    </w:p>
    <w:p w14:paraId="78149880" w14:textId="77777777" w:rsidR="00C3523B" w:rsidRPr="003B04B1" w:rsidRDefault="00C3523B" w:rsidP="00C3523B">
      <w:pPr>
        <w:spacing w:line="360" w:lineRule="auto"/>
        <w:ind w:right="0"/>
        <w:rPr>
          <w:ins w:id="1156" w:author="Nguyen Hong Nhung (Khoi CNTT)" w:date="2019-08-15T11:36:00Z"/>
          <w:rFonts w:eastAsia="MS Mincho"/>
          <w:bCs/>
          <w:iCs/>
          <w:color w:val="000000"/>
          <w:lang w:eastAsia="ja-JP"/>
        </w:rPr>
      </w:pPr>
      <w:ins w:id="1157" w:author="Nguyen Hong Nhung (Khoi CNTT)" w:date="2019-08-15T11:36:00Z">
        <w:r w:rsidRPr="003B04B1">
          <w:rPr>
            <w:rFonts w:eastAsia="MS Mincho"/>
            <w:bCs/>
            <w:iCs/>
            <w:color w:val="000000"/>
            <w:lang w:eastAsia="ja-JP"/>
          </w:rPr>
          <w:t>Mô tả màn hình</w:t>
        </w:r>
      </w:ins>
    </w:p>
    <w:tbl>
      <w:tblPr>
        <w:tblStyle w:val="TableGrid"/>
        <w:tblW w:w="9468" w:type="dxa"/>
        <w:tblLook w:val="04A0" w:firstRow="1" w:lastRow="0" w:firstColumn="1" w:lastColumn="0" w:noHBand="0" w:noVBand="1"/>
      </w:tblPr>
      <w:tblGrid>
        <w:gridCol w:w="2358"/>
        <w:gridCol w:w="1451"/>
        <w:gridCol w:w="1742"/>
        <w:gridCol w:w="3917"/>
      </w:tblGrid>
      <w:tr w:rsidR="00C3523B" w:rsidRPr="00AC762B" w14:paraId="7995FCC6" w14:textId="77777777" w:rsidTr="00FA534F">
        <w:trPr>
          <w:tblHeader/>
          <w:ins w:id="1158" w:author="Nguyen Hong Nhung (Khoi CNTT)" w:date="2019-08-15T11:36:00Z"/>
        </w:trPr>
        <w:tc>
          <w:tcPr>
            <w:tcW w:w="2358" w:type="dxa"/>
            <w:shd w:val="clear" w:color="auto" w:fill="8DB3E2" w:themeFill="text2" w:themeFillTint="66"/>
          </w:tcPr>
          <w:p w14:paraId="492B710B" w14:textId="77777777" w:rsidR="00C3523B" w:rsidRPr="00AC762B" w:rsidRDefault="00C3523B" w:rsidP="00FA534F">
            <w:pPr>
              <w:pStyle w:val="ListParagraph"/>
              <w:ind w:left="0"/>
              <w:jc w:val="center"/>
              <w:rPr>
                <w:ins w:id="1159" w:author="Nguyen Hong Nhung (Khoi CNTT)" w:date="2019-08-15T11:36:00Z"/>
                <w:b/>
              </w:rPr>
            </w:pPr>
            <w:ins w:id="1160" w:author="Nguyen Hong Nhung (Khoi CNTT)" w:date="2019-08-15T11:36:00Z">
              <w:r w:rsidRPr="00AC762B">
                <w:rPr>
                  <w:b/>
                </w:rPr>
                <w:t>Trường</w:t>
              </w:r>
            </w:ins>
          </w:p>
        </w:tc>
        <w:tc>
          <w:tcPr>
            <w:tcW w:w="1451" w:type="dxa"/>
            <w:shd w:val="clear" w:color="auto" w:fill="8DB3E2" w:themeFill="text2" w:themeFillTint="66"/>
          </w:tcPr>
          <w:p w14:paraId="229C874B" w14:textId="77777777" w:rsidR="00C3523B" w:rsidRPr="00AC762B" w:rsidRDefault="00C3523B" w:rsidP="00FA534F">
            <w:pPr>
              <w:pStyle w:val="ListParagraph"/>
              <w:ind w:left="0"/>
              <w:jc w:val="center"/>
              <w:rPr>
                <w:ins w:id="1161" w:author="Nguyen Hong Nhung (Khoi CNTT)" w:date="2019-08-15T11:36:00Z"/>
                <w:b/>
              </w:rPr>
            </w:pPr>
            <w:ins w:id="1162" w:author="Nguyen Hong Nhung (Khoi CNTT)" w:date="2019-08-15T11:36:00Z">
              <w:r w:rsidRPr="00AC762B">
                <w:rPr>
                  <w:b/>
                </w:rPr>
                <w:t>Bắt buộc nhập?</w:t>
              </w:r>
            </w:ins>
          </w:p>
        </w:tc>
        <w:tc>
          <w:tcPr>
            <w:tcW w:w="1742" w:type="dxa"/>
            <w:shd w:val="clear" w:color="auto" w:fill="8DB3E2" w:themeFill="text2" w:themeFillTint="66"/>
          </w:tcPr>
          <w:p w14:paraId="69FF08FB" w14:textId="77777777" w:rsidR="00C3523B" w:rsidRPr="00AC762B" w:rsidRDefault="00C3523B" w:rsidP="00FA534F">
            <w:pPr>
              <w:pStyle w:val="ListParagraph"/>
              <w:ind w:left="0"/>
              <w:jc w:val="center"/>
              <w:rPr>
                <w:ins w:id="1163" w:author="Nguyen Hong Nhung (Khoi CNTT)" w:date="2019-08-15T11:36:00Z"/>
                <w:b/>
              </w:rPr>
            </w:pPr>
            <w:ins w:id="1164" w:author="Nguyen Hong Nhung (Khoi CNTT)" w:date="2019-08-15T11:36:00Z">
              <w:r w:rsidRPr="00AC762B">
                <w:rPr>
                  <w:b/>
                </w:rPr>
                <w:t>Định dạng</w:t>
              </w:r>
            </w:ins>
          </w:p>
        </w:tc>
        <w:tc>
          <w:tcPr>
            <w:tcW w:w="3917" w:type="dxa"/>
            <w:shd w:val="clear" w:color="auto" w:fill="8DB3E2" w:themeFill="text2" w:themeFillTint="66"/>
          </w:tcPr>
          <w:p w14:paraId="780882FC" w14:textId="77777777" w:rsidR="00C3523B" w:rsidRPr="00AC762B" w:rsidRDefault="00C3523B" w:rsidP="00FA534F">
            <w:pPr>
              <w:pStyle w:val="ListParagraph"/>
              <w:ind w:left="0"/>
              <w:jc w:val="center"/>
              <w:rPr>
                <w:ins w:id="1165" w:author="Nguyen Hong Nhung (Khoi CNTT)" w:date="2019-08-15T11:36:00Z"/>
                <w:b/>
              </w:rPr>
            </w:pPr>
            <w:ins w:id="1166" w:author="Nguyen Hong Nhung (Khoi CNTT)" w:date="2019-08-15T11:36:00Z">
              <w:r w:rsidRPr="00AC762B">
                <w:rPr>
                  <w:b/>
                </w:rPr>
                <w:t>Ý nghĩa</w:t>
              </w:r>
            </w:ins>
          </w:p>
        </w:tc>
      </w:tr>
      <w:tr w:rsidR="00C3523B" w:rsidRPr="00DB66BA" w14:paraId="1078C7E0" w14:textId="77777777" w:rsidTr="00FA534F">
        <w:trPr>
          <w:trHeight w:val="611"/>
          <w:ins w:id="1167" w:author="Nguyen Hong Nhung (Khoi CNTT)" w:date="2019-08-15T11:36:00Z"/>
        </w:trPr>
        <w:tc>
          <w:tcPr>
            <w:tcW w:w="2358" w:type="dxa"/>
            <w:vAlign w:val="center"/>
          </w:tcPr>
          <w:p w14:paraId="0A0F221B" w14:textId="77777777" w:rsidR="00C3523B" w:rsidRPr="005C09DF" w:rsidRDefault="00C3523B" w:rsidP="00FA534F">
            <w:pPr>
              <w:rPr>
                <w:ins w:id="1168" w:author="Nguyen Hong Nhung (Khoi CNTT)" w:date="2019-08-15T11:36:00Z"/>
                <w:rFonts w:eastAsia="Times New Roman"/>
                <w:bCs/>
                <w:lang w:eastAsia="x-none"/>
              </w:rPr>
            </w:pPr>
            <w:ins w:id="1169" w:author="Nguyen Hong Nhung (Khoi CNTT)" w:date="2019-08-15T11:36:00Z">
              <w:r>
                <w:rPr>
                  <w:rFonts w:eastAsia="Times New Roman"/>
                  <w:bCs/>
                  <w:lang w:eastAsia="x-none"/>
                </w:rPr>
                <w:t>Nhóm bảng</w:t>
              </w:r>
            </w:ins>
          </w:p>
        </w:tc>
        <w:tc>
          <w:tcPr>
            <w:tcW w:w="1451" w:type="dxa"/>
          </w:tcPr>
          <w:p w14:paraId="019C2820" w14:textId="77777777" w:rsidR="00C3523B" w:rsidRDefault="00C3523B" w:rsidP="00FA534F">
            <w:pPr>
              <w:pStyle w:val="ListParagraph"/>
              <w:ind w:left="0"/>
              <w:jc w:val="center"/>
              <w:rPr>
                <w:ins w:id="1170" w:author="Nguyen Hong Nhung (Khoi CNTT)" w:date="2019-08-15T11:36:00Z"/>
              </w:rPr>
            </w:pPr>
            <w:ins w:id="1171" w:author="Nguyen Hong Nhung (Khoi CNTT)" w:date="2019-08-15T11:36:00Z">
              <w:r>
                <w:t>Y</w:t>
              </w:r>
            </w:ins>
          </w:p>
        </w:tc>
        <w:tc>
          <w:tcPr>
            <w:tcW w:w="1742" w:type="dxa"/>
          </w:tcPr>
          <w:p w14:paraId="5EBBFD95" w14:textId="77777777" w:rsidR="00C3523B" w:rsidRPr="00AC762B" w:rsidRDefault="00C3523B" w:rsidP="00FA534F">
            <w:pPr>
              <w:pStyle w:val="ListParagraph"/>
              <w:ind w:left="0"/>
              <w:rPr>
                <w:ins w:id="1172" w:author="Nguyen Hong Nhung (Khoi CNTT)" w:date="2019-08-15T11:36:00Z"/>
              </w:rPr>
            </w:pPr>
            <w:ins w:id="1173" w:author="Nguyen Hong Nhung (Khoi CNTT)" w:date="2019-08-15T11:36:00Z">
              <w:r w:rsidRPr="00AC762B">
                <w:t>Drop down list</w:t>
              </w:r>
            </w:ins>
          </w:p>
        </w:tc>
        <w:tc>
          <w:tcPr>
            <w:tcW w:w="3917" w:type="dxa"/>
          </w:tcPr>
          <w:p w14:paraId="1D3EE235" w14:textId="1A9C0F12" w:rsidR="00C3523B" w:rsidRPr="00C3088F" w:rsidRDefault="00EB6115" w:rsidP="00EB6115">
            <w:pPr>
              <w:rPr>
                <w:ins w:id="1174" w:author="Nguyen Hong Nhung (Khoi CNTT)" w:date="2019-08-15T11:36:00Z"/>
                <w:rFonts w:eastAsia="Times New Roman"/>
                <w:bCs/>
                <w:lang w:eastAsia="x-none"/>
              </w:rPr>
              <w:pPrChange w:id="1175" w:author="Nguyen Hong Nhung (Khoi CNTT)" w:date="2019-08-15T14:36:00Z">
                <w:pPr>
                  <w:pStyle w:val="ListParagraph"/>
                  <w:numPr>
                    <w:numId w:val="9"/>
                  </w:numPr>
                  <w:ind w:hanging="360"/>
                </w:pPr>
              </w:pPrChange>
            </w:pPr>
            <w:ins w:id="1176" w:author="Nguyen Hong Nhung (Khoi CNTT)" w:date="2019-08-15T14:35:00Z">
              <w:r>
                <w:rPr>
                  <w:rFonts w:eastAsia="Times New Roman"/>
                  <w:bCs/>
                  <w:lang w:eastAsia="x-none"/>
                </w:rPr>
                <w:t>Hệ thống hiển thị</w:t>
              </w:r>
            </w:ins>
            <w:ins w:id="1177" w:author="Nguyen Hong Nhung (Khoi CNTT)" w:date="2019-08-15T14:36:00Z">
              <w:r>
                <w:rPr>
                  <w:rFonts w:eastAsia="Times New Roman"/>
                  <w:bCs/>
                  <w:lang w:eastAsia="x-none"/>
                </w:rPr>
                <w:t xml:space="preserve"> link</w:t>
              </w:r>
            </w:ins>
            <w:ins w:id="1178" w:author="Nguyen Hong Nhung (Khoi CNTT)" w:date="2019-08-15T14:35:00Z">
              <w:r>
                <w:rPr>
                  <w:rFonts w:eastAsia="Times New Roman"/>
                  <w:bCs/>
                  <w:lang w:eastAsia="x-none"/>
                </w:rPr>
                <w:t xml:space="preserve"> theo giá trị được</w:t>
              </w:r>
            </w:ins>
            <w:ins w:id="1179" w:author="Nguyen Hong Nhung (Khoi CNTT)" w:date="2019-08-15T14:36:00Z">
              <w:r>
                <w:rPr>
                  <w:rFonts w:eastAsia="Times New Roman"/>
                  <w:bCs/>
                  <w:lang w:eastAsia="x-none"/>
                </w:rPr>
                <w:t xml:space="preserve"> chọn từ Tab Điều chỉnh bảng RawData</w:t>
              </w:r>
            </w:ins>
            <w:ins w:id="1180" w:author="Nguyen Hong Nhung (Khoi CNTT)" w:date="2019-08-15T14:37:00Z">
              <w:r>
                <w:rPr>
                  <w:rFonts w:eastAsia="Times New Roman"/>
                  <w:bCs/>
                  <w:lang w:eastAsia="x-none"/>
                </w:rPr>
                <w:t>. Không chỉnh sửa</w:t>
              </w:r>
            </w:ins>
          </w:p>
        </w:tc>
      </w:tr>
      <w:tr w:rsidR="00C3523B" w:rsidRPr="00DB66BA" w14:paraId="680BBEB6" w14:textId="77777777" w:rsidTr="00FA534F">
        <w:trPr>
          <w:trHeight w:val="611"/>
          <w:ins w:id="1181" w:author="Nguyen Hong Nhung (Khoi CNTT)" w:date="2019-08-15T11:36:00Z"/>
        </w:trPr>
        <w:tc>
          <w:tcPr>
            <w:tcW w:w="2358" w:type="dxa"/>
            <w:vAlign w:val="center"/>
          </w:tcPr>
          <w:p w14:paraId="04988DD5" w14:textId="77777777" w:rsidR="00C3523B" w:rsidRPr="00251618" w:rsidRDefault="00C3523B" w:rsidP="00FA534F">
            <w:pPr>
              <w:rPr>
                <w:ins w:id="1182" w:author="Nguyen Hong Nhung (Khoi CNTT)" w:date="2019-08-15T11:36:00Z"/>
                <w:rFonts w:eastAsia="Times New Roman"/>
                <w:bCs/>
                <w:lang w:eastAsia="x-none"/>
              </w:rPr>
            </w:pPr>
            <w:ins w:id="1183" w:author="Nguyen Hong Nhung (Khoi CNTT)" w:date="2019-08-15T11:36:00Z">
              <w:r>
                <w:rPr>
                  <w:rFonts w:eastAsia="Times New Roman"/>
                  <w:bCs/>
                  <w:lang w:eastAsia="x-none"/>
                </w:rPr>
                <w:t>Tên bảng</w:t>
              </w:r>
            </w:ins>
          </w:p>
        </w:tc>
        <w:tc>
          <w:tcPr>
            <w:tcW w:w="1451" w:type="dxa"/>
          </w:tcPr>
          <w:p w14:paraId="6B85D35B" w14:textId="77777777" w:rsidR="00C3523B" w:rsidRDefault="00C3523B" w:rsidP="00FA534F">
            <w:pPr>
              <w:pStyle w:val="ListParagraph"/>
              <w:ind w:left="0"/>
              <w:jc w:val="center"/>
              <w:rPr>
                <w:ins w:id="1184" w:author="Nguyen Hong Nhung (Khoi CNTT)" w:date="2019-08-15T11:36:00Z"/>
              </w:rPr>
            </w:pPr>
            <w:ins w:id="1185" w:author="Nguyen Hong Nhung (Khoi CNTT)" w:date="2019-08-15T11:36:00Z">
              <w:r>
                <w:t>Y</w:t>
              </w:r>
            </w:ins>
          </w:p>
        </w:tc>
        <w:tc>
          <w:tcPr>
            <w:tcW w:w="1742" w:type="dxa"/>
          </w:tcPr>
          <w:p w14:paraId="080A45FE" w14:textId="77777777" w:rsidR="00C3523B" w:rsidRPr="00AC762B" w:rsidRDefault="00C3523B" w:rsidP="00FA534F">
            <w:pPr>
              <w:pStyle w:val="ListParagraph"/>
              <w:ind w:left="0"/>
              <w:rPr>
                <w:ins w:id="1186" w:author="Nguyen Hong Nhung (Khoi CNTT)" w:date="2019-08-15T11:36:00Z"/>
              </w:rPr>
            </w:pPr>
            <w:ins w:id="1187" w:author="Nguyen Hong Nhung (Khoi CNTT)" w:date="2019-08-15T11:36:00Z">
              <w:r w:rsidRPr="00AC762B">
                <w:t>Drop down list</w:t>
              </w:r>
            </w:ins>
          </w:p>
        </w:tc>
        <w:tc>
          <w:tcPr>
            <w:tcW w:w="3917" w:type="dxa"/>
          </w:tcPr>
          <w:p w14:paraId="0D2BE563" w14:textId="6FFAE6E0" w:rsidR="00C3523B" w:rsidRPr="00251618" w:rsidRDefault="00EB6115" w:rsidP="00FA534F">
            <w:pPr>
              <w:rPr>
                <w:ins w:id="1188" w:author="Nguyen Hong Nhung (Khoi CNTT)" w:date="2019-08-15T11:36:00Z"/>
                <w:rFonts w:eastAsia="Times New Roman"/>
                <w:bCs/>
                <w:lang w:eastAsia="x-none"/>
              </w:rPr>
            </w:pPr>
            <w:ins w:id="1189" w:author="Nguyen Hong Nhung (Khoi CNTT)" w:date="2019-08-15T14:37:00Z">
              <w:r>
                <w:rPr>
                  <w:rFonts w:eastAsia="Times New Roman"/>
                  <w:bCs/>
                  <w:lang w:eastAsia="x-none"/>
                </w:rPr>
                <w:t>Hệ thống hiển thị link theo giá trị được chọn từ Tab Điều chỉnh bảng RawData</w:t>
              </w:r>
              <w:r>
                <w:rPr>
                  <w:rFonts w:eastAsia="Times New Roman"/>
                  <w:bCs/>
                  <w:lang w:eastAsia="x-none"/>
                </w:rPr>
                <w:t>. Không chỉnh sửa</w:t>
              </w:r>
            </w:ins>
          </w:p>
        </w:tc>
      </w:tr>
      <w:tr w:rsidR="007C09CF" w:rsidRPr="00DB66BA" w14:paraId="32B07CF4" w14:textId="77777777" w:rsidTr="00FA534F">
        <w:trPr>
          <w:trHeight w:val="611"/>
          <w:ins w:id="1190" w:author="Nguyen Hong Nhung (Khoi CNTT)" w:date="2019-08-15T14:43:00Z"/>
        </w:trPr>
        <w:tc>
          <w:tcPr>
            <w:tcW w:w="2358" w:type="dxa"/>
            <w:vAlign w:val="center"/>
          </w:tcPr>
          <w:p w14:paraId="29112612" w14:textId="37B666F8" w:rsidR="007C09CF" w:rsidRDefault="007C09CF" w:rsidP="00FA534F">
            <w:pPr>
              <w:rPr>
                <w:ins w:id="1191" w:author="Nguyen Hong Nhung (Khoi CNTT)" w:date="2019-08-15T14:43:00Z"/>
                <w:rFonts w:eastAsia="Times New Roman"/>
                <w:bCs/>
                <w:lang w:eastAsia="x-none"/>
              </w:rPr>
            </w:pPr>
            <w:ins w:id="1192" w:author="Nguyen Hong Nhung (Khoi CNTT)" w:date="2019-08-15T14:43:00Z">
              <w:r>
                <w:rPr>
                  <w:rFonts w:eastAsia="Times New Roman"/>
                  <w:bCs/>
                  <w:lang w:eastAsia="x-none"/>
                </w:rPr>
                <w:t>Hiển thị theo Alias</w:t>
              </w:r>
            </w:ins>
          </w:p>
        </w:tc>
        <w:tc>
          <w:tcPr>
            <w:tcW w:w="1451" w:type="dxa"/>
          </w:tcPr>
          <w:p w14:paraId="11EE3ECF" w14:textId="39F9CA08" w:rsidR="007C09CF" w:rsidRDefault="007C09CF" w:rsidP="00FA534F">
            <w:pPr>
              <w:pStyle w:val="ListParagraph"/>
              <w:ind w:left="0"/>
              <w:jc w:val="center"/>
              <w:rPr>
                <w:ins w:id="1193" w:author="Nguyen Hong Nhung (Khoi CNTT)" w:date="2019-08-15T14:43:00Z"/>
              </w:rPr>
            </w:pPr>
            <w:ins w:id="1194" w:author="Nguyen Hong Nhung (Khoi CNTT)" w:date="2019-08-15T14:43:00Z">
              <w:r>
                <w:t>N</w:t>
              </w:r>
            </w:ins>
          </w:p>
        </w:tc>
        <w:tc>
          <w:tcPr>
            <w:tcW w:w="1742" w:type="dxa"/>
          </w:tcPr>
          <w:p w14:paraId="7BEC3C80" w14:textId="3EC860CF" w:rsidR="007C09CF" w:rsidRPr="00AC762B" w:rsidRDefault="007C09CF" w:rsidP="00FA534F">
            <w:pPr>
              <w:pStyle w:val="ListParagraph"/>
              <w:ind w:left="0"/>
              <w:rPr>
                <w:ins w:id="1195" w:author="Nguyen Hong Nhung (Khoi CNTT)" w:date="2019-08-15T14:43:00Z"/>
              </w:rPr>
            </w:pPr>
            <w:ins w:id="1196" w:author="Nguyen Hong Nhung (Khoi CNTT)" w:date="2019-08-15T14:44:00Z">
              <w:r>
                <w:t>Check box</w:t>
              </w:r>
            </w:ins>
          </w:p>
        </w:tc>
        <w:tc>
          <w:tcPr>
            <w:tcW w:w="3917" w:type="dxa"/>
          </w:tcPr>
          <w:p w14:paraId="30D9E845" w14:textId="574E942D" w:rsidR="007C09CF" w:rsidRDefault="007C09CF" w:rsidP="00FA534F">
            <w:pPr>
              <w:rPr>
                <w:ins w:id="1197" w:author="Nguyen Hong Nhung (Khoi CNTT)" w:date="2019-08-15T14:43:00Z"/>
                <w:rFonts w:eastAsia="Times New Roman"/>
                <w:bCs/>
                <w:lang w:eastAsia="x-none"/>
              </w:rPr>
            </w:pPr>
            <w:ins w:id="1198" w:author="Nguyen Hong Nhung (Khoi CNTT)" w:date="2019-08-15T14:44:00Z">
              <w:r>
                <w:rPr>
                  <w:rFonts w:eastAsia="Times New Roman"/>
                  <w:bCs/>
                  <w:lang w:eastAsia="x-none"/>
                </w:rPr>
                <w:t>Cho phép lựa chọn hiển thị các cột trên Grid theo Alias hay theo Column_Name. Mặc định là không lựa chọn, tức là hiển thị theo Column_Name.</w:t>
              </w:r>
            </w:ins>
          </w:p>
        </w:tc>
      </w:tr>
      <w:tr w:rsidR="007C09CF" w:rsidRPr="00DB66BA" w14:paraId="4B115B36" w14:textId="77777777" w:rsidTr="00FA534F">
        <w:trPr>
          <w:trHeight w:val="611"/>
          <w:ins w:id="1199" w:author="Nguyen Hong Nhung (Khoi CNTT)" w:date="2019-08-15T14:47:00Z"/>
        </w:trPr>
        <w:tc>
          <w:tcPr>
            <w:tcW w:w="2358" w:type="dxa"/>
            <w:vAlign w:val="center"/>
          </w:tcPr>
          <w:p w14:paraId="77FEE171" w14:textId="723BB1D4" w:rsidR="007C09CF" w:rsidRDefault="007C09CF" w:rsidP="00FA534F">
            <w:pPr>
              <w:rPr>
                <w:ins w:id="1200" w:author="Nguyen Hong Nhung (Khoi CNTT)" w:date="2019-08-15T14:47:00Z"/>
                <w:rFonts w:eastAsia="Times New Roman"/>
                <w:bCs/>
                <w:lang w:eastAsia="x-none"/>
              </w:rPr>
            </w:pPr>
            <w:ins w:id="1201" w:author="Nguyen Hong Nhung (Khoi CNTT)" w:date="2019-08-15T14:47:00Z">
              <w:r>
                <w:rPr>
                  <w:rFonts w:eastAsia="Times New Roman"/>
                  <w:bCs/>
                  <w:lang w:eastAsia="x-none"/>
                </w:rPr>
                <w:t>Danh sách các trường điều chỉnh</w:t>
              </w:r>
            </w:ins>
          </w:p>
        </w:tc>
        <w:tc>
          <w:tcPr>
            <w:tcW w:w="1451" w:type="dxa"/>
          </w:tcPr>
          <w:p w14:paraId="081BB014" w14:textId="6B2A22E1" w:rsidR="007C09CF" w:rsidRDefault="007C09CF" w:rsidP="00FA534F">
            <w:pPr>
              <w:pStyle w:val="ListParagraph"/>
              <w:ind w:left="0"/>
              <w:jc w:val="center"/>
              <w:rPr>
                <w:ins w:id="1202" w:author="Nguyen Hong Nhung (Khoi CNTT)" w:date="2019-08-15T14:47:00Z"/>
              </w:rPr>
            </w:pPr>
            <w:ins w:id="1203" w:author="Nguyen Hong Nhung (Khoi CNTT)" w:date="2019-08-15T14:47:00Z">
              <w:r>
                <w:t>Y</w:t>
              </w:r>
            </w:ins>
          </w:p>
        </w:tc>
        <w:tc>
          <w:tcPr>
            <w:tcW w:w="1742" w:type="dxa"/>
          </w:tcPr>
          <w:p w14:paraId="293EA4B1" w14:textId="4A8914DD" w:rsidR="007C09CF" w:rsidRDefault="007C09CF" w:rsidP="00FA534F">
            <w:pPr>
              <w:pStyle w:val="ListParagraph"/>
              <w:ind w:left="0"/>
              <w:rPr>
                <w:ins w:id="1204" w:author="Nguyen Hong Nhung (Khoi CNTT)" w:date="2019-08-15T14:47:00Z"/>
              </w:rPr>
            </w:pPr>
            <w:ins w:id="1205" w:author="Nguyen Hong Nhung (Khoi CNTT)" w:date="2019-08-15T14:47:00Z">
              <w:r>
                <w:t>Grid</w:t>
              </w:r>
            </w:ins>
          </w:p>
        </w:tc>
        <w:tc>
          <w:tcPr>
            <w:tcW w:w="3917" w:type="dxa"/>
          </w:tcPr>
          <w:p w14:paraId="59B3FC92" w14:textId="77777777" w:rsidR="00BA37FB" w:rsidRDefault="007C09CF" w:rsidP="00FA534F">
            <w:pPr>
              <w:rPr>
                <w:ins w:id="1206" w:author="Nguyen Hong Nhung (Khoi CNTT)" w:date="2019-08-15T14:56:00Z"/>
                <w:rFonts w:eastAsia="Times New Roman"/>
                <w:bCs/>
                <w:lang w:eastAsia="x-none"/>
              </w:rPr>
            </w:pPr>
            <w:ins w:id="1207" w:author="Nguyen Hong Nhung (Khoi CNTT)" w:date="2019-08-15T14:47:00Z">
              <w:r>
                <w:rPr>
                  <w:rFonts w:eastAsia="Times New Roman"/>
                  <w:bCs/>
                  <w:lang w:eastAsia="x-none"/>
                </w:rPr>
                <w:t xml:space="preserve">Danh sách các trường hiển thị trên Grid cho phép điều chỉnh. </w:t>
              </w:r>
            </w:ins>
            <w:ins w:id="1208" w:author="Nguyen Hong Nhung (Khoi CNTT)" w:date="2019-08-15T14:56:00Z">
              <w:r w:rsidR="00BA37FB">
                <w:rPr>
                  <w:rFonts w:eastAsia="Times New Roman"/>
                  <w:bCs/>
                  <w:lang w:eastAsia="x-none"/>
                </w:rPr>
                <w:t>Bao gồm 3 giá chị:</w:t>
              </w:r>
            </w:ins>
          </w:p>
          <w:p w14:paraId="72C7ABC5" w14:textId="7ABE4A8B" w:rsidR="00BA37FB" w:rsidRDefault="00BA37FB" w:rsidP="00BA37FB">
            <w:pPr>
              <w:pStyle w:val="ListParagraph"/>
              <w:numPr>
                <w:ilvl w:val="0"/>
                <w:numId w:val="11"/>
              </w:numPr>
              <w:rPr>
                <w:ins w:id="1209" w:author="Nguyen Hong Nhung (Khoi CNTT)" w:date="2019-08-15T14:56:00Z"/>
                <w:rFonts w:eastAsia="Times New Roman"/>
                <w:bCs/>
                <w:lang w:eastAsia="x-none"/>
              </w:rPr>
              <w:pPrChange w:id="1210" w:author="Nguyen Hong Nhung (Khoi CNTT)" w:date="2019-08-15T14:56:00Z">
                <w:pPr/>
              </w:pPrChange>
            </w:pPr>
            <w:ins w:id="1211" w:author="Nguyen Hong Nhung (Khoi CNTT)" w:date="2019-08-15T14:56:00Z">
              <w:r>
                <w:rPr>
                  <w:rFonts w:eastAsia="Times New Roman"/>
                  <w:bCs/>
                  <w:lang w:eastAsia="x-none"/>
                </w:rPr>
                <w:t>Cột Check box lựa chọn để điều chỉnh</w:t>
              </w:r>
            </w:ins>
          </w:p>
          <w:p w14:paraId="1E52F7F5" w14:textId="77777777" w:rsidR="00BA37FB" w:rsidRDefault="00BA37FB" w:rsidP="00BA37FB">
            <w:pPr>
              <w:pStyle w:val="ListParagraph"/>
              <w:numPr>
                <w:ilvl w:val="0"/>
                <w:numId w:val="11"/>
              </w:numPr>
              <w:rPr>
                <w:ins w:id="1212" w:author="Nguyen Hong Nhung (Khoi CNTT)" w:date="2019-08-15T14:56:00Z"/>
                <w:rFonts w:eastAsia="Times New Roman"/>
                <w:bCs/>
                <w:lang w:eastAsia="x-none"/>
              </w:rPr>
              <w:pPrChange w:id="1213" w:author="Nguyen Hong Nhung (Khoi CNTT)" w:date="2019-08-15T14:56:00Z">
                <w:pPr/>
              </w:pPrChange>
            </w:pPr>
            <w:ins w:id="1214" w:author="Nguyen Hong Nhung (Khoi CNTT)" w:date="2019-08-15T14:56:00Z">
              <w:r>
                <w:rPr>
                  <w:rFonts w:eastAsia="Times New Roman"/>
                  <w:bCs/>
                  <w:lang w:eastAsia="x-none"/>
                </w:rPr>
                <w:t>Column_Name</w:t>
              </w:r>
            </w:ins>
          </w:p>
          <w:p w14:paraId="2CB4D5AE" w14:textId="459D1A65" w:rsidR="00BA37FB" w:rsidRPr="00BA37FB" w:rsidRDefault="00BA37FB" w:rsidP="00BA37FB">
            <w:pPr>
              <w:pStyle w:val="ListParagraph"/>
              <w:numPr>
                <w:ilvl w:val="0"/>
                <w:numId w:val="11"/>
              </w:numPr>
              <w:rPr>
                <w:ins w:id="1215" w:author="Nguyen Hong Nhung (Khoi CNTT)" w:date="2019-08-15T14:56:00Z"/>
                <w:rFonts w:eastAsia="Times New Roman"/>
                <w:bCs/>
                <w:lang w:eastAsia="x-none"/>
                <w:rPrChange w:id="1216" w:author="Nguyen Hong Nhung (Khoi CNTT)" w:date="2019-08-15T14:56:00Z">
                  <w:rPr>
                    <w:ins w:id="1217" w:author="Nguyen Hong Nhung (Khoi CNTT)" w:date="2019-08-15T14:56:00Z"/>
                  </w:rPr>
                </w:rPrChange>
              </w:rPr>
              <w:pPrChange w:id="1218" w:author="Nguyen Hong Nhung (Khoi CNTT)" w:date="2019-08-15T14:56:00Z">
                <w:pPr/>
              </w:pPrChange>
            </w:pPr>
            <w:ins w:id="1219" w:author="Nguyen Hong Nhung (Khoi CNTT)" w:date="2019-08-15T14:56:00Z">
              <w:r>
                <w:rPr>
                  <w:rFonts w:eastAsia="Times New Roman"/>
                  <w:bCs/>
                  <w:lang w:eastAsia="x-none"/>
                </w:rPr>
                <w:t>Mandatory: Check box check bắt buộc hay không khi điều chỉnh</w:t>
              </w:r>
            </w:ins>
          </w:p>
          <w:p w14:paraId="6340E155" w14:textId="1D8D3F36" w:rsidR="007C09CF" w:rsidRDefault="007C09CF" w:rsidP="00FA534F">
            <w:pPr>
              <w:rPr>
                <w:ins w:id="1220" w:author="Nguyen Hong Nhung (Khoi CNTT)" w:date="2019-08-15T14:47:00Z"/>
                <w:rFonts w:eastAsia="Times New Roman"/>
                <w:bCs/>
                <w:lang w:eastAsia="x-none"/>
              </w:rPr>
            </w:pPr>
            <w:ins w:id="1221" w:author="Nguyen Hong Nhung (Khoi CNTT)" w:date="2019-08-15T14:47:00Z">
              <w:r>
                <w:rPr>
                  <w:rFonts w:eastAsia="Times New Roman"/>
                  <w:bCs/>
                  <w:lang w:eastAsia="x-none"/>
                </w:rPr>
                <w:t xml:space="preserve">Mặc định </w:t>
              </w:r>
            </w:ins>
            <w:ins w:id="1222" w:author="Nguyen Hong Nhung (Khoi CNTT)" w:date="2019-08-15T14:49:00Z">
              <w:r>
                <w:rPr>
                  <w:rFonts w:eastAsia="Times New Roman"/>
                  <w:bCs/>
                  <w:lang w:eastAsia="x-none"/>
                </w:rPr>
                <w:t xml:space="preserve">ban đầu là </w:t>
              </w:r>
            </w:ins>
            <w:ins w:id="1223" w:author="Nguyen Hong Nhung (Khoi CNTT)" w:date="2019-08-15T14:55:00Z">
              <w:r w:rsidR="00BA37FB">
                <w:rPr>
                  <w:rFonts w:eastAsia="Times New Roman"/>
                  <w:bCs/>
                  <w:lang w:eastAsia="x-none"/>
                </w:rPr>
                <w:t>các trường Key của từng bảng</w:t>
              </w:r>
            </w:ins>
            <w:ins w:id="1224" w:author="Nguyen Hong Nhung (Khoi CNTT)" w:date="2019-08-15T14:56:00Z">
              <w:r w:rsidR="00BA37FB">
                <w:rPr>
                  <w:rFonts w:eastAsia="Times New Roman"/>
                  <w:bCs/>
                  <w:lang w:eastAsia="x-none"/>
                </w:rPr>
                <w:t xml:space="preserve"> và</w:t>
              </w:r>
            </w:ins>
            <w:ins w:id="1225" w:author="Nguyen Hong Nhung (Khoi CNTT)" w:date="2019-08-15T14:57:00Z">
              <w:r w:rsidR="00BA37FB">
                <w:rPr>
                  <w:rFonts w:eastAsia="Times New Roman"/>
                  <w:bCs/>
                  <w:lang w:eastAsia="x-none"/>
                </w:rPr>
                <w:t xml:space="preserve"> là Mandatory, không cho phép chỉnh sửa các trường Key này.</w:t>
              </w:r>
            </w:ins>
          </w:p>
        </w:tc>
      </w:tr>
      <w:tr w:rsidR="007C09CF" w:rsidRPr="00DB66BA" w14:paraId="0BF28D4E" w14:textId="77777777" w:rsidTr="00FA534F">
        <w:trPr>
          <w:trHeight w:val="611"/>
          <w:ins w:id="1226" w:author="Nguyen Hong Nhung (Khoi CNTT)" w:date="2019-08-15T14:45:00Z"/>
        </w:trPr>
        <w:tc>
          <w:tcPr>
            <w:tcW w:w="2358" w:type="dxa"/>
            <w:vAlign w:val="center"/>
          </w:tcPr>
          <w:p w14:paraId="35F0FA45" w14:textId="30764E0D" w:rsidR="007C09CF" w:rsidRDefault="007C09CF" w:rsidP="00FA534F">
            <w:pPr>
              <w:rPr>
                <w:ins w:id="1227" w:author="Nguyen Hong Nhung (Khoi CNTT)" w:date="2019-08-15T14:45:00Z"/>
                <w:rFonts w:eastAsia="Times New Roman"/>
                <w:bCs/>
                <w:lang w:eastAsia="x-none"/>
              </w:rPr>
            </w:pPr>
            <w:ins w:id="1228" w:author="Nguyen Hong Nhung (Khoi CNTT)" w:date="2019-08-15T14:45:00Z">
              <w:r>
                <w:rPr>
                  <w:rFonts w:eastAsia="Times New Roman"/>
                  <w:bCs/>
                  <w:lang w:eastAsia="x-none"/>
                </w:rPr>
                <w:t>Danh s</w:t>
              </w:r>
            </w:ins>
            <w:ins w:id="1229" w:author="Nguyen Hong Nhung (Khoi CNTT)" w:date="2019-08-15T14:47:00Z">
              <w:r>
                <w:rPr>
                  <w:rFonts w:eastAsia="Times New Roman"/>
                  <w:bCs/>
                  <w:lang w:eastAsia="x-none"/>
                </w:rPr>
                <w:t>á</w:t>
              </w:r>
            </w:ins>
            <w:ins w:id="1230" w:author="Nguyen Hong Nhung (Khoi CNTT)" w:date="2019-08-15T14:45:00Z">
              <w:r>
                <w:rPr>
                  <w:rFonts w:eastAsia="Times New Roman"/>
                  <w:bCs/>
                  <w:lang w:eastAsia="x-none"/>
                </w:rPr>
                <w:t>ch các trường của Bảng</w:t>
              </w:r>
            </w:ins>
          </w:p>
        </w:tc>
        <w:tc>
          <w:tcPr>
            <w:tcW w:w="1451" w:type="dxa"/>
          </w:tcPr>
          <w:p w14:paraId="78BDEC6C" w14:textId="39409DDB" w:rsidR="007C09CF" w:rsidRDefault="007C09CF" w:rsidP="00FA534F">
            <w:pPr>
              <w:pStyle w:val="ListParagraph"/>
              <w:ind w:left="0"/>
              <w:jc w:val="center"/>
              <w:rPr>
                <w:ins w:id="1231" w:author="Nguyen Hong Nhung (Khoi CNTT)" w:date="2019-08-15T14:45:00Z"/>
              </w:rPr>
            </w:pPr>
            <w:ins w:id="1232" w:author="Nguyen Hong Nhung (Khoi CNTT)" w:date="2019-08-15T14:45:00Z">
              <w:r>
                <w:t>Y</w:t>
              </w:r>
            </w:ins>
          </w:p>
        </w:tc>
        <w:tc>
          <w:tcPr>
            <w:tcW w:w="1742" w:type="dxa"/>
          </w:tcPr>
          <w:p w14:paraId="2923F6C1" w14:textId="7EF4A290" w:rsidR="007C09CF" w:rsidRDefault="007C09CF" w:rsidP="00FA534F">
            <w:pPr>
              <w:pStyle w:val="ListParagraph"/>
              <w:ind w:left="0"/>
              <w:rPr>
                <w:ins w:id="1233" w:author="Nguyen Hong Nhung (Khoi CNTT)" w:date="2019-08-15T14:45:00Z"/>
              </w:rPr>
            </w:pPr>
            <w:ins w:id="1234" w:author="Nguyen Hong Nhung (Khoi CNTT)" w:date="2019-08-15T14:45:00Z">
              <w:r>
                <w:t>Grid</w:t>
              </w:r>
            </w:ins>
          </w:p>
        </w:tc>
        <w:tc>
          <w:tcPr>
            <w:tcW w:w="3917" w:type="dxa"/>
          </w:tcPr>
          <w:p w14:paraId="63BE05D4" w14:textId="4EBEB390" w:rsidR="007C09CF" w:rsidRDefault="007C09CF" w:rsidP="00FA534F">
            <w:pPr>
              <w:rPr>
                <w:ins w:id="1235" w:author="Nguyen Hong Nhung (Khoi CNTT)" w:date="2019-08-15T14:45:00Z"/>
                <w:rFonts w:eastAsia="Times New Roman"/>
                <w:bCs/>
                <w:lang w:eastAsia="x-none"/>
              </w:rPr>
            </w:pPr>
            <w:ins w:id="1236" w:author="Nguyen Hong Nhung (Khoi CNTT)" w:date="2019-08-15T14:45:00Z">
              <w:r>
                <w:rPr>
                  <w:rFonts w:eastAsia="Times New Roman"/>
                  <w:bCs/>
                  <w:lang w:eastAsia="x-none"/>
                </w:rPr>
                <w:t>Mặc định ban đầu hiển thi danh sách tất cả các trường</w:t>
              </w:r>
            </w:ins>
            <w:ins w:id="1237" w:author="Nguyen Hong Nhung (Khoi CNTT)" w:date="2019-08-15T14:58:00Z">
              <w:r w:rsidR="00BA37FB">
                <w:rPr>
                  <w:rFonts w:eastAsia="Times New Roman"/>
                  <w:bCs/>
                  <w:lang w:eastAsia="x-none"/>
                </w:rPr>
                <w:t xml:space="preserve"> của bảng (Trừ các trường Key đã được mặc định cố định ở Danh sách các trường điều chỉnh)</w:t>
              </w:r>
            </w:ins>
          </w:p>
        </w:tc>
      </w:tr>
      <w:tr w:rsidR="00BA37FB" w:rsidRPr="00DB66BA" w14:paraId="0D0572F5" w14:textId="77777777" w:rsidTr="00FA534F">
        <w:trPr>
          <w:trHeight w:val="611"/>
          <w:ins w:id="1238" w:author="Nguyen Hong Nhung (Khoi CNTT)" w:date="2019-08-15T14:58:00Z"/>
        </w:trPr>
        <w:tc>
          <w:tcPr>
            <w:tcW w:w="2358" w:type="dxa"/>
            <w:vAlign w:val="center"/>
          </w:tcPr>
          <w:p w14:paraId="2165590F" w14:textId="331FB087" w:rsidR="00BA37FB" w:rsidRDefault="00BA37FB" w:rsidP="00FA534F">
            <w:pPr>
              <w:rPr>
                <w:ins w:id="1239" w:author="Nguyen Hong Nhung (Khoi CNTT)" w:date="2019-08-15T14:58:00Z"/>
                <w:rFonts w:eastAsia="Times New Roman"/>
                <w:bCs/>
                <w:lang w:eastAsia="x-none"/>
              </w:rPr>
            </w:pPr>
            <w:ins w:id="1240" w:author="Nguyen Hong Nhung (Khoi CNTT)" w:date="2019-08-15T14:58:00Z">
              <w:r>
                <w:rPr>
                  <w:rFonts w:eastAsia="Times New Roman"/>
                  <w:bCs/>
                  <w:lang w:eastAsia="x-none"/>
                </w:rPr>
                <w:t>Nút điều chuyển “&gt;&gt;</w:t>
              </w:r>
            </w:ins>
            <w:ins w:id="1241" w:author="Nguyen Hong Nhung (Khoi CNTT)" w:date="2019-08-15T14:59:00Z">
              <w:r>
                <w:rPr>
                  <w:rFonts w:eastAsia="Times New Roman"/>
                  <w:bCs/>
                  <w:lang w:eastAsia="x-none"/>
                </w:rPr>
                <w:t>”</w:t>
              </w:r>
            </w:ins>
          </w:p>
        </w:tc>
        <w:tc>
          <w:tcPr>
            <w:tcW w:w="1451" w:type="dxa"/>
          </w:tcPr>
          <w:p w14:paraId="481650B1" w14:textId="61C3FFEF" w:rsidR="00BA37FB" w:rsidRDefault="00BA37FB" w:rsidP="00FA534F">
            <w:pPr>
              <w:pStyle w:val="ListParagraph"/>
              <w:ind w:left="0"/>
              <w:jc w:val="center"/>
              <w:rPr>
                <w:ins w:id="1242" w:author="Nguyen Hong Nhung (Khoi CNTT)" w:date="2019-08-15T14:58:00Z"/>
              </w:rPr>
            </w:pPr>
            <w:ins w:id="1243" w:author="Nguyen Hong Nhung (Khoi CNTT)" w:date="2019-08-15T14:59:00Z">
              <w:r>
                <w:t>N</w:t>
              </w:r>
            </w:ins>
          </w:p>
        </w:tc>
        <w:tc>
          <w:tcPr>
            <w:tcW w:w="1742" w:type="dxa"/>
          </w:tcPr>
          <w:p w14:paraId="1B2271A4" w14:textId="373E6C4F" w:rsidR="00BA37FB" w:rsidRDefault="00BA37FB" w:rsidP="00FA534F">
            <w:pPr>
              <w:pStyle w:val="ListParagraph"/>
              <w:ind w:left="0"/>
              <w:rPr>
                <w:ins w:id="1244" w:author="Nguyen Hong Nhung (Khoi CNTT)" w:date="2019-08-15T14:58:00Z"/>
              </w:rPr>
            </w:pPr>
            <w:ins w:id="1245" w:author="Nguyen Hong Nhung (Khoi CNTT)" w:date="2019-08-15T14:59:00Z">
              <w:r>
                <w:t>Button</w:t>
              </w:r>
            </w:ins>
          </w:p>
        </w:tc>
        <w:tc>
          <w:tcPr>
            <w:tcW w:w="3917" w:type="dxa"/>
          </w:tcPr>
          <w:p w14:paraId="136E642B" w14:textId="03A7C48F" w:rsidR="00BA37FB" w:rsidRDefault="00385166" w:rsidP="00FA534F">
            <w:pPr>
              <w:rPr>
                <w:ins w:id="1246" w:author="Nguyen Hong Nhung (Khoi CNTT)" w:date="2019-08-15T14:58:00Z"/>
                <w:rFonts w:eastAsia="Times New Roman"/>
                <w:bCs/>
                <w:lang w:eastAsia="x-none"/>
              </w:rPr>
            </w:pPr>
            <w:ins w:id="1247" w:author="Nguyen Hong Nhung (Khoi CNTT)" w:date="2019-08-15T15:00:00Z">
              <w:r>
                <w:rPr>
                  <w:rFonts w:eastAsia="Times New Roman"/>
                  <w:bCs/>
                  <w:lang w:eastAsia="x-none"/>
                </w:rPr>
                <w:t>Chuyển tất cả các cột ở Grid bên trái sang Grid bên phải</w:t>
              </w:r>
            </w:ins>
          </w:p>
        </w:tc>
      </w:tr>
      <w:tr w:rsidR="00BA37FB" w:rsidRPr="00DB66BA" w14:paraId="651CCEE6" w14:textId="77777777" w:rsidTr="00FA534F">
        <w:trPr>
          <w:trHeight w:val="611"/>
          <w:ins w:id="1248" w:author="Nguyen Hong Nhung (Khoi CNTT)" w:date="2019-08-15T14:58:00Z"/>
        </w:trPr>
        <w:tc>
          <w:tcPr>
            <w:tcW w:w="2358" w:type="dxa"/>
            <w:vAlign w:val="center"/>
          </w:tcPr>
          <w:p w14:paraId="6797FED2" w14:textId="257BBD06" w:rsidR="00BA37FB" w:rsidRDefault="00BA37FB" w:rsidP="00FA534F">
            <w:pPr>
              <w:rPr>
                <w:ins w:id="1249" w:author="Nguyen Hong Nhung (Khoi CNTT)" w:date="2019-08-15T14:58:00Z"/>
                <w:rFonts w:eastAsia="Times New Roman"/>
                <w:bCs/>
                <w:lang w:eastAsia="x-none"/>
              </w:rPr>
            </w:pPr>
            <w:ins w:id="1250" w:author="Nguyen Hong Nhung (Khoi CNTT)" w:date="2019-08-15T14:59:00Z">
              <w:r>
                <w:rPr>
                  <w:rFonts w:eastAsia="Times New Roman"/>
                  <w:bCs/>
                  <w:lang w:eastAsia="x-none"/>
                </w:rPr>
                <w:t>Nút điều chuyển “&gt;”</w:t>
              </w:r>
            </w:ins>
          </w:p>
        </w:tc>
        <w:tc>
          <w:tcPr>
            <w:tcW w:w="1451" w:type="dxa"/>
          </w:tcPr>
          <w:p w14:paraId="4D179F05" w14:textId="78A79103" w:rsidR="00BA37FB" w:rsidRDefault="00BA37FB" w:rsidP="00FA534F">
            <w:pPr>
              <w:pStyle w:val="ListParagraph"/>
              <w:ind w:left="0"/>
              <w:jc w:val="center"/>
              <w:rPr>
                <w:ins w:id="1251" w:author="Nguyen Hong Nhung (Khoi CNTT)" w:date="2019-08-15T14:58:00Z"/>
              </w:rPr>
            </w:pPr>
            <w:ins w:id="1252" w:author="Nguyen Hong Nhung (Khoi CNTT)" w:date="2019-08-15T14:59:00Z">
              <w:r>
                <w:t>N</w:t>
              </w:r>
            </w:ins>
          </w:p>
        </w:tc>
        <w:tc>
          <w:tcPr>
            <w:tcW w:w="1742" w:type="dxa"/>
          </w:tcPr>
          <w:p w14:paraId="1E3C6FC4" w14:textId="4F730E89" w:rsidR="00BA37FB" w:rsidRDefault="00BA37FB" w:rsidP="00FA534F">
            <w:pPr>
              <w:pStyle w:val="ListParagraph"/>
              <w:ind w:left="0"/>
              <w:rPr>
                <w:ins w:id="1253" w:author="Nguyen Hong Nhung (Khoi CNTT)" w:date="2019-08-15T14:58:00Z"/>
              </w:rPr>
            </w:pPr>
            <w:ins w:id="1254" w:author="Nguyen Hong Nhung (Khoi CNTT)" w:date="2019-08-15T14:59:00Z">
              <w:r>
                <w:t>Button</w:t>
              </w:r>
            </w:ins>
          </w:p>
        </w:tc>
        <w:tc>
          <w:tcPr>
            <w:tcW w:w="3917" w:type="dxa"/>
          </w:tcPr>
          <w:p w14:paraId="0F9869BA" w14:textId="7E8018D3" w:rsidR="00BA37FB" w:rsidRDefault="004C0EB7" w:rsidP="00FE55E4">
            <w:pPr>
              <w:rPr>
                <w:ins w:id="1255" w:author="Nguyen Hong Nhung (Khoi CNTT)" w:date="2019-08-15T14:58:00Z"/>
                <w:rFonts w:eastAsia="Times New Roman"/>
                <w:bCs/>
                <w:lang w:eastAsia="x-none"/>
              </w:rPr>
            </w:pPr>
            <w:ins w:id="1256" w:author="Nguyen Hong Nhung (Khoi CNTT)" w:date="2019-08-15T15:02:00Z">
              <w:r>
                <w:rPr>
                  <w:rFonts w:eastAsia="Times New Roman"/>
                  <w:bCs/>
                  <w:lang w:eastAsia="x-none"/>
                </w:rPr>
                <w:t xml:space="preserve">Chuyển </w:t>
              </w:r>
              <w:r>
                <w:rPr>
                  <w:rFonts w:eastAsia="Times New Roman"/>
                  <w:bCs/>
                  <w:lang w:eastAsia="x-none"/>
                </w:rPr>
                <w:t>các trường được chọn</w:t>
              </w:r>
              <w:r>
                <w:rPr>
                  <w:rFonts w:eastAsia="Times New Roman"/>
                  <w:bCs/>
                  <w:lang w:eastAsia="x-none"/>
                </w:rPr>
                <w:t xml:space="preserve"> ở Grid bên trái sang Grid bên phải</w:t>
              </w:r>
            </w:ins>
          </w:p>
        </w:tc>
      </w:tr>
      <w:tr w:rsidR="00BA37FB" w:rsidRPr="00DB66BA" w14:paraId="1D4F2834" w14:textId="77777777" w:rsidTr="00FA534F">
        <w:trPr>
          <w:trHeight w:val="611"/>
          <w:ins w:id="1257" w:author="Nguyen Hong Nhung (Khoi CNTT)" w:date="2019-08-15T14:58:00Z"/>
        </w:trPr>
        <w:tc>
          <w:tcPr>
            <w:tcW w:w="2358" w:type="dxa"/>
            <w:vAlign w:val="center"/>
          </w:tcPr>
          <w:p w14:paraId="386B8E19" w14:textId="181B413A" w:rsidR="00BA37FB" w:rsidRDefault="00BA37FB" w:rsidP="00FA534F">
            <w:pPr>
              <w:rPr>
                <w:ins w:id="1258" w:author="Nguyen Hong Nhung (Khoi CNTT)" w:date="2019-08-15T14:58:00Z"/>
                <w:rFonts w:eastAsia="Times New Roman"/>
                <w:bCs/>
                <w:lang w:eastAsia="x-none"/>
              </w:rPr>
            </w:pPr>
            <w:ins w:id="1259" w:author="Nguyen Hong Nhung (Khoi CNTT)" w:date="2019-08-15T14:59:00Z">
              <w:r>
                <w:rPr>
                  <w:rFonts w:eastAsia="Times New Roman"/>
                  <w:bCs/>
                  <w:lang w:eastAsia="x-none"/>
                </w:rPr>
                <w:t>Nút điều chuyển “</w:t>
              </w:r>
              <w:r>
                <w:rPr>
                  <w:rFonts w:eastAsia="Times New Roman"/>
                  <w:bCs/>
                  <w:lang w:eastAsia="x-none"/>
                </w:rPr>
                <w:t>&lt;</w:t>
              </w:r>
              <w:r>
                <w:rPr>
                  <w:rFonts w:eastAsia="Times New Roman"/>
                  <w:bCs/>
                  <w:lang w:eastAsia="x-none"/>
                </w:rPr>
                <w:t>”</w:t>
              </w:r>
            </w:ins>
          </w:p>
        </w:tc>
        <w:tc>
          <w:tcPr>
            <w:tcW w:w="1451" w:type="dxa"/>
          </w:tcPr>
          <w:p w14:paraId="113723D6" w14:textId="6DF5FD9C" w:rsidR="00BA37FB" w:rsidRDefault="00BA37FB" w:rsidP="00FA534F">
            <w:pPr>
              <w:pStyle w:val="ListParagraph"/>
              <w:ind w:left="0"/>
              <w:jc w:val="center"/>
              <w:rPr>
                <w:ins w:id="1260" w:author="Nguyen Hong Nhung (Khoi CNTT)" w:date="2019-08-15T14:58:00Z"/>
              </w:rPr>
            </w:pPr>
            <w:ins w:id="1261" w:author="Nguyen Hong Nhung (Khoi CNTT)" w:date="2019-08-15T14:59:00Z">
              <w:r>
                <w:t>N</w:t>
              </w:r>
            </w:ins>
          </w:p>
        </w:tc>
        <w:tc>
          <w:tcPr>
            <w:tcW w:w="1742" w:type="dxa"/>
          </w:tcPr>
          <w:p w14:paraId="0B66788D" w14:textId="110F3AF7" w:rsidR="00BA37FB" w:rsidRDefault="00BA37FB" w:rsidP="00FA534F">
            <w:pPr>
              <w:pStyle w:val="ListParagraph"/>
              <w:ind w:left="0"/>
              <w:rPr>
                <w:ins w:id="1262" w:author="Nguyen Hong Nhung (Khoi CNTT)" w:date="2019-08-15T14:58:00Z"/>
              </w:rPr>
            </w:pPr>
            <w:ins w:id="1263" w:author="Nguyen Hong Nhung (Khoi CNTT)" w:date="2019-08-15T14:59:00Z">
              <w:r>
                <w:t>Button</w:t>
              </w:r>
            </w:ins>
          </w:p>
        </w:tc>
        <w:tc>
          <w:tcPr>
            <w:tcW w:w="3917" w:type="dxa"/>
          </w:tcPr>
          <w:p w14:paraId="752B685A" w14:textId="46EF46E9" w:rsidR="00BA37FB" w:rsidRDefault="004C0EB7" w:rsidP="00FA534F">
            <w:pPr>
              <w:rPr>
                <w:ins w:id="1264" w:author="Nguyen Hong Nhung (Khoi CNTT)" w:date="2019-08-15T14:58:00Z"/>
                <w:rFonts w:eastAsia="Times New Roman"/>
                <w:bCs/>
                <w:lang w:eastAsia="x-none"/>
              </w:rPr>
            </w:pPr>
            <w:ins w:id="1265" w:author="Nguyen Hong Nhung (Khoi CNTT)" w:date="2019-08-15T15:02:00Z">
              <w:r>
                <w:rPr>
                  <w:rFonts w:eastAsia="Times New Roman"/>
                  <w:bCs/>
                  <w:lang w:eastAsia="x-none"/>
                </w:rPr>
                <w:t>Chuyển các trường được chọn ở Grid bên phải sang Grid bên trái</w:t>
              </w:r>
            </w:ins>
          </w:p>
        </w:tc>
      </w:tr>
      <w:tr w:rsidR="00BA37FB" w:rsidRPr="00DB66BA" w14:paraId="774FC50B" w14:textId="77777777" w:rsidTr="00FA534F">
        <w:trPr>
          <w:trHeight w:val="611"/>
          <w:ins w:id="1266" w:author="Nguyen Hong Nhung (Khoi CNTT)" w:date="2019-08-15T14:58:00Z"/>
        </w:trPr>
        <w:tc>
          <w:tcPr>
            <w:tcW w:w="2358" w:type="dxa"/>
            <w:vAlign w:val="center"/>
          </w:tcPr>
          <w:p w14:paraId="5D35D564" w14:textId="24522FB2" w:rsidR="00BA37FB" w:rsidRDefault="00BA37FB" w:rsidP="00FA534F">
            <w:pPr>
              <w:rPr>
                <w:ins w:id="1267" w:author="Nguyen Hong Nhung (Khoi CNTT)" w:date="2019-08-15T14:58:00Z"/>
                <w:rFonts w:eastAsia="Times New Roman"/>
                <w:bCs/>
                <w:lang w:eastAsia="x-none"/>
              </w:rPr>
            </w:pPr>
            <w:ins w:id="1268" w:author="Nguyen Hong Nhung (Khoi CNTT)" w:date="2019-08-15T14:59:00Z">
              <w:r>
                <w:rPr>
                  <w:rFonts w:eastAsia="Times New Roman"/>
                  <w:bCs/>
                  <w:lang w:eastAsia="x-none"/>
                </w:rPr>
                <w:t>Nút điều chuyển “</w:t>
              </w:r>
              <w:r>
                <w:rPr>
                  <w:rFonts w:eastAsia="Times New Roman"/>
                  <w:bCs/>
                  <w:lang w:eastAsia="x-none"/>
                </w:rPr>
                <w:t>&lt;&lt;</w:t>
              </w:r>
              <w:r>
                <w:rPr>
                  <w:rFonts w:eastAsia="Times New Roman"/>
                  <w:bCs/>
                  <w:lang w:eastAsia="x-none"/>
                </w:rPr>
                <w:t>”</w:t>
              </w:r>
            </w:ins>
          </w:p>
        </w:tc>
        <w:tc>
          <w:tcPr>
            <w:tcW w:w="1451" w:type="dxa"/>
          </w:tcPr>
          <w:p w14:paraId="754853DD" w14:textId="3185D700" w:rsidR="00BA37FB" w:rsidRDefault="00BA37FB" w:rsidP="00FA534F">
            <w:pPr>
              <w:pStyle w:val="ListParagraph"/>
              <w:ind w:left="0"/>
              <w:jc w:val="center"/>
              <w:rPr>
                <w:ins w:id="1269" w:author="Nguyen Hong Nhung (Khoi CNTT)" w:date="2019-08-15T14:58:00Z"/>
              </w:rPr>
            </w:pPr>
            <w:ins w:id="1270" w:author="Nguyen Hong Nhung (Khoi CNTT)" w:date="2019-08-15T14:59:00Z">
              <w:r>
                <w:t>N</w:t>
              </w:r>
            </w:ins>
          </w:p>
        </w:tc>
        <w:tc>
          <w:tcPr>
            <w:tcW w:w="1742" w:type="dxa"/>
          </w:tcPr>
          <w:p w14:paraId="72C62CC2" w14:textId="7695E061" w:rsidR="00BA37FB" w:rsidRDefault="00BA37FB" w:rsidP="00FA534F">
            <w:pPr>
              <w:pStyle w:val="ListParagraph"/>
              <w:ind w:left="0"/>
              <w:rPr>
                <w:ins w:id="1271" w:author="Nguyen Hong Nhung (Khoi CNTT)" w:date="2019-08-15T14:58:00Z"/>
              </w:rPr>
            </w:pPr>
            <w:ins w:id="1272" w:author="Nguyen Hong Nhung (Khoi CNTT)" w:date="2019-08-15T14:59:00Z">
              <w:r>
                <w:t>Button</w:t>
              </w:r>
            </w:ins>
          </w:p>
        </w:tc>
        <w:tc>
          <w:tcPr>
            <w:tcW w:w="3917" w:type="dxa"/>
          </w:tcPr>
          <w:p w14:paraId="37B008D6" w14:textId="4F1E14E8" w:rsidR="00BA37FB" w:rsidRDefault="00385166" w:rsidP="00FE55E4">
            <w:pPr>
              <w:rPr>
                <w:ins w:id="1273" w:author="Nguyen Hong Nhung (Khoi CNTT)" w:date="2019-08-15T14:58:00Z"/>
                <w:rFonts w:eastAsia="Times New Roman"/>
                <w:bCs/>
                <w:lang w:eastAsia="x-none"/>
              </w:rPr>
            </w:pPr>
            <w:ins w:id="1274" w:author="Nguyen Hong Nhung (Khoi CNTT)" w:date="2019-08-15T15:00:00Z">
              <w:r>
                <w:rPr>
                  <w:rFonts w:eastAsia="Times New Roman"/>
                  <w:bCs/>
                  <w:lang w:eastAsia="x-none"/>
                </w:rPr>
                <w:t xml:space="preserve">Chuyển tất cả các cột ở Grid bên </w:t>
              </w:r>
              <w:r>
                <w:rPr>
                  <w:rFonts w:eastAsia="Times New Roman"/>
                  <w:bCs/>
                  <w:lang w:eastAsia="x-none"/>
                </w:rPr>
                <w:t>phải</w:t>
              </w:r>
              <w:r>
                <w:rPr>
                  <w:rFonts w:eastAsia="Times New Roman"/>
                  <w:bCs/>
                  <w:lang w:eastAsia="x-none"/>
                </w:rPr>
                <w:t xml:space="preserve"> sang Grid bên </w:t>
              </w:r>
            </w:ins>
            <w:ins w:id="1275" w:author="Nguyen Hong Nhung (Khoi CNTT)" w:date="2019-08-15T15:01:00Z">
              <w:r>
                <w:rPr>
                  <w:rFonts w:eastAsia="Times New Roman"/>
                  <w:bCs/>
                  <w:lang w:eastAsia="x-none"/>
                </w:rPr>
                <w:t>trái</w:t>
              </w:r>
            </w:ins>
          </w:p>
        </w:tc>
      </w:tr>
      <w:tr w:rsidR="004C0EB7" w:rsidRPr="00DB66BA" w14:paraId="6E45A1B8" w14:textId="77777777" w:rsidTr="00FA534F">
        <w:trPr>
          <w:trHeight w:val="611"/>
          <w:ins w:id="1276" w:author="Nguyen Hong Nhung (Khoi CNTT)" w:date="2019-08-15T15:02:00Z"/>
        </w:trPr>
        <w:tc>
          <w:tcPr>
            <w:tcW w:w="2358" w:type="dxa"/>
            <w:vAlign w:val="center"/>
          </w:tcPr>
          <w:p w14:paraId="59BC76A3" w14:textId="005A0A0E" w:rsidR="004C0EB7" w:rsidRDefault="004C0EB7" w:rsidP="00FA534F">
            <w:pPr>
              <w:rPr>
                <w:ins w:id="1277" w:author="Nguyen Hong Nhung (Khoi CNTT)" w:date="2019-08-15T15:02:00Z"/>
                <w:rFonts w:eastAsia="Times New Roman"/>
                <w:bCs/>
                <w:lang w:eastAsia="x-none"/>
              </w:rPr>
            </w:pPr>
            <w:ins w:id="1278" w:author="Nguyen Hong Nhung (Khoi CNTT)" w:date="2019-08-15T15:02:00Z">
              <w:r>
                <w:rPr>
                  <w:rFonts w:eastAsia="Times New Roman"/>
                  <w:bCs/>
                  <w:lang w:eastAsia="x-none"/>
                </w:rPr>
                <w:t>Lưu Config</w:t>
              </w:r>
            </w:ins>
          </w:p>
        </w:tc>
        <w:tc>
          <w:tcPr>
            <w:tcW w:w="1451" w:type="dxa"/>
          </w:tcPr>
          <w:p w14:paraId="2E204174" w14:textId="5959CAEA" w:rsidR="004C0EB7" w:rsidRDefault="004C0EB7" w:rsidP="00FA534F">
            <w:pPr>
              <w:pStyle w:val="ListParagraph"/>
              <w:ind w:left="0"/>
              <w:jc w:val="center"/>
              <w:rPr>
                <w:ins w:id="1279" w:author="Nguyen Hong Nhung (Khoi CNTT)" w:date="2019-08-15T15:02:00Z"/>
              </w:rPr>
            </w:pPr>
            <w:ins w:id="1280" w:author="Nguyen Hong Nhung (Khoi CNTT)" w:date="2019-08-15T15:04:00Z">
              <w:r>
                <w:t>N</w:t>
              </w:r>
            </w:ins>
          </w:p>
        </w:tc>
        <w:tc>
          <w:tcPr>
            <w:tcW w:w="1742" w:type="dxa"/>
          </w:tcPr>
          <w:p w14:paraId="267BCABF" w14:textId="41006E66" w:rsidR="004C0EB7" w:rsidRDefault="004C0EB7" w:rsidP="00FA534F">
            <w:pPr>
              <w:pStyle w:val="ListParagraph"/>
              <w:ind w:left="0"/>
              <w:rPr>
                <w:ins w:id="1281" w:author="Nguyen Hong Nhung (Khoi CNTT)" w:date="2019-08-15T15:02:00Z"/>
              </w:rPr>
            </w:pPr>
            <w:ins w:id="1282" w:author="Nguyen Hong Nhung (Khoi CNTT)" w:date="2019-08-15T15:04:00Z">
              <w:r>
                <w:t>Button</w:t>
              </w:r>
            </w:ins>
          </w:p>
        </w:tc>
        <w:tc>
          <w:tcPr>
            <w:tcW w:w="3917" w:type="dxa"/>
          </w:tcPr>
          <w:p w14:paraId="0430587B" w14:textId="47723274" w:rsidR="004C0EB7" w:rsidRDefault="004C0EB7" w:rsidP="00385166">
            <w:pPr>
              <w:rPr>
                <w:ins w:id="1283" w:author="Nguyen Hong Nhung (Khoi CNTT)" w:date="2019-08-15T15:04:00Z"/>
                <w:rFonts w:eastAsia="Times New Roman"/>
                <w:bCs/>
                <w:lang w:eastAsia="x-none"/>
              </w:rPr>
            </w:pPr>
            <w:ins w:id="1284" w:author="Nguyen Hong Nhung (Khoi CNTT)" w:date="2019-08-15T15:04:00Z">
              <w:r>
                <w:rPr>
                  <w:rFonts w:eastAsia="Times New Roman"/>
                  <w:bCs/>
                  <w:lang w:eastAsia="x-none"/>
                </w:rPr>
                <w:t>Lưu các cài đặt</w:t>
              </w:r>
            </w:ins>
          </w:p>
          <w:p w14:paraId="761DBF6D" w14:textId="5082096D" w:rsidR="004C0EB7" w:rsidRDefault="004C0EB7" w:rsidP="00385166">
            <w:pPr>
              <w:rPr>
                <w:ins w:id="1285" w:author="Nguyen Hong Nhung (Khoi CNTT)" w:date="2019-08-15T15:02:00Z"/>
                <w:rFonts w:eastAsia="Times New Roman"/>
                <w:bCs/>
                <w:lang w:eastAsia="x-none"/>
              </w:rPr>
            </w:pPr>
            <w:ins w:id="1286" w:author="Nguyen Hong Nhung (Khoi CNTT)" w:date="2019-08-15T15:04:00Z">
              <w:r>
                <w:rPr>
                  <w:rFonts w:eastAsia="Times New Roman"/>
                  <w:bCs/>
                  <w:lang w:eastAsia="x-none"/>
                </w:rPr>
                <w:t>Quay về màn hình Tab điều chỉnh bảng RawData với Grid hiể</w:t>
              </w:r>
            </w:ins>
            <w:ins w:id="1287" w:author="Nguyen Hong Nhung (Khoi CNTT)" w:date="2019-08-15T15:05:00Z">
              <w:r>
                <w:rPr>
                  <w:rFonts w:eastAsia="Times New Roman"/>
                  <w:bCs/>
                  <w:lang w:eastAsia="x-none"/>
                </w:rPr>
                <w:t>n thị các cột đúng theo cài đặt</w:t>
              </w:r>
            </w:ins>
          </w:p>
        </w:tc>
      </w:tr>
    </w:tbl>
    <w:p w14:paraId="5879CEE7" w14:textId="4DBF2014" w:rsidR="000C7A5C" w:rsidRDefault="000C7A5C" w:rsidP="00FE55E4">
      <w:pPr>
        <w:pStyle w:val="Heading4"/>
        <w:numPr>
          <w:ilvl w:val="2"/>
          <w:numId w:val="6"/>
        </w:numPr>
        <w:ind w:left="1440"/>
        <w:rPr>
          <w:ins w:id="1288" w:author="Nguyen Hong Nhung (Khoi CNTT)" w:date="2019-08-15T15:05:00Z"/>
          <w:rFonts w:eastAsia="MS Mincho"/>
          <w:lang w:eastAsia="ja-JP"/>
        </w:rPr>
      </w:pPr>
      <w:ins w:id="1289" w:author="Nguyen Hong Nhung (Khoi CNTT)" w:date="2019-08-15T11:30:00Z">
        <w:r>
          <w:rPr>
            <w:rFonts w:eastAsia="MS Mincho"/>
            <w:lang w:eastAsia="ja-JP"/>
          </w:rPr>
          <w:t>Thêm dữ liệu</w:t>
        </w:r>
      </w:ins>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4D160A" w:rsidRPr="001D105C" w14:paraId="09FE18CE" w14:textId="77777777" w:rsidTr="00FA534F">
        <w:trPr>
          <w:ins w:id="1290" w:author="Nguyen Hong Nhung (Khoi CNTT)" w:date="2019-08-15T15:05:00Z"/>
        </w:trPr>
        <w:tc>
          <w:tcPr>
            <w:tcW w:w="1078" w:type="pct"/>
            <w:shd w:val="clear" w:color="auto" w:fill="4F81BD"/>
          </w:tcPr>
          <w:p w14:paraId="6279A836" w14:textId="77777777" w:rsidR="004D160A" w:rsidRPr="001D105C" w:rsidRDefault="004D160A" w:rsidP="00FA534F">
            <w:pPr>
              <w:spacing w:after="40" w:line="360" w:lineRule="auto"/>
              <w:rPr>
                <w:ins w:id="1291" w:author="Nguyen Hong Nhung (Khoi CNTT)" w:date="2019-08-15T15:05:00Z"/>
                <w:rFonts w:eastAsia="Times New Roman"/>
                <w:b/>
                <w:bCs/>
                <w:color w:val="FFFFFF"/>
                <w:lang w:val="en-GB"/>
              </w:rPr>
            </w:pPr>
            <w:ins w:id="1292" w:author="Nguyen Hong Nhung (Khoi CNTT)" w:date="2019-08-15T15:05:00Z">
              <w:r w:rsidRPr="001D105C">
                <w:rPr>
                  <w:rFonts w:eastAsia="Times New Roman"/>
                  <w:b/>
                  <w:bCs/>
                  <w:color w:val="FFFFFF"/>
                  <w:lang w:val="en-GB"/>
                </w:rPr>
                <w:t>Tên</w:t>
              </w:r>
            </w:ins>
          </w:p>
        </w:tc>
        <w:tc>
          <w:tcPr>
            <w:tcW w:w="3922" w:type="pct"/>
            <w:shd w:val="clear" w:color="auto" w:fill="auto"/>
          </w:tcPr>
          <w:p w14:paraId="7037066B" w14:textId="0D99A9A9" w:rsidR="004D160A" w:rsidRPr="001D105C" w:rsidRDefault="004D160A" w:rsidP="00FE55E4">
            <w:pPr>
              <w:spacing w:after="40" w:line="360" w:lineRule="auto"/>
              <w:rPr>
                <w:ins w:id="1293" w:author="Nguyen Hong Nhung (Khoi CNTT)" w:date="2019-08-15T15:05:00Z"/>
                <w:rFonts w:eastAsia="Times New Roman"/>
                <w:bCs/>
                <w:lang w:val="en-GB"/>
              </w:rPr>
            </w:pPr>
            <w:ins w:id="1294" w:author="Nguyen Hong Nhung (Khoi CNTT)" w:date="2019-08-15T15:05:00Z">
              <w:r>
                <w:rPr>
                  <w:rFonts w:eastAsia="Times New Roman"/>
                  <w:color w:val="000000"/>
                  <w:lang w:val="en-GB"/>
                </w:rPr>
                <w:t xml:space="preserve">Thêm dữ liệu cho bảng </w:t>
              </w:r>
            </w:ins>
            <w:ins w:id="1295" w:author="Nguyen Hong Nhung (Khoi CNTT)" w:date="2019-08-15T15:06:00Z">
              <w:r w:rsidR="00D82090">
                <w:rPr>
                  <w:rFonts w:eastAsia="Times New Roman"/>
                  <w:color w:val="000000"/>
                  <w:lang w:val="en-GB"/>
                </w:rPr>
                <w:t>RawData</w:t>
              </w:r>
            </w:ins>
          </w:p>
        </w:tc>
      </w:tr>
      <w:tr w:rsidR="004D160A" w:rsidRPr="001D105C" w14:paraId="25ABFEF2" w14:textId="77777777" w:rsidTr="00FA534F">
        <w:trPr>
          <w:ins w:id="1296" w:author="Nguyen Hong Nhung (Khoi CNTT)" w:date="2019-08-15T15:05:00Z"/>
        </w:trPr>
        <w:tc>
          <w:tcPr>
            <w:tcW w:w="1078" w:type="pct"/>
            <w:shd w:val="clear" w:color="auto" w:fill="4F81BD"/>
          </w:tcPr>
          <w:p w14:paraId="740A59E5" w14:textId="77777777" w:rsidR="004D160A" w:rsidRPr="001D105C" w:rsidRDefault="004D160A" w:rsidP="00FA534F">
            <w:pPr>
              <w:spacing w:after="40" w:line="360" w:lineRule="auto"/>
              <w:rPr>
                <w:ins w:id="1297" w:author="Nguyen Hong Nhung (Khoi CNTT)" w:date="2019-08-15T15:05:00Z"/>
                <w:rFonts w:eastAsia="Times New Roman"/>
                <w:b/>
                <w:bCs/>
                <w:color w:val="FFFFFF"/>
                <w:lang w:val="en-GB"/>
              </w:rPr>
            </w:pPr>
            <w:ins w:id="1298" w:author="Nguyen Hong Nhung (Khoi CNTT)" w:date="2019-08-15T15:05:00Z">
              <w:r w:rsidRPr="001D105C">
                <w:rPr>
                  <w:rFonts w:eastAsia="Times New Roman"/>
                  <w:b/>
                  <w:bCs/>
                  <w:color w:val="FFFFFF"/>
                  <w:lang w:val="en-GB"/>
                </w:rPr>
                <w:t>Mô tả</w:t>
              </w:r>
            </w:ins>
          </w:p>
        </w:tc>
        <w:tc>
          <w:tcPr>
            <w:tcW w:w="3922" w:type="pct"/>
          </w:tcPr>
          <w:p w14:paraId="4C2795D6" w14:textId="5FDF76E7" w:rsidR="004D160A" w:rsidRPr="001D105C" w:rsidRDefault="004D160A" w:rsidP="00FE55E4">
            <w:pPr>
              <w:spacing w:after="40" w:line="360" w:lineRule="auto"/>
              <w:rPr>
                <w:ins w:id="1299" w:author="Nguyen Hong Nhung (Khoi CNTT)" w:date="2019-08-15T15:05:00Z"/>
                <w:rFonts w:eastAsia="Times New Roman"/>
                <w:bCs/>
                <w:lang w:val="en-GB"/>
              </w:rPr>
            </w:pPr>
            <w:ins w:id="1300" w:author="Nguyen Hong Nhung (Khoi CNTT)" w:date="2019-08-15T15:05:00Z">
              <w:r>
                <w:rPr>
                  <w:rFonts w:eastAsia="Times New Roman"/>
                  <w:color w:val="000000"/>
                  <w:lang w:val="en-GB"/>
                </w:rPr>
                <w:t xml:space="preserve">Thêm mới 1 bản ghi cho bảng </w:t>
              </w:r>
            </w:ins>
            <w:ins w:id="1301" w:author="Nguyen Hong Nhung (Khoi CNTT)" w:date="2019-08-15T15:06:00Z">
              <w:r w:rsidR="00D82090">
                <w:rPr>
                  <w:rFonts w:eastAsia="Times New Roman"/>
                  <w:color w:val="000000"/>
                  <w:lang w:val="en-GB"/>
                </w:rPr>
                <w:t>RawData</w:t>
              </w:r>
            </w:ins>
          </w:p>
        </w:tc>
      </w:tr>
      <w:tr w:rsidR="004D160A" w:rsidRPr="001D105C" w14:paraId="7EEBDD9A" w14:textId="77777777" w:rsidTr="00FA534F">
        <w:trPr>
          <w:ins w:id="1302" w:author="Nguyen Hong Nhung (Khoi CNTT)" w:date="2019-08-15T15:05:00Z"/>
        </w:trPr>
        <w:tc>
          <w:tcPr>
            <w:tcW w:w="1078" w:type="pct"/>
            <w:shd w:val="clear" w:color="auto" w:fill="4F81BD"/>
          </w:tcPr>
          <w:p w14:paraId="52605956" w14:textId="77777777" w:rsidR="004D160A" w:rsidRPr="001D105C" w:rsidRDefault="004D160A" w:rsidP="00FA534F">
            <w:pPr>
              <w:spacing w:after="40" w:line="360" w:lineRule="auto"/>
              <w:rPr>
                <w:ins w:id="1303" w:author="Nguyen Hong Nhung (Khoi CNTT)" w:date="2019-08-15T15:05:00Z"/>
                <w:rFonts w:eastAsia="Times New Roman"/>
                <w:b/>
                <w:bCs/>
                <w:color w:val="FFFFFF"/>
                <w:lang w:val="en-GB"/>
              </w:rPr>
            </w:pPr>
            <w:ins w:id="1304" w:author="Nguyen Hong Nhung (Khoi CNTT)" w:date="2019-08-15T15:05:00Z">
              <w:r w:rsidRPr="001D105C">
                <w:rPr>
                  <w:rFonts w:eastAsia="Times New Roman"/>
                  <w:b/>
                  <w:bCs/>
                  <w:color w:val="FFFFFF"/>
                  <w:lang w:val="en-GB"/>
                </w:rPr>
                <w:t>Tác nhân</w:t>
              </w:r>
            </w:ins>
          </w:p>
        </w:tc>
        <w:tc>
          <w:tcPr>
            <w:tcW w:w="3922" w:type="pct"/>
          </w:tcPr>
          <w:p w14:paraId="555026C3" w14:textId="77777777" w:rsidR="004D160A" w:rsidRPr="001D105C" w:rsidRDefault="004D160A" w:rsidP="00FA534F">
            <w:pPr>
              <w:spacing w:after="40" w:line="360" w:lineRule="auto"/>
              <w:rPr>
                <w:ins w:id="1305" w:author="Nguyen Hong Nhung (Khoi CNTT)" w:date="2019-08-15T15:05:00Z"/>
                <w:rFonts w:eastAsia="Times New Roman"/>
                <w:bCs/>
                <w:lang w:val="en-GB"/>
              </w:rPr>
            </w:pPr>
            <w:ins w:id="1306" w:author="Nguyen Hong Nhung (Khoi CNTT)" w:date="2019-08-15T15:05:00Z">
              <w:r>
                <w:rPr>
                  <w:rFonts w:eastAsia="Times New Roman"/>
                  <w:bCs/>
                  <w:lang w:val="en-GB"/>
                </w:rPr>
                <w:t>User được phân quyền</w:t>
              </w:r>
            </w:ins>
          </w:p>
        </w:tc>
      </w:tr>
      <w:tr w:rsidR="004D160A" w:rsidRPr="001D105C" w14:paraId="6884968E" w14:textId="77777777" w:rsidTr="00FA534F">
        <w:trPr>
          <w:ins w:id="1307" w:author="Nguyen Hong Nhung (Khoi CNTT)" w:date="2019-08-15T15:05:00Z"/>
        </w:trPr>
        <w:tc>
          <w:tcPr>
            <w:tcW w:w="1078" w:type="pct"/>
            <w:shd w:val="clear" w:color="auto" w:fill="4F81BD"/>
          </w:tcPr>
          <w:p w14:paraId="39A16A30" w14:textId="77777777" w:rsidR="004D160A" w:rsidRPr="001D105C" w:rsidRDefault="004D160A" w:rsidP="00FA534F">
            <w:pPr>
              <w:spacing w:after="40" w:line="360" w:lineRule="auto"/>
              <w:rPr>
                <w:ins w:id="1308" w:author="Nguyen Hong Nhung (Khoi CNTT)" w:date="2019-08-15T15:05:00Z"/>
                <w:rFonts w:eastAsia="Times New Roman"/>
                <w:b/>
                <w:bCs/>
                <w:color w:val="FFFFFF"/>
                <w:lang w:val="en-GB"/>
              </w:rPr>
            </w:pPr>
            <w:ins w:id="1309" w:author="Nguyen Hong Nhung (Khoi CNTT)" w:date="2019-08-15T15:05:00Z">
              <w:r w:rsidRPr="001D105C">
                <w:rPr>
                  <w:rFonts w:eastAsia="Times New Roman"/>
                  <w:b/>
                  <w:bCs/>
                  <w:color w:val="FFFFFF"/>
                  <w:lang w:val="en-GB"/>
                </w:rPr>
                <w:t>Trigger</w:t>
              </w:r>
            </w:ins>
          </w:p>
        </w:tc>
        <w:tc>
          <w:tcPr>
            <w:tcW w:w="3922" w:type="pct"/>
          </w:tcPr>
          <w:p w14:paraId="0073760E" w14:textId="1CAEE7D6" w:rsidR="004D160A" w:rsidRPr="001D105C" w:rsidRDefault="004D160A" w:rsidP="00FE55E4">
            <w:pPr>
              <w:spacing w:after="40" w:line="360" w:lineRule="auto"/>
              <w:rPr>
                <w:ins w:id="1310" w:author="Nguyen Hong Nhung (Khoi CNTT)" w:date="2019-08-15T15:05:00Z"/>
                <w:rFonts w:eastAsia="Times New Roman"/>
                <w:bCs/>
                <w:lang w:val="en-GB"/>
              </w:rPr>
            </w:pPr>
            <w:ins w:id="1311" w:author="Nguyen Hong Nhung (Khoi CNTT)" w:date="2019-08-15T15:05:00Z">
              <w:r>
                <w:rPr>
                  <w:rFonts w:eastAsia="Times New Roman"/>
                  <w:bCs/>
                  <w:lang w:val="en-GB"/>
                </w:rPr>
                <w:t xml:space="preserve">Menu Điều chỉnh bảng </w:t>
              </w:r>
            </w:ins>
            <w:ins w:id="1312" w:author="Nguyen Hong Nhung (Khoi CNTT)" w:date="2019-08-15T15:06:00Z">
              <w:r w:rsidR="00D82090">
                <w:rPr>
                  <w:rFonts w:eastAsia="Times New Roman"/>
                  <w:bCs/>
                  <w:lang w:val="en-GB"/>
                </w:rPr>
                <w:t>RawData</w:t>
              </w:r>
            </w:ins>
            <w:ins w:id="1313" w:author="Nguyen Hong Nhung (Khoi CNTT)" w:date="2019-08-15T15:05:00Z">
              <w:r>
                <w:rPr>
                  <w:rFonts w:eastAsia="Times New Roman"/>
                  <w:bCs/>
                  <w:lang w:val="en-GB"/>
                </w:rPr>
                <w:t xml:space="preserve"> -&gt; Chọn bảng -&gt; Chọn nút “Thêm”</w:t>
              </w:r>
            </w:ins>
          </w:p>
        </w:tc>
      </w:tr>
      <w:tr w:rsidR="004D160A" w:rsidRPr="001D105C" w14:paraId="6BD5367C" w14:textId="77777777" w:rsidTr="00FA534F">
        <w:trPr>
          <w:ins w:id="1314" w:author="Nguyen Hong Nhung (Khoi CNTT)" w:date="2019-08-15T15:05:00Z"/>
        </w:trPr>
        <w:tc>
          <w:tcPr>
            <w:tcW w:w="1078" w:type="pct"/>
            <w:shd w:val="clear" w:color="auto" w:fill="4F81BD"/>
          </w:tcPr>
          <w:p w14:paraId="4190AA84" w14:textId="77777777" w:rsidR="004D160A" w:rsidRPr="001D105C" w:rsidRDefault="004D160A" w:rsidP="00FA534F">
            <w:pPr>
              <w:spacing w:after="40" w:line="360" w:lineRule="auto"/>
              <w:rPr>
                <w:ins w:id="1315" w:author="Nguyen Hong Nhung (Khoi CNTT)" w:date="2019-08-15T15:05:00Z"/>
                <w:rFonts w:eastAsia="Times New Roman"/>
                <w:b/>
                <w:bCs/>
                <w:color w:val="FFFFFF"/>
                <w:lang w:val="en-GB"/>
              </w:rPr>
            </w:pPr>
            <w:ins w:id="1316" w:author="Nguyen Hong Nhung (Khoi CNTT)" w:date="2019-08-15T15:05:00Z">
              <w:r w:rsidRPr="001D105C">
                <w:rPr>
                  <w:rFonts w:eastAsia="Times New Roman"/>
                  <w:b/>
                  <w:bCs/>
                  <w:color w:val="FFFFFF"/>
                  <w:lang w:val="en-GB"/>
                </w:rPr>
                <w:t>Điều kiện trước</w:t>
              </w:r>
            </w:ins>
          </w:p>
        </w:tc>
        <w:tc>
          <w:tcPr>
            <w:tcW w:w="3922" w:type="pct"/>
          </w:tcPr>
          <w:p w14:paraId="65EA6297" w14:textId="3A2DD148" w:rsidR="004D160A" w:rsidRPr="001D105C" w:rsidRDefault="004D160A" w:rsidP="00FE55E4">
            <w:pPr>
              <w:spacing w:after="40" w:line="360" w:lineRule="auto"/>
              <w:rPr>
                <w:ins w:id="1317" w:author="Nguyen Hong Nhung (Khoi CNTT)" w:date="2019-08-15T15:05:00Z"/>
                <w:rFonts w:eastAsia="Times New Roman"/>
                <w:bCs/>
                <w:lang w:val="en-GB"/>
              </w:rPr>
            </w:pPr>
            <w:ins w:id="1318" w:author="Nguyen Hong Nhung (Khoi CNTT)" w:date="2019-08-15T15:05:00Z">
              <w:r>
                <w:rPr>
                  <w:rFonts w:eastAsia="MS Mincho"/>
                  <w:bCs/>
                  <w:iCs/>
                  <w:color w:val="000000"/>
                  <w:lang w:eastAsia="ja-JP"/>
                </w:rPr>
                <w:t xml:space="preserve">Điền thông tin các trường chi tiết </w:t>
              </w:r>
            </w:ins>
            <w:ins w:id="1319" w:author="Nguyen Hong Nhung (Khoi CNTT)" w:date="2019-08-15T15:07:00Z">
              <w:r w:rsidR="00DA51E2">
                <w:rPr>
                  <w:rFonts w:eastAsia="MS Mincho"/>
                  <w:bCs/>
                  <w:iCs/>
                  <w:color w:val="000000"/>
                  <w:lang w:eastAsia="ja-JP"/>
                </w:rPr>
                <w:t>trong Grid cho</w:t>
              </w:r>
            </w:ins>
            <w:ins w:id="1320" w:author="Nguyen Hong Nhung (Khoi CNTT)" w:date="2019-08-15T15:05:00Z">
              <w:r>
                <w:rPr>
                  <w:rFonts w:eastAsia="MS Mincho"/>
                  <w:bCs/>
                  <w:iCs/>
                  <w:color w:val="000000"/>
                  <w:lang w:eastAsia="ja-JP"/>
                </w:rPr>
                <w:t xml:space="preserve"> bảng đã chọn</w:t>
              </w:r>
            </w:ins>
          </w:p>
        </w:tc>
      </w:tr>
      <w:tr w:rsidR="004D160A" w:rsidRPr="001D105C" w14:paraId="1FABDE79" w14:textId="77777777" w:rsidTr="00FA534F">
        <w:trPr>
          <w:ins w:id="1321" w:author="Nguyen Hong Nhung (Khoi CNTT)" w:date="2019-08-15T15:05:00Z"/>
        </w:trPr>
        <w:tc>
          <w:tcPr>
            <w:tcW w:w="1078" w:type="pct"/>
            <w:shd w:val="clear" w:color="auto" w:fill="4F81BD"/>
          </w:tcPr>
          <w:p w14:paraId="6D982802" w14:textId="77777777" w:rsidR="004D160A" w:rsidRPr="001D105C" w:rsidRDefault="004D160A" w:rsidP="00FA534F">
            <w:pPr>
              <w:spacing w:after="40" w:line="360" w:lineRule="auto"/>
              <w:rPr>
                <w:ins w:id="1322" w:author="Nguyen Hong Nhung (Khoi CNTT)" w:date="2019-08-15T15:05:00Z"/>
                <w:rFonts w:eastAsia="Times New Roman"/>
                <w:b/>
                <w:bCs/>
                <w:color w:val="FFFFFF"/>
                <w:lang w:val="en-GB"/>
              </w:rPr>
            </w:pPr>
            <w:ins w:id="1323" w:author="Nguyen Hong Nhung (Khoi CNTT)" w:date="2019-08-15T15:05:00Z">
              <w:r w:rsidRPr="001D105C">
                <w:rPr>
                  <w:rFonts w:eastAsia="Times New Roman"/>
                  <w:b/>
                  <w:bCs/>
                  <w:color w:val="FFFFFF"/>
                  <w:lang w:val="en-GB"/>
                </w:rPr>
                <w:t>Điều kiện sau</w:t>
              </w:r>
            </w:ins>
          </w:p>
        </w:tc>
        <w:tc>
          <w:tcPr>
            <w:tcW w:w="3922" w:type="pct"/>
          </w:tcPr>
          <w:p w14:paraId="0143C366" w14:textId="3E6B28EE" w:rsidR="004D160A" w:rsidRPr="00BC1E05" w:rsidRDefault="004D160A" w:rsidP="00FE55E4">
            <w:pPr>
              <w:spacing w:after="40" w:line="360" w:lineRule="auto"/>
              <w:rPr>
                <w:ins w:id="1324" w:author="Nguyen Hong Nhung (Khoi CNTT)" w:date="2019-08-15T15:05:00Z"/>
                <w:rFonts w:eastAsia="MS Mincho"/>
                <w:bCs/>
                <w:iCs/>
                <w:color w:val="000000"/>
                <w:lang w:eastAsia="ja-JP"/>
              </w:rPr>
            </w:pPr>
            <w:ins w:id="1325" w:author="Nguyen Hong Nhung (Khoi CNTT)" w:date="2019-08-15T15:05:00Z">
              <w:r w:rsidRPr="00D26622">
                <w:rPr>
                  <w:rFonts w:eastAsia="MS Mincho"/>
                  <w:bCs/>
                  <w:iCs/>
                  <w:color w:val="000000"/>
                  <w:lang w:eastAsia="ja-JP"/>
                </w:rPr>
                <w:t>Bả</w:t>
              </w:r>
              <w:r>
                <w:rPr>
                  <w:rFonts w:eastAsia="MS Mincho"/>
                  <w:bCs/>
                  <w:iCs/>
                  <w:color w:val="000000"/>
                  <w:lang w:eastAsia="ja-JP"/>
                </w:rPr>
                <w:t>n ghi đượ</w:t>
              </w:r>
              <w:r w:rsidR="00EC28AC">
                <w:rPr>
                  <w:rFonts w:eastAsia="MS Mincho"/>
                  <w:bCs/>
                  <w:iCs/>
                  <w:color w:val="000000"/>
                  <w:lang w:eastAsia="ja-JP"/>
                </w:rPr>
                <w:t xml:space="preserve">c thêm </w:t>
              </w:r>
            </w:ins>
            <w:ins w:id="1326" w:author="Nguyen Hong Nhung (Khoi CNTT)" w:date="2019-08-15T15:08:00Z">
              <w:r w:rsidR="00EC28AC">
                <w:rPr>
                  <w:rFonts w:eastAsia="MS Mincho"/>
                  <w:bCs/>
                  <w:iCs/>
                  <w:color w:val="000000"/>
                  <w:lang w:eastAsia="ja-JP"/>
                </w:rPr>
                <w:t>vào Grid</w:t>
              </w:r>
            </w:ins>
            <w:ins w:id="1327" w:author="Nguyen Hong Nhung (Khoi CNTT)" w:date="2019-08-15T15:05:00Z">
              <w:r>
                <w:rPr>
                  <w:rFonts w:eastAsia="MS Mincho"/>
                  <w:bCs/>
                  <w:iCs/>
                  <w:color w:val="000000"/>
                  <w:lang w:eastAsia="ja-JP"/>
                </w:rPr>
                <w:t xml:space="preserve"> của Bảng điều chỉnh dữ liệ</w:t>
              </w:r>
              <w:r w:rsidR="00EC28AC">
                <w:rPr>
                  <w:rFonts w:eastAsia="MS Mincho"/>
                  <w:bCs/>
                  <w:iCs/>
                  <w:color w:val="000000"/>
                  <w:lang w:eastAsia="ja-JP"/>
                </w:rPr>
                <w:t>u</w:t>
              </w:r>
            </w:ins>
            <w:ins w:id="1328" w:author="Nguyen Hong Nhung (Khoi CNTT)" w:date="2019-08-15T15:08:00Z">
              <w:r w:rsidR="00EC28AC">
                <w:rPr>
                  <w:rFonts w:eastAsia="MS Mincho"/>
                  <w:bCs/>
                  <w:iCs/>
                  <w:color w:val="000000"/>
                  <w:lang w:eastAsia="ja-JP"/>
                </w:rPr>
                <w:t xml:space="preserve"> và lưu vào DB.</w:t>
              </w:r>
            </w:ins>
          </w:p>
        </w:tc>
      </w:tr>
    </w:tbl>
    <w:p w14:paraId="6D897A31" w14:textId="77777777" w:rsidR="004D160A" w:rsidRDefault="004D160A" w:rsidP="004D160A">
      <w:pPr>
        <w:spacing w:before="240" w:after="240" w:line="360" w:lineRule="auto"/>
        <w:rPr>
          <w:ins w:id="1329" w:author="Nguyen Hong Nhung (Khoi CNTT)" w:date="2019-08-15T15:28:00Z"/>
          <w:b/>
          <w:i/>
          <w:u w:val="single"/>
        </w:rPr>
      </w:pPr>
      <w:ins w:id="1330" w:author="Nguyen Hong Nhung (Khoi CNTT)" w:date="2019-08-15T15:05:00Z">
        <w:r w:rsidRPr="001D105C">
          <w:rPr>
            <w:b/>
            <w:i/>
            <w:u w:val="single"/>
          </w:rPr>
          <w:t>Luồng hoạt động</w:t>
        </w:r>
      </w:ins>
    </w:p>
    <w:p w14:paraId="2E9EE1AC" w14:textId="7920CCC8" w:rsidR="004D160A" w:rsidRDefault="00295429" w:rsidP="004D160A">
      <w:pPr>
        <w:spacing w:before="240" w:after="240" w:line="360" w:lineRule="auto"/>
        <w:rPr>
          <w:ins w:id="1331" w:author="Nguyen Hong Nhung (Khoi CNTT)" w:date="2019-08-15T15:06:00Z"/>
          <w:b/>
          <w:i/>
          <w:u w:val="single"/>
        </w:rPr>
      </w:pPr>
      <w:ins w:id="1332" w:author="Nguyen Hong Nhung (Khoi CNTT)" w:date="2019-08-15T15:28:00Z">
        <w:r>
          <w:object w:dxaOrig="9444" w:dyaOrig="5172" w14:anchorId="1B8C83D4">
            <v:shape id="_x0000_i1045" type="#_x0000_t75" style="width:467.7pt;height:256.2pt" o:ole="">
              <v:imagedata r:id="rId56" o:title=""/>
            </v:shape>
            <o:OLEObject Type="Embed" ProgID="Visio.Drawing.11" ShapeID="_x0000_i1045" DrawAspect="Content" ObjectID="_1627457856" r:id="rId57"/>
          </w:object>
        </w:r>
      </w:ins>
      <w:ins w:id="1333" w:author="Nguyen Hong Nhung (Khoi CNTT)" w:date="2019-08-15T15:06:00Z">
        <w:r w:rsidR="004D160A" w:rsidRPr="001D105C">
          <w:rPr>
            <w:b/>
            <w:i/>
            <w:u w:val="single"/>
          </w:rPr>
          <w:t>Quy tắc nghiệp vụ (Business Rules)</w:t>
        </w:r>
      </w:ins>
    </w:p>
    <w:tbl>
      <w:tblPr>
        <w:tblStyle w:val="LightList-Accent1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1334" w:author="Nguyen Hong Nhung (Khoi CNTT)" w:date="2019-08-15T15:26:00Z">
          <w:tblPr>
            <w:tblStyle w:val="LightList-Accent11"/>
            <w:tblW w:w="9360" w:type="dxa"/>
            <w:tblInd w:w="1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1E0" w:firstRow="1" w:lastRow="1" w:firstColumn="1" w:lastColumn="1" w:noHBand="0" w:noVBand="0"/>
          </w:tblPr>
        </w:tblPrChange>
      </w:tblPr>
      <w:tblGrid>
        <w:gridCol w:w="1530"/>
        <w:gridCol w:w="1415"/>
        <w:gridCol w:w="6415"/>
        <w:tblGridChange w:id="1335">
          <w:tblGrid>
            <w:gridCol w:w="1530"/>
            <w:gridCol w:w="1415"/>
            <w:gridCol w:w="6415"/>
          </w:tblGrid>
        </w:tblGridChange>
      </w:tblGrid>
      <w:tr w:rsidR="004D160A" w:rsidRPr="00A448B2" w14:paraId="0AED3C29" w14:textId="77777777" w:rsidTr="00F26FCA">
        <w:trPr>
          <w:cnfStyle w:val="100000000000" w:firstRow="1" w:lastRow="0" w:firstColumn="0" w:lastColumn="0" w:oddVBand="0" w:evenVBand="0" w:oddHBand="0" w:evenHBand="0" w:firstRowFirstColumn="0" w:firstRowLastColumn="0" w:lastRowFirstColumn="0" w:lastRowLastColumn="0"/>
          <w:tblHeader/>
          <w:ins w:id="1336" w:author="Nguyen Hong Nhung (Khoi CNTT)" w:date="2019-08-15T15:06:00Z"/>
          <w:trPrChange w:id="1337" w:author="Nguyen Hong Nhung (Khoi CNTT)" w:date="2019-08-15T15:26:00Z">
            <w:trPr>
              <w:tblHeader/>
            </w:trPr>
          </w:trPrChange>
        </w:trPr>
        <w:tc>
          <w:tcPr>
            <w:cnfStyle w:val="001000000000" w:firstRow="0" w:lastRow="0" w:firstColumn="1" w:lastColumn="0" w:oddVBand="0" w:evenVBand="0" w:oddHBand="0" w:evenHBand="0" w:firstRowFirstColumn="0" w:firstRowLastColumn="0" w:lastRowFirstColumn="0" w:lastRowLastColumn="0"/>
            <w:tcW w:w="1530" w:type="dxa"/>
            <w:tcPrChange w:id="1338" w:author="Nguyen Hong Nhung (Khoi CNTT)" w:date="2019-08-15T15:26:00Z">
              <w:tcPr>
                <w:tcW w:w="1530" w:type="dxa"/>
              </w:tcPr>
            </w:tcPrChange>
          </w:tcPr>
          <w:p w14:paraId="20445994" w14:textId="77777777" w:rsidR="004D160A" w:rsidRPr="00A448B2" w:rsidRDefault="004D160A" w:rsidP="00FA534F">
            <w:pPr>
              <w:spacing w:line="276" w:lineRule="auto"/>
              <w:ind w:left="-144" w:right="-144"/>
              <w:jc w:val="center"/>
              <w:cnfStyle w:val="101000000000" w:firstRow="1" w:lastRow="0" w:firstColumn="1" w:lastColumn="0" w:oddVBand="0" w:evenVBand="0" w:oddHBand="0" w:evenHBand="0" w:firstRowFirstColumn="0" w:firstRowLastColumn="0" w:lastRowFirstColumn="0" w:lastRowLastColumn="0"/>
              <w:rPr>
                <w:ins w:id="1339" w:author="Nguyen Hong Nhung (Khoi CNTT)" w:date="2019-08-15T15:06:00Z"/>
                <w:rFonts w:ascii="Times New Roman" w:eastAsia="Times New Roman" w:hAnsi="Times New Roman" w:cs="Times New Roman"/>
                <w:sz w:val="24"/>
                <w:szCs w:val="24"/>
                <w:lang w:val="en-GB"/>
              </w:rPr>
            </w:pPr>
            <w:ins w:id="1340" w:author="Nguyen Hong Nhung (Khoi CNTT)" w:date="2019-08-15T15:06:00Z">
              <w:r w:rsidRPr="00A448B2">
                <w:rPr>
                  <w:rFonts w:ascii="Times New Roman" w:eastAsia="Times New Roman" w:hAnsi="Times New Roman" w:cs="Times New Roman"/>
                  <w:sz w:val="24"/>
                  <w:szCs w:val="24"/>
                  <w:lang w:val="en-GB"/>
                </w:rPr>
                <w:t>Hoạt động</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Change w:id="1341" w:author="Nguyen Hong Nhung (Khoi CNTT)" w:date="2019-08-15T15:26:00Z">
              <w:tcPr>
                <w:tcW w:w="1415" w:type="dxa"/>
                <w:tcBorders>
                  <w:top w:val="none" w:sz="0" w:space="0" w:color="auto"/>
                  <w:left w:val="none" w:sz="0" w:space="0" w:color="auto"/>
                  <w:right w:val="none" w:sz="0" w:space="0" w:color="auto"/>
                </w:tcBorders>
              </w:tcPr>
            </w:tcPrChange>
          </w:tcPr>
          <w:p w14:paraId="792D514A" w14:textId="77777777" w:rsidR="004D160A" w:rsidRPr="00A448B2" w:rsidRDefault="004D160A" w:rsidP="00FA534F">
            <w:pPr>
              <w:spacing w:line="276" w:lineRule="auto"/>
              <w:ind w:left="-142" w:right="-320"/>
              <w:jc w:val="center"/>
              <w:cnfStyle w:val="100010000000" w:firstRow="1" w:lastRow="0" w:firstColumn="0" w:lastColumn="0" w:oddVBand="1" w:evenVBand="0" w:oddHBand="0" w:evenHBand="0" w:firstRowFirstColumn="0" w:firstRowLastColumn="0" w:lastRowFirstColumn="0" w:lastRowLastColumn="0"/>
              <w:rPr>
                <w:ins w:id="1342" w:author="Nguyen Hong Nhung (Khoi CNTT)" w:date="2019-08-15T15:06:00Z"/>
                <w:rFonts w:ascii="Times New Roman" w:eastAsia="Times New Roman" w:hAnsi="Times New Roman" w:cs="Times New Roman"/>
                <w:sz w:val="24"/>
                <w:szCs w:val="24"/>
                <w:lang w:val="en-GB"/>
              </w:rPr>
            </w:pPr>
            <w:ins w:id="1343" w:author="Nguyen Hong Nhung (Khoi CNTT)" w:date="2019-08-15T15:06:00Z">
              <w:r w:rsidRPr="00A448B2">
                <w:rPr>
                  <w:rFonts w:ascii="Times New Roman" w:eastAsia="Times New Roman" w:hAnsi="Times New Roman" w:cs="Times New Roman"/>
                  <w:sz w:val="24"/>
                  <w:szCs w:val="24"/>
                  <w:lang w:val="en-GB"/>
                </w:rPr>
                <w:t>Mã BR</w:t>
              </w:r>
            </w:ins>
          </w:p>
        </w:tc>
        <w:tc>
          <w:tcPr>
            <w:cnfStyle w:val="000100000000" w:firstRow="0" w:lastRow="0" w:firstColumn="0" w:lastColumn="1" w:oddVBand="0" w:evenVBand="0" w:oddHBand="0" w:evenHBand="0" w:firstRowFirstColumn="0" w:firstRowLastColumn="0" w:lastRowFirstColumn="0" w:lastRowLastColumn="0"/>
            <w:tcW w:w="6415" w:type="dxa"/>
            <w:tcPrChange w:id="1344" w:author="Nguyen Hong Nhung (Khoi CNTT)" w:date="2019-08-15T15:26:00Z">
              <w:tcPr>
                <w:tcW w:w="6415" w:type="dxa"/>
              </w:tcPr>
            </w:tcPrChange>
          </w:tcPr>
          <w:p w14:paraId="5A946B82" w14:textId="77777777" w:rsidR="004D160A" w:rsidRPr="00A448B2" w:rsidRDefault="004D160A" w:rsidP="00FA534F">
            <w:pPr>
              <w:tabs>
                <w:tab w:val="left" w:pos="5850"/>
              </w:tabs>
              <w:spacing w:line="276" w:lineRule="auto"/>
              <w:ind w:left="-142" w:right="155"/>
              <w:jc w:val="center"/>
              <w:cnfStyle w:val="100100000000" w:firstRow="1" w:lastRow="0" w:firstColumn="0" w:lastColumn="1" w:oddVBand="0" w:evenVBand="0" w:oddHBand="0" w:evenHBand="0" w:firstRowFirstColumn="0" w:firstRowLastColumn="0" w:lastRowFirstColumn="0" w:lastRowLastColumn="0"/>
              <w:rPr>
                <w:ins w:id="1345" w:author="Nguyen Hong Nhung (Khoi CNTT)" w:date="2019-08-15T15:06:00Z"/>
                <w:rFonts w:ascii="Times New Roman" w:eastAsia="Times New Roman" w:hAnsi="Times New Roman" w:cs="Times New Roman"/>
                <w:sz w:val="24"/>
                <w:szCs w:val="24"/>
                <w:lang w:val="en-GB"/>
              </w:rPr>
            </w:pPr>
            <w:ins w:id="1346" w:author="Nguyen Hong Nhung (Khoi CNTT)" w:date="2019-08-15T15:06:00Z">
              <w:r w:rsidRPr="00A448B2">
                <w:rPr>
                  <w:rFonts w:ascii="Times New Roman" w:eastAsia="Times New Roman" w:hAnsi="Times New Roman" w:cs="Times New Roman"/>
                  <w:sz w:val="24"/>
                  <w:szCs w:val="24"/>
                  <w:lang w:val="en-GB"/>
                </w:rPr>
                <w:t>Mô tả</w:t>
              </w:r>
            </w:ins>
          </w:p>
        </w:tc>
      </w:tr>
      <w:tr w:rsidR="004D160A" w:rsidRPr="00A448B2" w14:paraId="7CE3DE74" w14:textId="77777777" w:rsidTr="00F26FCA">
        <w:trPr>
          <w:cnfStyle w:val="000000100000" w:firstRow="0" w:lastRow="0" w:firstColumn="0" w:lastColumn="0" w:oddVBand="0" w:evenVBand="0" w:oddHBand="1" w:evenHBand="0" w:firstRowFirstColumn="0" w:firstRowLastColumn="0" w:lastRowFirstColumn="0" w:lastRowLastColumn="0"/>
          <w:ins w:id="1347" w:author="Nguyen Hong Nhung (Khoi CNTT)" w:date="2019-08-15T15:06:00Z"/>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Change w:id="1348" w:author="Nguyen Hong Nhung (Khoi CNTT)" w:date="2019-08-15T15:26:00Z">
              <w:tcPr>
                <w:tcW w:w="1530" w:type="dxa"/>
                <w:tcBorders>
                  <w:top w:val="none" w:sz="0" w:space="0" w:color="auto"/>
                  <w:left w:val="none" w:sz="0" w:space="0" w:color="auto"/>
                  <w:bottom w:val="none" w:sz="0" w:space="0" w:color="auto"/>
                </w:tcBorders>
              </w:tcPr>
            </w:tcPrChange>
          </w:tcPr>
          <w:p w14:paraId="4A29B3E1" w14:textId="77777777" w:rsidR="004D160A" w:rsidRPr="00A448B2" w:rsidRDefault="004D160A" w:rsidP="00FA534F">
            <w:pPr>
              <w:ind w:left="-144" w:right="-144"/>
              <w:jc w:val="center"/>
              <w:cnfStyle w:val="001000100000" w:firstRow="0" w:lastRow="0" w:firstColumn="1" w:lastColumn="0" w:oddVBand="0" w:evenVBand="0" w:oddHBand="1" w:evenHBand="0" w:firstRowFirstColumn="0" w:firstRowLastColumn="0" w:lastRowFirstColumn="0" w:lastRowLastColumn="0"/>
              <w:rPr>
                <w:ins w:id="1349" w:author="Nguyen Hong Nhung (Khoi CNTT)" w:date="2019-08-15T15:06:00Z"/>
                <w:rFonts w:ascii="Times New Roman" w:eastAsia="Times New Roman" w:hAnsi="Times New Roman" w:cs="Times New Roman"/>
                <w:sz w:val="24"/>
                <w:szCs w:val="24"/>
                <w:lang w:val="en-GB"/>
              </w:rPr>
            </w:pPr>
            <w:ins w:id="1350" w:author="Nguyen Hong Nhung (Khoi CNTT)" w:date="2019-08-15T15:06:00Z">
              <w:r w:rsidRPr="00A448B2">
                <w:rPr>
                  <w:rFonts w:ascii="Times New Roman" w:eastAsia="Times New Roman" w:hAnsi="Times New Roman" w:cs="Times New Roman"/>
                  <w:sz w:val="24"/>
                  <w:szCs w:val="24"/>
                  <w:lang w:val="en-GB"/>
                </w:rPr>
                <w:t>(2)</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Change w:id="1351" w:author="Nguyen Hong Nhung (Khoi CNTT)" w:date="2019-08-15T15:26:00Z">
              <w:tcPr>
                <w:tcW w:w="1415" w:type="dxa"/>
                <w:tcBorders>
                  <w:top w:val="none" w:sz="0" w:space="0" w:color="auto"/>
                  <w:left w:val="none" w:sz="0" w:space="0" w:color="auto"/>
                  <w:bottom w:val="none" w:sz="0" w:space="0" w:color="auto"/>
                  <w:right w:val="none" w:sz="0" w:space="0" w:color="auto"/>
                </w:tcBorders>
              </w:tcPr>
            </w:tcPrChange>
          </w:tcPr>
          <w:p w14:paraId="3CE6A76A" w14:textId="5226C7BC" w:rsidR="004D160A" w:rsidRPr="00A448B2" w:rsidRDefault="00591C0A" w:rsidP="00FA534F">
            <w:pPr>
              <w:ind w:left="-144" w:right="-144"/>
              <w:jc w:val="center"/>
              <w:cnfStyle w:val="000010100000" w:firstRow="0" w:lastRow="0" w:firstColumn="0" w:lastColumn="0" w:oddVBand="1" w:evenVBand="0" w:oddHBand="1" w:evenHBand="0" w:firstRowFirstColumn="0" w:firstRowLastColumn="0" w:lastRowFirstColumn="0" w:lastRowLastColumn="0"/>
              <w:rPr>
                <w:ins w:id="1352" w:author="Nguyen Hong Nhung (Khoi CNTT)" w:date="2019-08-15T15:06:00Z"/>
                <w:rFonts w:ascii="Times New Roman" w:eastAsia="Times New Roman" w:hAnsi="Times New Roman" w:cs="Times New Roman"/>
                <w:sz w:val="24"/>
                <w:szCs w:val="24"/>
                <w:lang w:val="en-GB"/>
              </w:rPr>
            </w:pPr>
            <w:ins w:id="1353" w:author="Nguyen Hong Nhung (Khoi CNTT)" w:date="2019-08-15T15:06:00Z">
              <w:r>
                <w:rPr>
                  <w:rFonts w:ascii="Times New Roman" w:eastAsia="Times New Roman" w:hAnsi="Times New Roman" w:cs="Times New Roman"/>
                  <w:sz w:val="24"/>
                  <w:szCs w:val="24"/>
                  <w:lang w:val="en-GB"/>
                </w:rPr>
                <w:t>BR 1.</w:t>
              </w:r>
            </w:ins>
            <w:ins w:id="1354" w:author="Nguyen Hong Nhung (Khoi CNTT)" w:date="2019-08-15T15:23:00Z">
              <w:r>
                <w:rPr>
                  <w:rFonts w:ascii="Times New Roman" w:eastAsia="Times New Roman" w:hAnsi="Times New Roman" w:cs="Times New Roman"/>
                  <w:sz w:val="24"/>
                  <w:szCs w:val="24"/>
                  <w:lang w:val="en-GB"/>
                </w:rPr>
                <w:t>2</w:t>
              </w:r>
            </w:ins>
            <w:ins w:id="1355" w:author="Nguyen Hong Nhung (Khoi CNTT)" w:date="2019-08-15T15:06:00Z">
              <w:r>
                <w:rPr>
                  <w:rFonts w:ascii="Times New Roman" w:eastAsia="Times New Roman" w:hAnsi="Times New Roman" w:cs="Times New Roman"/>
                  <w:sz w:val="24"/>
                  <w:szCs w:val="24"/>
                  <w:lang w:val="en-GB"/>
                </w:rPr>
                <w:t>.</w:t>
              </w:r>
            </w:ins>
            <w:ins w:id="1356" w:author="Nguyen Hong Nhung (Khoi CNTT)" w:date="2019-08-15T15:23:00Z">
              <w:r>
                <w:rPr>
                  <w:rFonts w:ascii="Times New Roman" w:eastAsia="Times New Roman" w:hAnsi="Times New Roman" w:cs="Times New Roman"/>
                  <w:sz w:val="24"/>
                  <w:szCs w:val="24"/>
                  <w:lang w:val="en-GB"/>
                </w:rPr>
                <w:t>2</w:t>
              </w:r>
            </w:ins>
            <w:ins w:id="1357" w:author="Nguyen Hong Nhung (Khoi CNTT)" w:date="2019-08-15T15:06:00Z">
              <w:r w:rsidR="004D160A" w:rsidRPr="00A448B2">
                <w:rPr>
                  <w:rFonts w:ascii="Times New Roman" w:eastAsia="Times New Roman" w:hAnsi="Times New Roman" w:cs="Times New Roman"/>
                  <w:sz w:val="24"/>
                  <w:szCs w:val="24"/>
                  <w:lang w:val="en-GB"/>
                </w:rPr>
                <w:t>.1</w:t>
              </w:r>
            </w:ins>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Change w:id="1358" w:author="Nguyen Hong Nhung (Khoi CNTT)" w:date="2019-08-15T15:26:00Z">
              <w:tcPr>
                <w:tcW w:w="6415" w:type="dxa"/>
                <w:tcBorders>
                  <w:top w:val="none" w:sz="0" w:space="0" w:color="auto"/>
                  <w:bottom w:val="none" w:sz="0" w:space="0" w:color="auto"/>
                  <w:right w:val="none" w:sz="0" w:space="0" w:color="auto"/>
                </w:tcBorders>
              </w:tcPr>
            </w:tcPrChange>
          </w:tcPr>
          <w:p w14:paraId="77B15DD4" w14:textId="6209B4A3" w:rsidR="004D160A" w:rsidRPr="00A448B2" w:rsidRDefault="00591C0A" w:rsidP="00FA534F">
            <w:pPr>
              <w:tabs>
                <w:tab w:val="left" w:pos="5850"/>
              </w:tabs>
              <w:ind w:right="155"/>
              <w:cnfStyle w:val="000100100000" w:firstRow="0" w:lastRow="0" w:firstColumn="0" w:lastColumn="1" w:oddVBand="0" w:evenVBand="0" w:oddHBand="1" w:evenHBand="0" w:firstRowFirstColumn="0" w:firstRowLastColumn="0" w:lastRowFirstColumn="0" w:lastRowLastColumn="0"/>
              <w:rPr>
                <w:ins w:id="1359" w:author="Nguyen Hong Nhung (Khoi CNTT)" w:date="2019-08-15T15:06:00Z"/>
                <w:rFonts w:ascii="Times New Roman" w:eastAsia="Times New Roman" w:hAnsi="Times New Roman" w:cs="Times New Roman"/>
                <w:sz w:val="24"/>
                <w:szCs w:val="24"/>
                <w:lang w:val="en-GB"/>
              </w:rPr>
            </w:pPr>
            <w:ins w:id="1360" w:author="Nguyen Hong Nhung (Khoi CNTT)" w:date="2019-08-15T15:06:00Z">
              <w:r>
                <w:rPr>
                  <w:rFonts w:ascii="Times New Roman" w:eastAsia="Times New Roman" w:hAnsi="Times New Roman" w:cs="Times New Roman"/>
                  <w:sz w:val="24"/>
                  <w:szCs w:val="24"/>
                  <w:lang w:val="en-GB"/>
                </w:rPr>
                <w:t>Quy tắc hiển thị</w:t>
              </w:r>
            </w:ins>
            <w:ins w:id="1361" w:author="Nguyen Hong Nhung (Khoi CNTT)" w:date="2019-08-15T15:24:00Z">
              <w:r>
                <w:rPr>
                  <w:rFonts w:ascii="Times New Roman" w:eastAsia="Times New Roman" w:hAnsi="Times New Roman" w:cs="Times New Roman"/>
                  <w:sz w:val="24"/>
                  <w:szCs w:val="24"/>
                  <w:lang w:val="en-GB"/>
                </w:rPr>
                <w:t>:</w:t>
              </w:r>
            </w:ins>
          </w:p>
          <w:p w14:paraId="6A69836D" w14:textId="52C5AB60" w:rsidR="004D160A" w:rsidRDefault="00591C0A" w:rsidP="00FA534F">
            <w:pPr>
              <w:pStyle w:val="ListParagraph"/>
              <w:numPr>
                <w:ilvl w:val="0"/>
                <w:numId w:val="5"/>
              </w:numPr>
              <w:tabs>
                <w:tab w:val="left" w:pos="5850"/>
              </w:tabs>
              <w:ind w:right="155"/>
              <w:cnfStyle w:val="000100100000" w:firstRow="0" w:lastRow="0" w:firstColumn="0" w:lastColumn="1" w:oddVBand="0" w:evenVBand="0" w:oddHBand="1" w:evenHBand="0" w:firstRowFirstColumn="0" w:firstRowLastColumn="0" w:lastRowFirstColumn="0" w:lastRowLastColumn="0"/>
              <w:rPr>
                <w:ins w:id="1362" w:author="Nguyen Hong Nhung (Khoi CNTT)" w:date="2019-08-15T15:34:00Z"/>
                <w:rFonts w:ascii="Times New Roman" w:eastAsia="Times New Roman" w:hAnsi="Times New Roman" w:cs="Times New Roman"/>
                <w:sz w:val="24"/>
                <w:szCs w:val="24"/>
                <w:lang w:val="en-GB"/>
              </w:rPr>
            </w:pPr>
            <w:ins w:id="1363" w:author="Nguyen Hong Nhung (Khoi CNTT)" w:date="2019-08-15T15:24:00Z">
              <w:r>
                <w:rPr>
                  <w:rFonts w:ascii="Times New Roman" w:eastAsia="Times New Roman" w:hAnsi="Times New Roman" w:cs="Times New Roman"/>
                  <w:sz w:val="24"/>
                  <w:szCs w:val="24"/>
                  <w:lang w:val="en-GB"/>
                </w:rPr>
                <w:t xml:space="preserve">Grid hiển thị đủ các cột </w:t>
              </w:r>
              <w:proofErr w:type="gramStart"/>
              <w:r>
                <w:rPr>
                  <w:rFonts w:ascii="Times New Roman" w:eastAsia="Times New Roman" w:hAnsi="Times New Roman" w:cs="Times New Roman"/>
                  <w:sz w:val="24"/>
                  <w:szCs w:val="24"/>
                  <w:lang w:val="en-GB"/>
                </w:rPr>
                <w:t>theo</w:t>
              </w:r>
              <w:proofErr w:type="gramEnd"/>
              <w:r>
                <w:rPr>
                  <w:rFonts w:ascii="Times New Roman" w:eastAsia="Times New Roman" w:hAnsi="Times New Roman" w:cs="Times New Roman"/>
                  <w:sz w:val="24"/>
                  <w:szCs w:val="24"/>
                  <w:lang w:val="en-GB"/>
                </w:rPr>
                <w:t xml:space="preserve"> Config cho bảng được chọn</w:t>
              </w:r>
            </w:ins>
            <w:ins w:id="1364" w:author="Nguyen Hong Nhung (Khoi CNTT)" w:date="2019-08-15T15:33:00Z">
              <w:r w:rsidR="006A6790">
                <w:rPr>
                  <w:rFonts w:ascii="Times New Roman" w:eastAsia="Times New Roman" w:hAnsi="Times New Roman" w:cs="Times New Roman"/>
                  <w:sz w:val="24"/>
                  <w:szCs w:val="24"/>
                  <w:lang w:val="en-GB"/>
                </w:rPr>
                <w:t xml:space="preserve">. Tất cả các bảng đều mặc định bổ sung thêm </w:t>
              </w:r>
            </w:ins>
            <w:ins w:id="1365" w:author="Nguyen Hong Nhung (Khoi CNTT)" w:date="2019-08-15T15:36:00Z">
              <w:r w:rsidR="006A6790">
                <w:rPr>
                  <w:rFonts w:ascii="Times New Roman" w:eastAsia="Times New Roman" w:hAnsi="Times New Roman" w:cs="Times New Roman"/>
                  <w:sz w:val="24"/>
                  <w:szCs w:val="24"/>
                  <w:lang w:val="en-GB"/>
                </w:rPr>
                <w:t>6</w:t>
              </w:r>
            </w:ins>
            <w:ins w:id="1366" w:author="Nguyen Hong Nhung (Khoi CNTT)" w:date="2019-08-15T15:33:00Z">
              <w:r w:rsidR="006A6790">
                <w:rPr>
                  <w:rFonts w:ascii="Times New Roman" w:eastAsia="Times New Roman" w:hAnsi="Times New Roman" w:cs="Times New Roman"/>
                  <w:sz w:val="24"/>
                  <w:szCs w:val="24"/>
                  <w:lang w:val="en-GB"/>
                </w:rPr>
                <w:t xml:space="preserve"> </w:t>
              </w:r>
            </w:ins>
            <w:ins w:id="1367" w:author="Nguyen Hong Nhung (Khoi CNTT)" w:date="2019-08-15T15:34:00Z">
              <w:r w:rsidR="006A6790">
                <w:rPr>
                  <w:rFonts w:ascii="Times New Roman" w:eastAsia="Times New Roman" w:hAnsi="Times New Roman" w:cs="Times New Roman"/>
                  <w:sz w:val="24"/>
                  <w:szCs w:val="24"/>
                  <w:lang w:val="en-GB"/>
                </w:rPr>
                <w:t>trường sau:</w:t>
              </w:r>
            </w:ins>
          </w:p>
          <w:tbl>
            <w:tblPr>
              <w:tblStyle w:val="TableGrid"/>
              <w:tblW w:w="6115" w:type="dxa"/>
              <w:tblLayout w:type="fixed"/>
              <w:tblLook w:val="04A0" w:firstRow="1" w:lastRow="0" w:firstColumn="1" w:lastColumn="0" w:noHBand="0" w:noVBand="1"/>
              <w:tblPrChange w:id="1368" w:author="Nguyen Hong Nhung (Khoi CNTT)" w:date="2019-08-15T15:35:00Z">
                <w:tblPr>
                  <w:tblStyle w:val="TableGrid"/>
                  <w:tblW w:w="9468" w:type="dxa"/>
                  <w:tblLayout w:type="fixed"/>
                  <w:tblLook w:val="04A0" w:firstRow="1" w:lastRow="0" w:firstColumn="1" w:lastColumn="0" w:noHBand="0" w:noVBand="1"/>
                </w:tblPr>
              </w:tblPrChange>
            </w:tblPr>
            <w:tblGrid>
              <w:gridCol w:w="1255"/>
              <w:gridCol w:w="1080"/>
              <w:gridCol w:w="900"/>
              <w:gridCol w:w="2880"/>
              <w:tblGridChange w:id="1369">
                <w:tblGrid>
                  <w:gridCol w:w="1255"/>
                  <w:gridCol w:w="1080"/>
                  <w:gridCol w:w="23"/>
                  <w:gridCol w:w="877"/>
                  <w:gridCol w:w="574"/>
                  <w:gridCol w:w="1742"/>
                  <w:gridCol w:w="564"/>
                  <w:gridCol w:w="3353"/>
                </w:tblGrid>
              </w:tblGridChange>
            </w:tblGrid>
            <w:tr w:rsidR="006A6790" w:rsidRPr="006A6790" w14:paraId="37EBF78C" w14:textId="77777777" w:rsidTr="006A6790">
              <w:trPr>
                <w:tblHeader/>
                <w:ins w:id="1370" w:author="Nguyen Hong Nhung (Khoi CNTT)" w:date="2019-08-15T15:35:00Z"/>
                <w:trPrChange w:id="1371" w:author="Nguyen Hong Nhung (Khoi CNTT)" w:date="2019-08-15T15:35:00Z">
                  <w:trPr>
                    <w:tblHeader/>
                  </w:trPr>
                </w:trPrChange>
              </w:trPr>
              <w:tc>
                <w:tcPr>
                  <w:tcW w:w="1255" w:type="dxa"/>
                  <w:shd w:val="clear" w:color="auto" w:fill="8DB3E2" w:themeFill="text2" w:themeFillTint="66"/>
                  <w:tcPrChange w:id="1372" w:author="Nguyen Hong Nhung (Khoi CNTT)" w:date="2019-08-15T15:35:00Z">
                    <w:tcPr>
                      <w:tcW w:w="2358" w:type="dxa"/>
                      <w:gridSpan w:val="3"/>
                      <w:shd w:val="clear" w:color="auto" w:fill="8DB3E2" w:themeFill="text2" w:themeFillTint="66"/>
                    </w:tcPr>
                  </w:tcPrChange>
                </w:tcPr>
                <w:p w14:paraId="7B7F9FCF" w14:textId="77777777" w:rsidR="006A6790" w:rsidRPr="006A6790" w:rsidRDefault="006A6790" w:rsidP="00FA534F">
                  <w:pPr>
                    <w:pStyle w:val="ListParagraph"/>
                    <w:ind w:left="0"/>
                    <w:jc w:val="center"/>
                    <w:rPr>
                      <w:ins w:id="1373" w:author="Nguyen Hong Nhung (Khoi CNTT)" w:date="2019-08-15T15:35:00Z"/>
                      <w:b/>
                      <w:sz w:val="20"/>
                      <w:szCs w:val="20"/>
                      <w:rPrChange w:id="1374" w:author="Nguyen Hong Nhung (Khoi CNTT)" w:date="2019-08-15T15:35:00Z">
                        <w:rPr>
                          <w:ins w:id="1375" w:author="Nguyen Hong Nhung (Khoi CNTT)" w:date="2019-08-15T15:35:00Z"/>
                          <w:b/>
                        </w:rPr>
                      </w:rPrChange>
                    </w:rPr>
                  </w:pPr>
                  <w:ins w:id="1376" w:author="Nguyen Hong Nhung (Khoi CNTT)" w:date="2019-08-15T15:35:00Z">
                    <w:r w:rsidRPr="006A6790">
                      <w:rPr>
                        <w:b/>
                        <w:sz w:val="20"/>
                        <w:szCs w:val="20"/>
                        <w:rPrChange w:id="1377" w:author="Nguyen Hong Nhung (Khoi CNTT)" w:date="2019-08-15T15:35:00Z">
                          <w:rPr>
                            <w:b/>
                          </w:rPr>
                        </w:rPrChange>
                      </w:rPr>
                      <w:t>Trường</w:t>
                    </w:r>
                  </w:ins>
                </w:p>
              </w:tc>
              <w:tc>
                <w:tcPr>
                  <w:tcW w:w="1080" w:type="dxa"/>
                  <w:shd w:val="clear" w:color="auto" w:fill="8DB3E2" w:themeFill="text2" w:themeFillTint="66"/>
                  <w:tcPrChange w:id="1378" w:author="Nguyen Hong Nhung (Khoi CNTT)" w:date="2019-08-15T15:35:00Z">
                    <w:tcPr>
                      <w:tcW w:w="1451" w:type="dxa"/>
                      <w:gridSpan w:val="2"/>
                      <w:shd w:val="clear" w:color="auto" w:fill="8DB3E2" w:themeFill="text2" w:themeFillTint="66"/>
                    </w:tcPr>
                  </w:tcPrChange>
                </w:tcPr>
                <w:p w14:paraId="6A22CC12" w14:textId="77777777" w:rsidR="006A6790" w:rsidRPr="006A6790" w:rsidRDefault="006A6790" w:rsidP="00FA534F">
                  <w:pPr>
                    <w:pStyle w:val="ListParagraph"/>
                    <w:ind w:left="0"/>
                    <w:jc w:val="center"/>
                    <w:rPr>
                      <w:ins w:id="1379" w:author="Nguyen Hong Nhung (Khoi CNTT)" w:date="2019-08-15T15:35:00Z"/>
                      <w:b/>
                      <w:sz w:val="20"/>
                      <w:szCs w:val="20"/>
                      <w:rPrChange w:id="1380" w:author="Nguyen Hong Nhung (Khoi CNTT)" w:date="2019-08-15T15:35:00Z">
                        <w:rPr>
                          <w:ins w:id="1381" w:author="Nguyen Hong Nhung (Khoi CNTT)" w:date="2019-08-15T15:35:00Z"/>
                          <w:b/>
                        </w:rPr>
                      </w:rPrChange>
                    </w:rPr>
                  </w:pPr>
                  <w:ins w:id="1382" w:author="Nguyen Hong Nhung (Khoi CNTT)" w:date="2019-08-15T15:35:00Z">
                    <w:r w:rsidRPr="006A6790">
                      <w:rPr>
                        <w:b/>
                        <w:sz w:val="20"/>
                        <w:szCs w:val="20"/>
                        <w:rPrChange w:id="1383" w:author="Nguyen Hong Nhung (Khoi CNTT)" w:date="2019-08-15T15:35:00Z">
                          <w:rPr>
                            <w:b/>
                          </w:rPr>
                        </w:rPrChange>
                      </w:rPr>
                      <w:t>Bắt buộc nhập?</w:t>
                    </w:r>
                  </w:ins>
                </w:p>
              </w:tc>
              <w:tc>
                <w:tcPr>
                  <w:tcW w:w="900" w:type="dxa"/>
                  <w:shd w:val="clear" w:color="auto" w:fill="8DB3E2" w:themeFill="text2" w:themeFillTint="66"/>
                  <w:tcPrChange w:id="1384" w:author="Nguyen Hong Nhung (Khoi CNTT)" w:date="2019-08-15T15:35:00Z">
                    <w:tcPr>
                      <w:tcW w:w="1742" w:type="dxa"/>
                      <w:shd w:val="clear" w:color="auto" w:fill="8DB3E2" w:themeFill="text2" w:themeFillTint="66"/>
                    </w:tcPr>
                  </w:tcPrChange>
                </w:tcPr>
                <w:p w14:paraId="53FBC2C0" w14:textId="77777777" w:rsidR="006A6790" w:rsidRPr="006A6790" w:rsidRDefault="006A6790" w:rsidP="00FA534F">
                  <w:pPr>
                    <w:pStyle w:val="ListParagraph"/>
                    <w:ind w:left="0"/>
                    <w:jc w:val="center"/>
                    <w:rPr>
                      <w:ins w:id="1385" w:author="Nguyen Hong Nhung (Khoi CNTT)" w:date="2019-08-15T15:35:00Z"/>
                      <w:b/>
                      <w:sz w:val="20"/>
                      <w:szCs w:val="20"/>
                      <w:rPrChange w:id="1386" w:author="Nguyen Hong Nhung (Khoi CNTT)" w:date="2019-08-15T15:35:00Z">
                        <w:rPr>
                          <w:ins w:id="1387" w:author="Nguyen Hong Nhung (Khoi CNTT)" w:date="2019-08-15T15:35:00Z"/>
                          <w:b/>
                        </w:rPr>
                      </w:rPrChange>
                    </w:rPr>
                  </w:pPr>
                  <w:ins w:id="1388" w:author="Nguyen Hong Nhung (Khoi CNTT)" w:date="2019-08-15T15:35:00Z">
                    <w:r w:rsidRPr="006A6790">
                      <w:rPr>
                        <w:b/>
                        <w:sz w:val="20"/>
                        <w:szCs w:val="20"/>
                        <w:rPrChange w:id="1389" w:author="Nguyen Hong Nhung (Khoi CNTT)" w:date="2019-08-15T15:35:00Z">
                          <w:rPr>
                            <w:b/>
                          </w:rPr>
                        </w:rPrChange>
                      </w:rPr>
                      <w:t>Định dạng</w:t>
                    </w:r>
                  </w:ins>
                </w:p>
              </w:tc>
              <w:tc>
                <w:tcPr>
                  <w:tcW w:w="2880" w:type="dxa"/>
                  <w:shd w:val="clear" w:color="auto" w:fill="8DB3E2" w:themeFill="text2" w:themeFillTint="66"/>
                  <w:tcPrChange w:id="1390" w:author="Nguyen Hong Nhung (Khoi CNTT)" w:date="2019-08-15T15:35:00Z">
                    <w:tcPr>
                      <w:tcW w:w="3917" w:type="dxa"/>
                      <w:gridSpan w:val="2"/>
                      <w:shd w:val="clear" w:color="auto" w:fill="8DB3E2" w:themeFill="text2" w:themeFillTint="66"/>
                    </w:tcPr>
                  </w:tcPrChange>
                </w:tcPr>
                <w:p w14:paraId="7C6B3562" w14:textId="77777777" w:rsidR="006A6790" w:rsidRPr="006A6790" w:rsidRDefault="006A6790" w:rsidP="00FA534F">
                  <w:pPr>
                    <w:pStyle w:val="ListParagraph"/>
                    <w:ind w:left="0"/>
                    <w:jc w:val="center"/>
                    <w:rPr>
                      <w:ins w:id="1391" w:author="Nguyen Hong Nhung (Khoi CNTT)" w:date="2019-08-15T15:35:00Z"/>
                      <w:b/>
                      <w:sz w:val="20"/>
                      <w:szCs w:val="20"/>
                      <w:rPrChange w:id="1392" w:author="Nguyen Hong Nhung (Khoi CNTT)" w:date="2019-08-15T15:35:00Z">
                        <w:rPr>
                          <w:ins w:id="1393" w:author="Nguyen Hong Nhung (Khoi CNTT)" w:date="2019-08-15T15:35:00Z"/>
                          <w:b/>
                        </w:rPr>
                      </w:rPrChange>
                    </w:rPr>
                  </w:pPr>
                  <w:ins w:id="1394" w:author="Nguyen Hong Nhung (Khoi CNTT)" w:date="2019-08-15T15:35:00Z">
                    <w:r w:rsidRPr="006A6790">
                      <w:rPr>
                        <w:b/>
                        <w:sz w:val="20"/>
                        <w:szCs w:val="20"/>
                        <w:rPrChange w:id="1395" w:author="Nguyen Hong Nhung (Khoi CNTT)" w:date="2019-08-15T15:35:00Z">
                          <w:rPr>
                            <w:b/>
                          </w:rPr>
                        </w:rPrChange>
                      </w:rPr>
                      <w:t>Ý nghĩa</w:t>
                    </w:r>
                  </w:ins>
                </w:p>
              </w:tc>
            </w:tr>
            <w:tr w:rsidR="006A6790" w:rsidRPr="006A6790" w14:paraId="184A01DA" w14:textId="77777777" w:rsidTr="006A6790">
              <w:trPr>
                <w:trHeight w:val="611"/>
                <w:ins w:id="1396" w:author="Nguyen Hong Nhung (Khoi CNTT)" w:date="2019-08-15T15:35:00Z"/>
                <w:trPrChange w:id="1397" w:author="Nguyen Hong Nhung (Khoi CNTT)" w:date="2019-08-15T15:35:00Z">
                  <w:trPr>
                    <w:trHeight w:val="611"/>
                  </w:trPr>
                </w:trPrChange>
              </w:trPr>
              <w:tc>
                <w:tcPr>
                  <w:tcW w:w="1255" w:type="dxa"/>
                  <w:vAlign w:val="center"/>
                  <w:tcPrChange w:id="1398" w:author="Nguyen Hong Nhung (Khoi CNTT)" w:date="2019-08-15T15:35:00Z">
                    <w:tcPr>
                      <w:tcW w:w="2358" w:type="dxa"/>
                      <w:gridSpan w:val="3"/>
                      <w:vAlign w:val="center"/>
                    </w:tcPr>
                  </w:tcPrChange>
                </w:tcPr>
                <w:p w14:paraId="728494F1" w14:textId="77777777" w:rsidR="006A6790" w:rsidRPr="006A6790" w:rsidRDefault="006A6790" w:rsidP="00FA534F">
                  <w:pPr>
                    <w:rPr>
                      <w:ins w:id="1399" w:author="Nguyen Hong Nhung (Khoi CNTT)" w:date="2019-08-15T15:35:00Z"/>
                      <w:rFonts w:eastAsia="Times New Roman"/>
                      <w:bCs/>
                      <w:sz w:val="20"/>
                      <w:szCs w:val="20"/>
                      <w:lang w:val="vi-VN" w:eastAsia="x-none"/>
                      <w:rPrChange w:id="1400" w:author="Nguyen Hong Nhung (Khoi CNTT)" w:date="2019-08-15T15:35:00Z">
                        <w:rPr>
                          <w:ins w:id="1401" w:author="Nguyen Hong Nhung (Khoi CNTT)" w:date="2019-08-15T15:35:00Z"/>
                          <w:rFonts w:eastAsia="Times New Roman"/>
                          <w:bCs/>
                          <w:lang w:val="vi-VN" w:eastAsia="x-none"/>
                        </w:rPr>
                      </w:rPrChange>
                    </w:rPr>
                  </w:pPr>
                  <w:ins w:id="1402" w:author="Nguyen Hong Nhung (Khoi CNTT)" w:date="2019-08-15T15:35:00Z">
                    <w:r w:rsidRPr="006A6790">
                      <w:rPr>
                        <w:rFonts w:eastAsia="Times New Roman"/>
                        <w:bCs/>
                        <w:sz w:val="20"/>
                        <w:szCs w:val="20"/>
                        <w:lang w:val="vi-VN" w:eastAsia="x-none"/>
                        <w:rPrChange w:id="1403" w:author="Nguyen Hong Nhung (Khoi CNTT)" w:date="2019-08-15T15:35:00Z">
                          <w:rPr>
                            <w:rFonts w:eastAsia="Times New Roman"/>
                            <w:bCs/>
                            <w:lang w:val="vi-VN" w:eastAsia="x-none"/>
                          </w:rPr>
                        </w:rPrChange>
                      </w:rPr>
                      <w:t>Adj Type</w:t>
                    </w:r>
                  </w:ins>
                </w:p>
              </w:tc>
              <w:tc>
                <w:tcPr>
                  <w:tcW w:w="1080" w:type="dxa"/>
                  <w:tcPrChange w:id="1404" w:author="Nguyen Hong Nhung (Khoi CNTT)" w:date="2019-08-15T15:35:00Z">
                    <w:tcPr>
                      <w:tcW w:w="1451" w:type="dxa"/>
                      <w:gridSpan w:val="2"/>
                    </w:tcPr>
                  </w:tcPrChange>
                </w:tcPr>
                <w:p w14:paraId="6352CEA5" w14:textId="77777777" w:rsidR="006A6790" w:rsidRPr="006A6790" w:rsidRDefault="006A6790" w:rsidP="00FA534F">
                  <w:pPr>
                    <w:pStyle w:val="ListParagraph"/>
                    <w:ind w:left="0"/>
                    <w:jc w:val="center"/>
                    <w:rPr>
                      <w:ins w:id="1405" w:author="Nguyen Hong Nhung (Khoi CNTT)" w:date="2019-08-15T15:35:00Z"/>
                      <w:sz w:val="20"/>
                      <w:szCs w:val="20"/>
                      <w:rPrChange w:id="1406" w:author="Nguyen Hong Nhung (Khoi CNTT)" w:date="2019-08-15T15:35:00Z">
                        <w:rPr>
                          <w:ins w:id="1407" w:author="Nguyen Hong Nhung (Khoi CNTT)" w:date="2019-08-15T15:35:00Z"/>
                        </w:rPr>
                      </w:rPrChange>
                    </w:rPr>
                  </w:pPr>
                  <w:ins w:id="1408" w:author="Nguyen Hong Nhung (Khoi CNTT)" w:date="2019-08-15T15:35:00Z">
                    <w:r w:rsidRPr="006A6790">
                      <w:rPr>
                        <w:sz w:val="20"/>
                        <w:szCs w:val="20"/>
                        <w:rPrChange w:id="1409" w:author="Nguyen Hong Nhung (Khoi CNTT)" w:date="2019-08-15T15:35:00Z">
                          <w:rPr/>
                        </w:rPrChange>
                      </w:rPr>
                      <w:t>N</w:t>
                    </w:r>
                  </w:ins>
                </w:p>
              </w:tc>
              <w:tc>
                <w:tcPr>
                  <w:tcW w:w="900" w:type="dxa"/>
                  <w:tcPrChange w:id="1410" w:author="Nguyen Hong Nhung (Khoi CNTT)" w:date="2019-08-15T15:35:00Z">
                    <w:tcPr>
                      <w:tcW w:w="1742" w:type="dxa"/>
                    </w:tcPr>
                  </w:tcPrChange>
                </w:tcPr>
                <w:p w14:paraId="7ACE7BC3" w14:textId="77777777" w:rsidR="006A6790" w:rsidRPr="006A6790" w:rsidRDefault="006A6790" w:rsidP="00FA534F">
                  <w:pPr>
                    <w:pStyle w:val="ListParagraph"/>
                    <w:ind w:left="0"/>
                    <w:rPr>
                      <w:ins w:id="1411" w:author="Nguyen Hong Nhung (Khoi CNTT)" w:date="2019-08-15T15:35:00Z"/>
                      <w:sz w:val="20"/>
                      <w:szCs w:val="20"/>
                      <w:rPrChange w:id="1412" w:author="Nguyen Hong Nhung (Khoi CNTT)" w:date="2019-08-15T15:35:00Z">
                        <w:rPr>
                          <w:ins w:id="1413" w:author="Nguyen Hong Nhung (Khoi CNTT)" w:date="2019-08-15T15:35:00Z"/>
                        </w:rPr>
                      </w:rPrChange>
                    </w:rPr>
                  </w:pPr>
                  <w:ins w:id="1414" w:author="Nguyen Hong Nhung (Khoi CNTT)" w:date="2019-08-15T15:35:00Z">
                    <w:r w:rsidRPr="006A6790">
                      <w:rPr>
                        <w:sz w:val="20"/>
                        <w:szCs w:val="20"/>
                        <w:rPrChange w:id="1415" w:author="Nguyen Hong Nhung (Khoi CNTT)" w:date="2019-08-15T15:35:00Z">
                          <w:rPr/>
                        </w:rPrChange>
                      </w:rPr>
                      <w:t>Drop down list</w:t>
                    </w:r>
                  </w:ins>
                </w:p>
              </w:tc>
              <w:tc>
                <w:tcPr>
                  <w:tcW w:w="2880" w:type="dxa"/>
                  <w:tcPrChange w:id="1416" w:author="Nguyen Hong Nhung (Khoi CNTT)" w:date="2019-08-15T15:35:00Z">
                    <w:tcPr>
                      <w:tcW w:w="3917" w:type="dxa"/>
                      <w:gridSpan w:val="2"/>
                    </w:tcPr>
                  </w:tcPrChange>
                </w:tcPr>
                <w:p w14:paraId="5E6ED04A" w14:textId="77777777" w:rsidR="006A6790" w:rsidRPr="006A6790" w:rsidRDefault="006A6790" w:rsidP="00FA534F">
                  <w:pPr>
                    <w:rPr>
                      <w:ins w:id="1417" w:author="Nguyen Hong Nhung (Khoi CNTT)" w:date="2019-08-15T15:35:00Z"/>
                      <w:rFonts w:eastAsia="Times New Roman"/>
                      <w:bCs/>
                      <w:sz w:val="20"/>
                      <w:szCs w:val="20"/>
                      <w:lang w:eastAsia="x-none"/>
                      <w:rPrChange w:id="1418" w:author="Nguyen Hong Nhung (Khoi CNTT)" w:date="2019-08-15T15:35:00Z">
                        <w:rPr>
                          <w:ins w:id="1419" w:author="Nguyen Hong Nhung (Khoi CNTT)" w:date="2019-08-15T15:35:00Z"/>
                          <w:rFonts w:eastAsia="Times New Roman"/>
                          <w:bCs/>
                          <w:lang w:eastAsia="x-none"/>
                        </w:rPr>
                      </w:rPrChange>
                    </w:rPr>
                  </w:pPr>
                  <w:ins w:id="1420" w:author="Nguyen Hong Nhung (Khoi CNTT)" w:date="2019-08-15T15:35:00Z">
                    <w:r w:rsidRPr="006A6790">
                      <w:rPr>
                        <w:rFonts w:eastAsia="Times New Roman"/>
                        <w:bCs/>
                        <w:sz w:val="20"/>
                        <w:szCs w:val="20"/>
                        <w:lang w:val="vi-VN" w:eastAsia="x-none"/>
                        <w:rPrChange w:id="1421" w:author="Nguyen Hong Nhung (Khoi CNTT)" w:date="2019-08-15T15:35:00Z">
                          <w:rPr>
                            <w:rFonts w:eastAsia="Times New Roman"/>
                            <w:bCs/>
                            <w:lang w:val="vi-VN" w:eastAsia="x-none"/>
                          </w:rPr>
                        </w:rPrChange>
                      </w:rPr>
                      <w:t>Loại điều chỉnh</w:t>
                    </w:r>
                    <w:r w:rsidRPr="006A6790">
                      <w:rPr>
                        <w:rFonts w:eastAsia="Times New Roman"/>
                        <w:bCs/>
                        <w:sz w:val="20"/>
                        <w:szCs w:val="20"/>
                        <w:lang w:eastAsia="x-none"/>
                        <w:rPrChange w:id="1422" w:author="Nguyen Hong Nhung (Khoi CNTT)" w:date="2019-08-15T15:35:00Z">
                          <w:rPr>
                            <w:rFonts w:eastAsia="Times New Roman"/>
                            <w:bCs/>
                            <w:lang w:eastAsia="x-none"/>
                          </w:rPr>
                        </w:rPrChange>
                      </w:rPr>
                      <w:t>. Nhận các giá trị:</w:t>
                    </w:r>
                  </w:ins>
                </w:p>
                <w:p w14:paraId="5C3988AA" w14:textId="77777777" w:rsidR="006A6790" w:rsidRPr="006A6790" w:rsidRDefault="006A6790" w:rsidP="00FA534F">
                  <w:pPr>
                    <w:pStyle w:val="ListParagraph"/>
                    <w:numPr>
                      <w:ilvl w:val="0"/>
                      <w:numId w:val="22"/>
                    </w:numPr>
                    <w:ind w:left="389"/>
                    <w:rPr>
                      <w:ins w:id="1423" w:author="Nguyen Hong Nhung (Khoi CNTT)" w:date="2019-08-15T15:35:00Z"/>
                      <w:rFonts w:eastAsia="Times New Roman"/>
                      <w:bCs/>
                      <w:sz w:val="20"/>
                      <w:szCs w:val="20"/>
                      <w:lang w:val="vi-VN" w:eastAsia="x-none"/>
                      <w:rPrChange w:id="1424" w:author="Nguyen Hong Nhung (Khoi CNTT)" w:date="2019-08-15T15:35:00Z">
                        <w:rPr>
                          <w:ins w:id="1425" w:author="Nguyen Hong Nhung (Khoi CNTT)" w:date="2019-08-15T15:35:00Z"/>
                          <w:rFonts w:eastAsia="Times New Roman"/>
                          <w:bCs/>
                          <w:lang w:val="vi-VN" w:eastAsia="x-none"/>
                        </w:rPr>
                      </w:rPrChange>
                    </w:rPr>
                  </w:pPr>
                  <w:ins w:id="1426" w:author="Nguyen Hong Nhung (Khoi CNTT)" w:date="2019-08-15T15:35:00Z">
                    <w:r w:rsidRPr="006A6790">
                      <w:rPr>
                        <w:rFonts w:eastAsia="Times New Roman"/>
                        <w:bCs/>
                        <w:sz w:val="20"/>
                        <w:szCs w:val="20"/>
                        <w:lang w:val="vi-VN" w:eastAsia="x-none"/>
                        <w:rPrChange w:id="1427" w:author="Nguyen Hong Nhung (Khoi CNTT)" w:date="2019-08-15T15:35:00Z">
                          <w:rPr>
                            <w:rFonts w:eastAsia="Times New Roman"/>
                            <w:bCs/>
                            <w:lang w:val="vi-VN" w:eastAsia="x-none"/>
                          </w:rPr>
                        </w:rPrChange>
                      </w:rPr>
                      <w:t>D: Xóa giao dịch</w:t>
                    </w:r>
                  </w:ins>
                </w:p>
                <w:p w14:paraId="263CBD2C" w14:textId="77777777" w:rsidR="006A6790" w:rsidRPr="006A6790" w:rsidRDefault="006A6790" w:rsidP="00FA534F">
                  <w:pPr>
                    <w:pStyle w:val="ListParagraph"/>
                    <w:numPr>
                      <w:ilvl w:val="0"/>
                      <w:numId w:val="22"/>
                    </w:numPr>
                    <w:ind w:left="389"/>
                    <w:rPr>
                      <w:ins w:id="1428" w:author="Nguyen Hong Nhung (Khoi CNTT)" w:date="2019-08-15T15:35:00Z"/>
                      <w:bCs/>
                      <w:sz w:val="20"/>
                      <w:szCs w:val="20"/>
                      <w:rPrChange w:id="1429" w:author="Nguyen Hong Nhung (Khoi CNTT)" w:date="2019-08-15T15:35:00Z">
                        <w:rPr>
                          <w:ins w:id="1430" w:author="Nguyen Hong Nhung (Khoi CNTT)" w:date="2019-08-15T15:35:00Z"/>
                          <w:bCs/>
                        </w:rPr>
                      </w:rPrChange>
                    </w:rPr>
                  </w:pPr>
                  <w:ins w:id="1431" w:author="Nguyen Hong Nhung (Khoi CNTT)" w:date="2019-08-15T15:35:00Z">
                    <w:r w:rsidRPr="006A6790">
                      <w:rPr>
                        <w:rFonts w:eastAsia="Times New Roman"/>
                        <w:bCs/>
                        <w:sz w:val="20"/>
                        <w:szCs w:val="20"/>
                        <w:lang w:val="vi-VN" w:eastAsia="x-none"/>
                        <w:rPrChange w:id="1432" w:author="Nguyen Hong Nhung (Khoi CNTT)" w:date="2019-08-15T15:35:00Z">
                          <w:rPr>
                            <w:rFonts w:eastAsia="Times New Roman"/>
                            <w:bCs/>
                            <w:lang w:val="vi-VN" w:eastAsia="x-none"/>
                          </w:rPr>
                        </w:rPrChange>
                      </w:rPr>
                      <w:t>A: thêm giao dịch</w:t>
                    </w:r>
                  </w:ins>
                </w:p>
                <w:p w14:paraId="03320B8B" w14:textId="77777777" w:rsidR="006A6790" w:rsidRPr="006A6790" w:rsidRDefault="006A6790" w:rsidP="00FA534F">
                  <w:pPr>
                    <w:pStyle w:val="ListParagraph"/>
                    <w:numPr>
                      <w:ilvl w:val="0"/>
                      <w:numId w:val="22"/>
                    </w:numPr>
                    <w:ind w:left="389"/>
                    <w:rPr>
                      <w:ins w:id="1433" w:author="Nguyen Hong Nhung (Khoi CNTT)" w:date="2019-08-15T15:35:00Z"/>
                      <w:rFonts w:eastAsia="Times New Roman"/>
                      <w:bCs/>
                      <w:sz w:val="20"/>
                      <w:szCs w:val="20"/>
                      <w:lang w:val="vi-VN" w:eastAsia="x-none"/>
                      <w:rPrChange w:id="1434" w:author="Nguyen Hong Nhung (Khoi CNTT)" w:date="2019-08-15T15:35:00Z">
                        <w:rPr>
                          <w:ins w:id="1435" w:author="Nguyen Hong Nhung (Khoi CNTT)" w:date="2019-08-15T15:35:00Z"/>
                          <w:rFonts w:eastAsia="Times New Roman"/>
                          <w:bCs/>
                          <w:lang w:val="vi-VN" w:eastAsia="x-none"/>
                        </w:rPr>
                      </w:rPrChange>
                    </w:rPr>
                  </w:pPr>
                  <w:ins w:id="1436" w:author="Nguyen Hong Nhung (Khoi CNTT)" w:date="2019-08-15T15:35:00Z">
                    <w:r w:rsidRPr="006A6790">
                      <w:rPr>
                        <w:rFonts w:eastAsia="Times New Roman"/>
                        <w:bCs/>
                        <w:sz w:val="20"/>
                        <w:szCs w:val="20"/>
                        <w:lang w:eastAsia="x-none"/>
                        <w:rPrChange w:id="1437" w:author="Nguyen Hong Nhung (Khoi CNTT)" w:date="2019-08-15T15:35:00Z">
                          <w:rPr>
                            <w:rFonts w:eastAsia="Times New Roman"/>
                            <w:bCs/>
                            <w:lang w:eastAsia="x-none"/>
                          </w:rPr>
                        </w:rPrChange>
                      </w:rPr>
                      <w:t>M</w:t>
                    </w:r>
                    <w:r w:rsidRPr="006A6790">
                      <w:rPr>
                        <w:rFonts w:eastAsia="Times New Roman"/>
                        <w:bCs/>
                        <w:sz w:val="20"/>
                        <w:szCs w:val="20"/>
                        <w:lang w:val="vi-VN" w:eastAsia="x-none"/>
                        <w:rPrChange w:id="1438" w:author="Nguyen Hong Nhung (Khoi CNTT)" w:date="2019-08-15T15:35:00Z">
                          <w:rPr>
                            <w:rFonts w:eastAsia="Times New Roman"/>
                            <w:bCs/>
                            <w:lang w:val="vi-VN" w:eastAsia="x-none"/>
                          </w:rPr>
                        </w:rPrChange>
                      </w:rPr>
                      <w:t>: sửa giao dịch</w:t>
                    </w:r>
                  </w:ins>
                </w:p>
                <w:p w14:paraId="31F17CB5" w14:textId="77777777" w:rsidR="006A6790" w:rsidRPr="006A6790" w:rsidRDefault="006A6790" w:rsidP="00FA534F">
                  <w:pPr>
                    <w:ind w:left="29"/>
                    <w:rPr>
                      <w:ins w:id="1439" w:author="Nguyen Hong Nhung (Khoi CNTT)" w:date="2019-08-15T15:35:00Z"/>
                      <w:rFonts w:eastAsia="Times New Roman"/>
                      <w:bCs/>
                      <w:sz w:val="20"/>
                      <w:szCs w:val="20"/>
                      <w:lang w:eastAsia="x-none"/>
                      <w:rPrChange w:id="1440" w:author="Nguyen Hong Nhung (Khoi CNTT)" w:date="2019-08-15T15:35:00Z">
                        <w:rPr>
                          <w:ins w:id="1441" w:author="Nguyen Hong Nhung (Khoi CNTT)" w:date="2019-08-15T15:35:00Z"/>
                          <w:rFonts w:eastAsia="Times New Roman"/>
                          <w:bCs/>
                          <w:lang w:eastAsia="x-none"/>
                        </w:rPr>
                      </w:rPrChange>
                    </w:rPr>
                  </w:pPr>
                  <w:ins w:id="1442" w:author="Nguyen Hong Nhung (Khoi CNTT)" w:date="2019-08-15T15:35:00Z">
                    <w:r w:rsidRPr="006A6790">
                      <w:rPr>
                        <w:rFonts w:eastAsia="Times New Roman"/>
                        <w:bCs/>
                        <w:sz w:val="20"/>
                        <w:szCs w:val="20"/>
                        <w:lang w:eastAsia="x-none"/>
                        <w:rPrChange w:id="1443" w:author="Nguyen Hong Nhung (Khoi CNTT)" w:date="2019-08-15T15:35:00Z">
                          <w:rPr>
                            <w:rFonts w:eastAsia="Times New Roman"/>
                            <w:bCs/>
                            <w:lang w:eastAsia="x-none"/>
                          </w:rPr>
                        </w:rPrChange>
                      </w:rPr>
                      <w:t>Khi thêm mới, trường này mặc định giá trị là A.</w:t>
                    </w:r>
                  </w:ins>
                </w:p>
              </w:tc>
            </w:tr>
            <w:tr w:rsidR="006A6790" w:rsidRPr="006A6790" w14:paraId="7DA8E470" w14:textId="77777777" w:rsidTr="006A6790">
              <w:trPr>
                <w:trHeight w:val="611"/>
                <w:ins w:id="1444" w:author="Nguyen Hong Nhung (Khoi CNTT)" w:date="2019-08-15T15:36:00Z"/>
              </w:trPr>
              <w:tc>
                <w:tcPr>
                  <w:tcW w:w="1255" w:type="dxa"/>
                  <w:vAlign w:val="center"/>
                </w:tcPr>
                <w:p w14:paraId="4EE02D54" w14:textId="7B992336" w:rsidR="006A6790" w:rsidRPr="006A6790" w:rsidRDefault="00D27133" w:rsidP="00FA534F">
                  <w:pPr>
                    <w:rPr>
                      <w:ins w:id="1445" w:author="Nguyen Hong Nhung (Khoi CNTT)" w:date="2019-08-15T15:36:00Z"/>
                      <w:rFonts w:eastAsia="Times New Roman"/>
                      <w:bCs/>
                      <w:sz w:val="20"/>
                      <w:szCs w:val="20"/>
                      <w:lang w:eastAsia="x-none"/>
                      <w:rPrChange w:id="1446" w:author="Nguyen Hong Nhung (Khoi CNTT)" w:date="2019-08-15T15:36:00Z">
                        <w:rPr>
                          <w:ins w:id="1447" w:author="Nguyen Hong Nhung (Khoi CNTT)" w:date="2019-08-15T15:36:00Z"/>
                          <w:rFonts w:eastAsia="Times New Roman"/>
                          <w:bCs/>
                          <w:sz w:val="20"/>
                          <w:szCs w:val="20"/>
                          <w:lang w:val="vi-VN" w:eastAsia="x-none"/>
                        </w:rPr>
                      </w:rPrChange>
                    </w:rPr>
                  </w:pPr>
                  <w:ins w:id="1448" w:author="Nguyen Hong Nhung (Khoi CNTT)" w:date="2019-08-15T16:03:00Z">
                    <w:r>
                      <w:rPr>
                        <w:rFonts w:eastAsia="Times New Roman"/>
                        <w:bCs/>
                        <w:sz w:val="20"/>
                        <w:szCs w:val="20"/>
                        <w:lang w:eastAsia="x-none"/>
                      </w:rPr>
                      <w:t>Begin</w:t>
                    </w:r>
                  </w:ins>
                </w:p>
              </w:tc>
              <w:tc>
                <w:tcPr>
                  <w:tcW w:w="1080" w:type="dxa"/>
                </w:tcPr>
                <w:p w14:paraId="0937D5F2" w14:textId="3F2CD393" w:rsidR="006A6790" w:rsidRPr="00FE55E4" w:rsidRDefault="006A6790" w:rsidP="00FA534F">
                  <w:pPr>
                    <w:pStyle w:val="ListParagraph"/>
                    <w:ind w:left="0"/>
                    <w:jc w:val="center"/>
                    <w:rPr>
                      <w:ins w:id="1449" w:author="Nguyen Hong Nhung (Khoi CNTT)" w:date="2019-08-15T15:36:00Z"/>
                      <w:sz w:val="20"/>
                      <w:szCs w:val="20"/>
                    </w:rPr>
                  </w:pPr>
                  <w:ins w:id="1450" w:author="Nguyen Hong Nhung (Khoi CNTT)" w:date="2019-08-15T15:36:00Z">
                    <w:r>
                      <w:rPr>
                        <w:sz w:val="20"/>
                        <w:szCs w:val="20"/>
                      </w:rPr>
                      <w:t>N</w:t>
                    </w:r>
                  </w:ins>
                </w:p>
              </w:tc>
              <w:tc>
                <w:tcPr>
                  <w:tcW w:w="900" w:type="dxa"/>
                </w:tcPr>
                <w:p w14:paraId="3E176401" w14:textId="6110C362" w:rsidR="006A6790" w:rsidRPr="00FE55E4" w:rsidRDefault="006A6790" w:rsidP="00FA534F">
                  <w:pPr>
                    <w:pStyle w:val="ListParagraph"/>
                    <w:ind w:left="0"/>
                    <w:rPr>
                      <w:ins w:id="1451" w:author="Nguyen Hong Nhung (Khoi CNTT)" w:date="2019-08-15T15:36:00Z"/>
                      <w:sz w:val="20"/>
                      <w:szCs w:val="20"/>
                    </w:rPr>
                  </w:pPr>
                  <w:ins w:id="1452" w:author="Nguyen Hong Nhung (Khoi CNTT)" w:date="2019-08-15T15:36:00Z">
                    <w:r w:rsidRPr="00FA534F">
                      <w:rPr>
                        <w:sz w:val="20"/>
                        <w:szCs w:val="20"/>
                      </w:rPr>
                      <w:t>Date</w:t>
                    </w:r>
                  </w:ins>
                </w:p>
              </w:tc>
              <w:tc>
                <w:tcPr>
                  <w:tcW w:w="2880" w:type="dxa"/>
                </w:tcPr>
                <w:p w14:paraId="226451F5" w14:textId="11394E58" w:rsidR="006A6790" w:rsidRPr="006A6790" w:rsidRDefault="006A6790" w:rsidP="00FA534F">
                  <w:pPr>
                    <w:rPr>
                      <w:ins w:id="1453" w:author="Nguyen Hong Nhung (Khoi CNTT)" w:date="2019-08-15T15:36:00Z"/>
                      <w:rFonts w:eastAsia="Times New Roman"/>
                      <w:bCs/>
                      <w:sz w:val="20"/>
                      <w:szCs w:val="20"/>
                      <w:lang w:eastAsia="x-none"/>
                      <w:rPrChange w:id="1454" w:author="Nguyen Hong Nhung (Khoi CNTT)" w:date="2019-08-15T15:37:00Z">
                        <w:rPr>
                          <w:ins w:id="1455" w:author="Nguyen Hong Nhung (Khoi CNTT)" w:date="2019-08-15T15:36:00Z"/>
                          <w:rFonts w:eastAsia="Times New Roman"/>
                          <w:bCs/>
                          <w:sz w:val="20"/>
                          <w:szCs w:val="20"/>
                          <w:lang w:val="vi-VN" w:eastAsia="x-none"/>
                        </w:rPr>
                      </w:rPrChange>
                    </w:rPr>
                  </w:pPr>
                  <w:ins w:id="1456" w:author="Nguyen Hong Nhung (Khoi CNTT)" w:date="2019-08-15T15:37:00Z">
                    <w:r>
                      <w:rPr>
                        <w:rFonts w:eastAsia="Times New Roman"/>
                        <w:bCs/>
                        <w:sz w:val="20"/>
                        <w:szCs w:val="20"/>
                        <w:lang w:eastAsia="x-none"/>
                      </w:rPr>
                      <w:t>Ngày bản ghi bắt đầu có hiệu lức.</w:t>
                    </w:r>
                  </w:ins>
                </w:p>
              </w:tc>
            </w:tr>
            <w:tr w:rsidR="006A6790" w:rsidRPr="006A6790" w14:paraId="11A26EE8" w14:textId="77777777" w:rsidTr="006A6790">
              <w:trPr>
                <w:trHeight w:val="611"/>
                <w:ins w:id="1457" w:author="Nguyen Hong Nhung (Khoi CNTT)" w:date="2019-08-15T15:36:00Z"/>
              </w:trPr>
              <w:tc>
                <w:tcPr>
                  <w:tcW w:w="1255" w:type="dxa"/>
                  <w:vAlign w:val="center"/>
                </w:tcPr>
                <w:p w14:paraId="51EB4CE4" w14:textId="5E85697D" w:rsidR="006A6790" w:rsidRPr="006A6790" w:rsidRDefault="006A6790" w:rsidP="00FA534F">
                  <w:pPr>
                    <w:rPr>
                      <w:ins w:id="1458" w:author="Nguyen Hong Nhung (Khoi CNTT)" w:date="2019-08-15T15:36:00Z"/>
                      <w:rFonts w:eastAsia="Times New Roman"/>
                      <w:bCs/>
                      <w:sz w:val="20"/>
                      <w:szCs w:val="20"/>
                      <w:lang w:eastAsia="x-none"/>
                      <w:rPrChange w:id="1459" w:author="Nguyen Hong Nhung (Khoi CNTT)" w:date="2019-08-15T15:36:00Z">
                        <w:rPr>
                          <w:ins w:id="1460" w:author="Nguyen Hong Nhung (Khoi CNTT)" w:date="2019-08-15T15:36:00Z"/>
                          <w:rFonts w:eastAsia="Times New Roman"/>
                          <w:bCs/>
                          <w:sz w:val="20"/>
                          <w:szCs w:val="20"/>
                          <w:lang w:val="vi-VN" w:eastAsia="x-none"/>
                        </w:rPr>
                      </w:rPrChange>
                    </w:rPr>
                  </w:pPr>
                  <w:ins w:id="1461" w:author="Nguyen Hong Nhung (Khoi CNTT)" w:date="2019-08-15T15:36:00Z">
                    <w:r>
                      <w:rPr>
                        <w:rFonts w:eastAsia="Times New Roman"/>
                        <w:bCs/>
                        <w:sz w:val="20"/>
                        <w:szCs w:val="20"/>
                        <w:lang w:eastAsia="x-none"/>
                      </w:rPr>
                      <w:t>End</w:t>
                    </w:r>
                  </w:ins>
                </w:p>
              </w:tc>
              <w:tc>
                <w:tcPr>
                  <w:tcW w:w="1080" w:type="dxa"/>
                </w:tcPr>
                <w:p w14:paraId="4AF1B559" w14:textId="35BD8F36" w:rsidR="006A6790" w:rsidRPr="00FE55E4" w:rsidRDefault="006A6790" w:rsidP="00FA534F">
                  <w:pPr>
                    <w:pStyle w:val="ListParagraph"/>
                    <w:ind w:left="0"/>
                    <w:jc w:val="center"/>
                    <w:rPr>
                      <w:ins w:id="1462" w:author="Nguyen Hong Nhung (Khoi CNTT)" w:date="2019-08-15T15:36:00Z"/>
                      <w:sz w:val="20"/>
                      <w:szCs w:val="20"/>
                    </w:rPr>
                  </w:pPr>
                  <w:ins w:id="1463" w:author="Nguyen Hong Nhung (Khoi CNTT)" w:date="2019-08-15T15:36:00Z">
                    <w:r>
                      <w:rPr>
                        <w:sz w:val="20"/>
                        <w:szCs w:val="20"/>
                      </w:rPr>
                      <w:t>N</w:t>
                    </w:r>
                  </w:ins>
                </w:p>
              </w:tc>
              <w:tc>
                <w:tcPr>
                  <w:tcW w:w="900" w:type="dxa"/>
                </w:tcPr>
                <w:p w14:paraId="35C6EE1A" w14:textId="5B2477AB" w:rsidR="006A6790" w:rsidRPr="00FE55E4" w:rsidRDefault="006A6790" w:rsidP="00FA534F">
                  <w:pPr>
                    <w:pStyle w:val="ListParagraph"/>
                    <w:ind w:left="0"/>
                    <w:rPr>
                      <w:ins w:id="1464" w:author="Nguyen Hong Nhung (Khoi CNTT)" w:date="2019-08-15T15:36:00Z"/>
                      <w:sz w:val="20"/>
                      <w:szCs w:val="20"/>
                    </w:rPr>
                  </w:pPr>
                  <w:ins w:id="1465" w:author="Nguyen Hong Nhung (Khoi CNTT)" w:date="2019-08-15T15:36:00Z">
                    <w:r w:rsidRPr="00FA534F">
                      <w:rPr>
                        <w:sz w:val="20"/>
                        <w:szCs w:val="20"/>
                      </w:rPr>
                      <w:t>Date</w:t>
                    </w:r>
                  </w:ins>
                </w:p>
              </w:tc>
              <w:tc>
                <w:tcPr>
                  <w:tcW w:w="2880" w:type="dxa"/>
                </w:tcPr>
                <w:p w14:paraId="210FB8A2" w14:textId="77777777" w:rsidR="006A6790" w:rsidRDefault="006A6790" w:rsidP="00FA534F">
                  <w:pPr>
                    <w:rPr>
                      <w:ins w:id="1466" w:author="Nguyen Hong Nhung (Khoi CNTT)" w:date="2019-08-15T15:36:00Z"/>
                      <w:rFonts w:eastAsia="Times New Roman"/>
                      <w:bCs/>
                      <w:sz w:val="20"/>
                      <w:szCs w:val="20"/>
                      <w:lang w:eastAsia="x-none"/>
                    </w:rPr>
                  </w:pPr>
                  <w:ins w:id="1467" w:author="Nguyen Hong Nhung (Khoi CNTT)" w:date="2019-08-15T15:36:00Z">
                    <w:r>
                      <w:rPr>
                        <w:rFonts w:eastAsia="Times New Roman"/>
                        <w:bCs/>
                        <w:sz w:val="20"/>
                        <w:szCs w:val="20"/>
                        <w:lang w:eastAsia="x-none"/>
                      </w:rPr>
                      <w:t>Mặc định là Null</w:t>
                    </w:r>
                  </w:ins>
                </w:p>
                <w:p w14:paraId="2BA91BF6" w14:textId="50C784AA" w:rsidR="006A6790" w:rsidRPr="006A6790" w:rsidRDefault="006A6790" w:rsidP="00FA534F">
                  <w:pPr>
                    <w:rPr>
                      <w:ins w:id="1468" w:author="Nguyen Hong Nhung (Khoi CNTT)" w:date="2019-08-15T15:36:00Z"/>
                      <w:rFonts w:eastAsia="Times New Roman"/>
                      <w:bCs/>
                      <w:sz w:val="20"/>
                      <w:szCs w:val="20"/>
                      <w:lang w:eastAsia="x-none"/>
                      <w:rPrChange w:id="1469" w:author="Nguyen Hong Nhung (Khoi CNTT)" w:date="2019-08-15T15:36:00Z">
                        <w:rPr>
                          <w:ins w:id="1470" w:author="Nguyen Hong Nhung (Khoi CNTT)" w:date="2019-08-15T15:36:00Z"/>
                          <w:rFonts w:eastAsia="Times New Roman"/>
                          <w:bCs/>
                          <w:sz w:val="20"/>
                          <w:szCs w:val="20"/>
                          <w:lang w:val="vi-VN" w:eastAsia="x-none"/>
                        </w:rPr>
                      </w:rPrChange>
                    </w:rPr>
                  </w:pPr>
                  <w:ins w:id="1471" w:author="Nguyen Hong Nhung (Khoi CNTT)" w:date="2019-08-15T15:36:00Z">
                    <w:r>
                      <w:rPr>
                        <w:rFonts w:eastAsia="Times New Roman"/>
                        <w:bCs/>
                        <w:sz w:val="20"/>
                        <w:szCs w:val="20"/>
                        <w:lang w:eastAsia="x-none"/>
                      </w:rPr>
                      <w:t>Ngày hiệu lực kết thúc</w:t>
                    </w:r>
                  </w:ins>
                </w:p>
              </w:tc>
            </w:tr>
            <w:tr w:rsidR="006A6790" w:rsidRPr="006A6790" w14:paraId="0025C8A6" w14:textId="77777777" w:rsidTr="006A6790">
              <w:trPr>
                <w:trHeight w:val="611"/>
                <w:ins w:id="1472" w:author="Nguyen Hong Nhung (Khoi CNTT)" w:date="2019-08-15T15:35:00Z"/>
                <w:trPrChange w:id="1473" w:author="Nguyen Hong Nhung (Khoi CNTT)" w:date="2019-08-15T15:35:00Z">
                  <w:trPr>
                    <w:trHeight w:val="611"/>
                  </w:trPr>
                </w:trPrChange>
              </w:trPr>
              <w:tc>
                <w:tcPr>
                  <w:tcW w:w="1255" w:type="dxa"/>
                  <w:vAlign w:val="center"/>
                  <w:tcPrChange w:id="1474" w:author="Nguyen Hong Nhung (Khoi CNTT)" w:date="2019-08-15T15:35:00Z">
                    <w:tcPr>
                      <w:tcW w:w="2358" w:type="dxa"/>
                      <w:gridSpan w:val="3"/>
                      <w:vAlign w:val="center"/>
                    </w:tcPr>
                  </w:tcPrChange>
                </w:tcPr>
                <w:p w14:paraId="6A35C75C" w14:textId="732AECB3" w:rsidR="006A6790" w:rsidRPr="006A6790" w:rsidRDefault="006A6790" w:rsidP="00FA534F">
                  <w:pPr>
                    <w:rPr>
                      <w:ins w:id="1475" w:author="Nguyen Hong Nhung (Khoi CNTT)" w:date="2019-08-15T15:35:00Z"/>
                      <w:rFonts w:eastAsia="Times New Roman"/>
                      <w:bCs/>
                      <w:sz w:val="20"/>
                      <w:szCs w:val="20"/>
                      <w:lang w:val="vi-VN" w:eastAsia="x-none"/>
                      <w:rPrChange w:id="1476" w:author="Nguyen Hong Nhung (Khoi CNTT)" w:date="2019-08-15T15:35:00Z">
                        <w:rPr>
                          <w:ins w:id="1477" w:author="Nguyen Hong Nhung (Khoi CNTT)" w:date="2019-08-15T15:35:00Z"/>
                          <w:rFonts w:eastAsia="Times New Roman"/>
                          <w:bCs/>
                          <w:lang w:val="vi-VN" w:eastAsia="x-none"/>
                        </w:rPr>
                      </w:rPrChange>
                    </w:rPr>
                  </w:pPr>
                  <w:ins w:id="1478" w:author="Nguyen Hong Nhung (Khoi CNTT)" w:date="2019-08-15T15:35:00Z">
                    <w:r w:rsidRPr="006A6790">
                      <w:rPr>
                        <w:rFonts w:eastAsia="Times New Roman"/>
                        <w:bCs/>
                        <w:sz w:val="20"/>
                        <w:szCs w:val="20"/>
                        <w:lang w:val="vi-VN" w:eastAsia="x-none"/>
                        <w:rPrChange w:id="1479" w:author="Nguyen Hong Nhung (Khoi CNTT)" w:date="2019-08-15T15:35:00Z">
                          <w:rPr>
                            <w:rFonts w:eastAsia="Times New Roman"/>
                            <w:bCs/>
                            <w:lang w:val="vi-VN" w:eastAsia="x-none"/>
                          </w:rPr>
                        </w:rPrChange>
                      </w:rPr>
                      <w:t>Adj Comment</w:t>
                    </w:r>
                  </w:ins>
                </w:p>
              </w:tc>
              <w:tc>
                <w:tcPr>
                  <w:tcW w:w="1080" w:type="dxa"/>
                  <w:tcPrChange w:id="1480" w:author="Nguyen Hong Nhung (Khoi CNTT)" w:date="2019-08-15T15:35:00Z">
                    <w:tcPr>
                      <w:tcW w:w="1451" w:type="dxa"/>
                      <w:gridSpan w:val="2"/>
                    </w:tcPr>
                  </w:tcPrChange>
                </w:tcPr>
                <w:p w14:paraId="2C2DF2FC" w14:textId="77777777" w:rsidR="006A6790" w:rsidRPr="006A6790" w:rsidRDefault="006A6790" w:rsidP="00FA534F">
                  <w:pPr>
                    <w:pStyle w:val="ListParagraph"/>
                    <w:ind w:left="0"/>
                    <w:jc w:val="center"/>
                    <w:rPr>
                      <w:ins w:id="1481" w:author="Nguyen Hong Nhung (Khoi CNTT)" w:date="2019-08-15T15:35:00Z"/>
                      <w:sz w:val="20"/>
                      <w:szCs w:val="20"/>
                      <w:rPrChange w:id="1482" w:author="Nguyen Hong Nhung (Khoi CNTT)" w:date="2019-08-15T15:35:00Z">
                        <w:rPr>
                          <w:ins w:id="1483" w:author="Nguyen Hong Nhung (Khoi CNTT)" w:date="2019-08-15T15:35:00Z"/>
                        </w:rPr>
                      </w:rPrChange>
                    </w:rPr>
                  </w:pPr>
                  <w:ins w:id="1484" w:author="Nguyen Hong Nhung (Khoi CNTT)" w:date="2019-08-15T15:35:00Z">
                    <w:r w:rsidRPr="006A6790">
                      <w:rPr>
                        <w:sz w:val="20"/>
                        <w:szCs w:val="20"/>
                        <w:rPrChange w:id="1485" w:author="Nguyen Hong Nhung (Khoi CNTT)" w:date="2019-08-15T15:35:00Z">
                          <w:rPr/>
                        </w:rPrChange>
                      </w:rPr>
                      <w:t>N</w:t>
                    </w:r>
                  </w:ins>
                </w:p>
              </w:tc>
              <w:tc>
                <w:tcPr>
                  <w:tcW w:w="900" w:type="dxa"/>
                  <w:tcPrChange w:id="1486" w:author="Nguyen Hong Nhung (Khoi CNTT)" w:date="2019-08-15T15:35:00Z">
                    <w:tcPr>
                      <w:tcW w:w="1742" w:type="dxa"/>
                    </w:tcPr>
                  </w:tcPrChange>
                </w:tcPr>
                <w:p w14:paraId="79CF69DC" w14:textId="77777777" w:rsidR="006A6790" w:rsidRPr="006A6790" w:rsidRDefault="006A6790" w:rsidP="00FA534F">
                  <w:pPr>
                    <w:pStyle w:val="ListParagraph"/>
                    <w:ind w:left="0"/>
                    <w:rPr>
                      <w:ins w:id="1487" w:author="Nguyen Hong Nhung (Khoi CNTT)" w:date="2019-08-15T15:35:00Z"/>
                      <w:sz w:val="20"/>
                      <w:szCs w:val="20"/>
                      <w:rPrChange w:id="1488" w:author="Nguyen Hong Nhung (Khoi CNTT)" w:date="2019-08-15T15:35:00Z">
                        <w:rPr>
                          <w:ins w:id="1489" w:author="Nguyen Hong Nhung (Khoi CNTT)" w:date="2019-08-15T15:35:00Z"/>
                        </w:rPr>
                      </w:rPrChange>
                    </w:rPr>
                  </w:pPr>
                  <w:ins w:id="1490" w:author="Nguyen Hong Nhung (Khoi CNTT)" w:date="2019-08-15T15:35:00Z">
                    <w:r w:rsidRPr="006A6790">
                      <w:rPr>
                        <w:sz w:val="20"/>
                        <w:szCs w:val="20"/>
                        <w:rPrChange w:id="1491" w:author="Nguyen Hong Nhung (Khoi CNTT)" w:date="2019-08-15T15:35:00Z">
                          <w:rPr/>
                        </w:rPrChange>
                      </w:rPr>
                      <w:t>Text</w:t>
                    </w:r>
                  </w:ins>
                </w:p>
              </w:tc>
              <w:tc>
                <w:tcPr>
                  <w:tcW w:w="2880" w:type="dxa"/>
                  <w:tcPrChange w:id="1492" w:author="Nguyen Hong Nhung (Khoi CNTT)" w:date="2019-08-15T15:35:00Z">
                    <w:tcPr>
                      <w:tcW w:w="3917" w:type="dxa"/>
                      <w:gridSpan w:val="2"/>
                    </w:tcPr>
                  </w:tcPrChange>
                </w:tcPr>
                <w:p w14:paraId="251D2598" w14:textId="77777777" w:rsidR="006A6790" w:rsidRPr="006A6790" w:rsidRDefault="006A6790" w:rsidP="00FA534F">
                  <w:pPr>
                    <w:rPr>
                      <w:ins w:id="1493" w:author="Nguyen Hong Nhung (Khoi CNTT)" w:date="2019-08-15T15:35:00Z"/>
                      <w:rFonts w:eastAsia="Times New Roman"/>
                      <w:bCs/>
                      <w:sz w:val="20"/>
                      <w:szCs w:val="20"/>
                      <w:lang w:eastAsia="x-none"/>
                      <w:rPrChange w:id="1494" w:author="Nguyen Hong Nhung (Khoi CNTT)" w:date="2019-08-15T15:35:00Z">
                        <w:rPr>
                          <w:ins w:id="1495" w:author="Nguyen Hong Nhung (Khoi CNTT)" w:date="2019-08-15T15:35:00Z"/>
                          <w:rFonts w:eastAsia="Times New Roman"/>
                          <w:bCs/>
                          <w:lang w:eastAsia="x-none"/>
                        </w:rPr>
                      </w:rPrChange>
                    </w:rPr>
                  </w:pPr>
                  <w:ins w:id="1496" w:author="Nguyen Hong Nhung (Khoi CNTT)" w:date="2019-08-15T15:35:00Z">
                    <w:r w:rsidRPr="006A6790">
                      <w:rPr>
                        <w:rFonts w:eastAsia="Times New Roman"/>
                        <w:bCs/>
                        <w:sz w:val="20"/>
                        <w:szCs w:val="20"/>
                        <w:lang w:val="vi-VN" w:eastAsia="x-none"/>
                        <w:rPrChange w:id="1497" w:author="Nguyen Hong Nhung (Khoi CNTT)" w:date="2019-08-15T15:35:00Z">
                          <w:rPr>
                            <w:rFonts w:eastAsia="Times New Roman"/>
                            <w:bCs/>
                            <w:lang w:val="vi-VN" w:eastAsia="x-none"/>
                          </w:rPr>
                        </w:rPrChange>
                      </w:rPr>
                      <w:t>Lý do điều chỉnh</w:t>
                    </w:r>
                    <w:r w:rsidRPr="006A6790">
                      <w:rPr>
                        <w:rFonts w:eastAsia="Times New Roman"/>
                        <w:bCs/>
                        <w:sz w:val="20"/>
                        <w:szCs w:val="20"/>
                        <w:lang w:eastAsia="x-none"/>
                        <w:rPrChange w:id="1498" w:author="Nguyen Hong Nhung (Khoi CNTT)" w:date="2019-08-15T15:35:00Z">
                          <w:rPr>
                            <w:rFonts w:eastAsia="Times New Roman"/>
                            <w:bCs/>
                            <w:lang w:eastAsia="x-none"/>
                          </w:rPr>
                        </w:rPrChange>
                      </w:rPr>
                      <w:t xml:space="preserve"> (nếu có).</w:t>
                    </w:r>
                  </w:ins>
                </w:p>
                <w:p w14:paraId="6A37F7AE" w14:textId="77777777" w:rsidR="006A6790" w:rsidRPr="006A6790" w:rsidRDefault="006A6790" w:rsidP="00FA534F">
                  <w:pPr>
                    <w:rPr>
                      <w:ins w:id="1499" w:author="Nguyen Hong Nhung (Khoi CNTT)" w:date="2019-08-15T15:35:00Z"/>
                      <w:rFonts w:eastAsia="Times New Roman"/>
                      <w:bCs/>
                      <w:sz w:val="20"/>
                      <w:szCs w:val="20"/>
                      <w:lang w:eastAsia="x-none"/>
                      <w:rPrChange w:id="1500" w:author="Nguyen Hong Nhung (Khoi CNTT)" w:date="2019-08-15T15:35:00Z">
                        <w:rPr>
                          <w:ins w:id="1501" w:author="Nguyen Hong Nhung (Khoi CNTT)" w:date="2019-08-15T15:35:00Z"/>
                          <w:rFonts w:eastAsia="Times New Roman"/>
                          <w:bCs/>
                          <w:lang w:eastAsia="x-none"/>
                        </w:rPr>
                      </w:rPrChange>
                    </w:rPr>
                  </w:pPr>
                  <w:ins w:id="1502" w:author="Nguyen Hong Nhung (Khoi CNTT)" w:date="2019-08-15T15:35:00Z">
                    <w:r w:rsidRPr="006A6790">
                      <w:rPr>
                        <w:rFonts w:eastAsia="Times New Roman"/>
                        <w:bCs/>
                        <w:sz w:val="20"/>
                        <w:szCs w:val="20"/>
                        <w:lang w:eastAsia="x-none"/>
                        <w:rPrChange w:id="1503" w:author="Nguyen Hong Nhung (Khoi CNTT)" w:date="2019-08-15T15:35:00Z">
                          <w:rPr>
                            <w:rFonts w:eastAsia="Times New Roman"/>
                            <w:bCs/>
                            <w:lang w:eastAsia="x-none"/>
                          </w:rPr>
                        </w:rPrChange>
                      </w:rPr>
                      <w:t>User nhập tay.</w:t>
                    </w:r>
                  </w:ins>
                </w:p>
              </w:tc>
            </w:tr>
            <w:tr w:rsidR="006A6790" w:rsidRPr="006A6790" w14:paraId="104AABB7" w14:textId="77777777" w:rsidTr="006A6790">
              <w:trPr>
                <w:ins w:id="1504" w:author="Nguyen Hong Nhung (Khoi CNTT)" w:date="2019-08-15T15:35:00Z"/>
              </w:trPr>
              <w:tc>
                <w:tcPr>
                  <w:tcW w:w="1255" w:type="dxa"/>
                  <w:vAlign w:val="center"/>
                  <w:tcPrChange w:id="1505" w:author="Nguyen Hong Nhung (Khoi CNTT)" w:date="2019-08-15T15:35:00Z">
                    <w:tcPr>
                      <w:tcW w:w="2358" w:type="dxa"/>
                      <w:gridSpan w:val="3"/>
                      <w:vAlign w:val="center"/>
                    </w:tcPr>
                  </w:tcPrChange>
                </w:tcPr>
                <w:p w14:paraId="448F3423" w14:textId="77777777" w:rsidR="006A6790" w:rsidRPr="006A6790" w:rsidRDefault="006A6790" w:rsidP="00FA534F">
                  <w:pPr>
                    <w:rPr>
                      <w:ins w:id="1506" w:author="Nguyen Hong Nhung (Khoi CNTT)" w:date="2019-08-15T15:35:00Z"/>
                      <w:rFonts w:eastAsia="Times New Roman"/>
                      <w:bCs/>
                      <w:sz w:val="20"/>
                      <w:szCs w:val="20"/>
                      <w:lang w:eastAsia="x-none"/>
                      <w:rPrChange w:id="1507" w:author="Nguyen Hong Nhung (Khoi CNTT)" w:date="2019-08-15T15:35:00Z">
                        <w:rPr>
                          <w:ins w:id="1508" w:author="Nguyen Hong Nhung (Khoi CNTT)" w:date="2019-08-15T15:35:00Z"/>
                          <w:rFonts w:eastAsia="Times New Roman"/>
                          <w:bCs/>
                          <w:lang w:eastAsia="x-none"/>
                        </w:rPr>
                      </w:rPrChange>
                    </w:rPr>
                  </w:pPr>
                  <w:ins w:id="1509" w:author="Nguyen Hong Nhung (Khoi CNTT)" w:date="2019-08-15T15:35:00Z">
                    <w:r w:rsidRPr="006A6790">
                      <w:rPr>
                        <w:rFonts w:eastAsia="Times New Roman"/>
                        <w:bCs/>
                        <w:sz w:val="20"/>
                        <w:szCs w:val="20"/>
                        <w:lang w:val="vi-VN" w:eastAsia="x-none"/>
                        <w:rPrChange w:id="1510" w:author="Nguyen Hong Nhung (Khoi CNTT)" w:date="2019-08-15T15:35:00Z">
                          <w:rPr>
                            <w:rFonts w:eastAsia="Times New Roman"/>
                            <w:bCs/>
                            <w:lang w:val="vi-VN" w:eastAsia="x-none"/>
                          </w:rPr>
                        </w:rPrChange>
                      </w:rPr>
                      <w:t xml:space="preserve">Updated </w:t>
                    </w:r>
                    <w:r w:rsidRPr="006A6790">
                      <w:rPr>
                        <w:rFonts w:eastAsia="Times New Roman"/>
                        <w:bCs/>
                        <w:sz w:val="20"/>
                        <w:szCs w:val="20"/>
                        <w:lang w:eastAsia="x-none"/>
                        <w:rPrChange w:id="1511" w:author="Nguyen Hong Nhung (Khoi CNTT)" w:date="2019-08-15T15:35:00Z">
                          <w:rPr>
                            <w:rFonts w:eastAsia="Times New Roman"/>
                            <w:bCs/>
                            <w:lang w:eastAsia="x-none"/>
                          </w:rPr>
                        </w:rPrChange>
                      </w:rPr>
                      <w:t>User</w:t>
                    </w:r>
                  </w:ins>
                </w:p>
              </w:tc>
              <w:tc>
                <w:tcPr>
                  <w:tcW w:w="1080" w:type="dxa"/>
                  <w:tcPrChange w:id="1512" w:author="Nguyen Hong Nhung (Khoi CNTT)" w:date="2019-08-15T15:35:00Z">
                    <w:tcPr>
                      <w:tcW w:w="1451" w:type="dxa"/>
                      <w:gridSpan w:val="2"/>
                    </w:tcPr>
                  </w:tcPrChange>
                </w:tcPr>
                <w:p w14:paraId="44D00685" w14:textId="77777777" w:rsidR="006A6790" w:rsidRPr="006A6790" w:rsidRDefault="006A6790" w:rsidP="00FA534F">
                  <w:pPr>
                    <w:pStyle w:val="ListParagraph"/>
                    <w:ind w:left="0"/>
                    <w:jc w:val="center"/>
                    <w:rPr>
                      <w:ins w:id="1513" w:author="Nguyen Hong Nhung (Khoi CNTT)" w:date="2019-08-15T15:35:00Z"/>
                      <w:sz w:val="20"/>
                      <w:szCs w:val="20"/>
                      <w:rPrChange w:id="1514" w:author="Nguyen Hong Nhung (Khoi CNTT)" w:date="2019-08-15T15:35:00Z">
                        <w:rPr>
                          <w:ins w:id="1515" w:author="Nguyen Hong Nhung (Khoi CNTT)" w:date="2019-08-15T15:35:00Z"/>
                        </w:rPr>
                      </w:rPrChange>
                    </w:rPr>
                  </w:pPr>
                  <w:ins w:id="1516" w:author="Nguyen Hong Nhung (Khoi CNTT)" w:date="2019-08-15T15:35:00Z">
                    <w:r w:rsidRPr="006A6790">
                      <w:rPr>
                        <w:sz w:val="20"/>
                        <w:szCs w:val="20"/>
                        <w:rPrChange w:id="1517" w:author="Nguyen Hong Nhung (Khoi CNTT)" w:date="2019-08-15T15:35:00Z">
                          <w:rPr/>
                        </w:rPrChange>
                      </w:rPr>
                      <w:t>Y</w:t>
                    </w:r>
                  </w:ins>
                </w:p>
              </w:tc>
              <w:tc>
                <w:tcPr>
                  <w:tcW w:w="900" w:type="dxa"/>
                  <w:tcPrChange w:id="1518" w:author="Nguyen Hong Nhung (Khoi CNTT)" w:date="2019-08-15T15:35:00Z">
                    <w:tcPr>
                      <w:tcW w:w="1742" w:type="dxa"/>
                    </w:tcPr>
                  </w:tcPrChange>
                </w:tcPr>
                <w:p w14:paraId="7B970271" w14:textId="77777777" w:rsidR="006A6790" w:rsidRPr="006A6790" w:rsidRDefault="006A6790" w:rsidP="00FA534F">
                  <w:pPr>
                    <w:pStyle w:val="ListParagraph"/>
                    <w:ind w:left="0"/>
                    <w:rPr>
                      <w:ins w:id="1519" w:author="Nguyen Hong Nhung (Khoi CNTT)" w:date="2019-08-15T15:35:00Z"/>
                      <w:sz w:val="20"/>
                      <w:szCs w:val="20"/>
                      <w:rPrChange w:id="1520" w:author="Nguyen Hong Nhung (Khoi CNTT)" w:date="2019-08-15T15:35:00Z">
                        <w:rPr>
                          <w:ins w:id="1521" w:author="Nguyen Hong Nhung (Khoi CNTT)" w:date="2019-08-15T15:35:00Z"/>
                        </w:rPr>
                      </w:rPrChange>
                    </w:rPr>
                  </w:pPr>
                  <w:ins w:id="1522" w:author="Nguyen Hong Nhung (Khoi CNTT)" w:date="2019-08-15T15:35:00Z">
                    <w:r w:rsidRPr="006A6790">
                      <w:rPr>
                        <w:sz w:val="20"/>
                        <w:szCs w:val="20"/>
                        <w:rPrChange w:id="1523" w:author="Nguyen Hong Nhung (Khoi CNTT)" w:date="2019-08-15T15:35:00Z">
                          <w:rPr/>
                        </w:rPrChange>
                      </w:rPr>
                      <w:t>Text</w:t>
                    </w:r>
                  </w:ins>
                </w:p>
              </w:tc>
              <w:tc>
                <w:tcPr>
                  <w:tcW w:w="2880" w:type="dxa"/>
                  <w:tcPrChange w:id="1524" w:author="Nguyen Hong Nhung (Khoi CNTT)" w:date="2019-08-15T15:35:00Z">
                    <w:tcPr>
                      <w:tcW w:w="3917" w:type="dxa"/>
                      <w:gridSpan w:val="2"/>
                    </w:tcPr>
                  </w:tcPrChange>
                </w:tcPr>
                <w:p w14:paraId="6B4598FE" w14:textId="77777777" w:rsidR="006A6790" w:rsidRPr="006A6790" w:rsidRDefault="006A6790" w:rsidP="00FA534F">
                  <w:pPr>
                    <w:rPr>
                      <w:ins w:id="1525" w:author="Nguyen Hong Nhung (Khoi CNTT)" w:date="2019-08-15T15:35:00Z"/>
                      <w:rFonts w:eastAsia="Times New Roman"/>
                      <w:bCs/>
                      <w:sz w:val="20"/>
                      <w:szCs w:val="20"/>
                      <w:lang w:eastAsia="x-none"/>
                      <w:rPrChange w:id="1526" w:author="Nguyen Hong Nhung (Khoi CNTT)" w:date="2019-08-15T15:35:00Z">
                        <w:rPr>
                          <w:ins w:id="1527" w:author="Nguyen Hong Nhung (Khoi CNTT)" w:date="2019-08-15T15:35:00Z"/>
                          <w:rFonts w:eastAsia="Times New Roman"/>
                          <w:bCs/>
                          <w:lang w:eastAsia="x-none"/>
                        </w:rPr>
                      </w:rPrChange>
                    </w:rPr>
                  </w:pPr>
                  <w:ins w:id="1528" w:author="Nguyen Hong Nhung (Khoi CNTT)" w:date="2019-08-15T15:35:00Z">
                    <w:r w:rsidRPr="006A6790">
                      <w:rPr>
                        <w:rFonts w:eastAsia="Times New Roman"/>
                        <w:bCs/>
                        <w:sz w:val="20"/>
                        <w:szCs w:val="20"/>
                        <w:lang w:val="vi-VN" w:eastAsia="x-none"/>
                        <w:rPrChange w:id="1529" w:author="Nguyen Hong Nhung (Khoi CNTT)" w:date="2019-08-15T15:35:00Z">
                          <w:rPr>
                            <w:rFonts w:eastAsia="Times New Roman"/>
                            <w:bCs/>
                            <w:lang w:val="vi-VN" w:eastAsia="x-none"/>
                          </w:rPr>
                        </w:rPrChange>
                      </w:rPr>
                      <w:t>Người cập nhật</w:t>
                    </w:r>
                    <w:r w:rsidRPr="006A6790">
                      <w:rPr>
                        <w:rFonts w:eastAsia="Times New Roman"/>
                        <w:bCs/>
                        <w:sz w:val="20"/>
                        <w:szCs w:val="20"/>
                        <w:lang w:eastAsia="x-none"/>
                        <w:rPrChange w:id="1530" w:author="Nguyen Hong Nhung (Khoi CNTT)" w:date="2019-08-15T15:35:00Z">
                          <w:rPr>
                            <w:rFonts w:eastAsia="Times New Roman"/>
                            <w:bCs/>
                            <w:lang w:eastAsia="x-none"/>
                          </w:rPr>
                        </w:rPrChange>
                      </w:rPr>
                      <w:t>.</w:t>
                    </w:r>
                  </w:ins>
                </w:p>
                <w:p w14:paraId="680B3059" w14:textId="442A5BD6" w:rsidR="006A6790" w:rsidRPr="006A6790" w:rsidRDefault="006A6790" w:rsidP="00FA534F">
                  <w:pPr>
                    <w:rPr>
                      <w:ins w:id="1531" w:author="Nguyen Hong Nhung (Khoi CNTT)" w:date="2019-08-15T15:35:00Z"/>
                      <w:rFonts w:eastAsia="Times New Roman"/>
                      <w:bCs/>
                      <w:sz w:val="20"/>
                      <w:szCs w:val="20"/>
                      <w:lang w:eastAsia="x-none"/>
                      <w:rPrChange w:id="1532" w:author="Nguyen Hong Nhung (Khoi CNTT)" w:date="2019-08-15T15:35:00Z">
                        <w:rPr>
                          <w:ins w:id="1533" w:author="Nguyen Hong Nhung (Khoi CNTT)" w:date="2019-08-15T15:35:00Z"/>
                          <w:rFonts w:eastAsia="Times New Roman"/>
                          <w:bCs/>
                          <w:lang w:eastAsia="x-none"/>
                        </w:rPr>
                      </w:rPrChange>
                    </w:rPr>
                  </w:pPr>
                  <w:ins w:id="1534" w:author="Nguyen Hong Nhung (Khoi CNTT)" w:date="2019-08-15T15:35:00Z">
                    <w:r w:rsidRPr="006A6790">
                      <w:rPr>
                        <w:rFonts w:eastAsia="Times New Roman"/>
                        <w:bCs/>
                        <w:sz w:val="20"/>
                        <w:szCs w:val="20"/>
                        <w:lang w:eastAsia="x-none"/>
                        <w:rPrChange w:id="1535" w:author="Nguyen Hong Nhung (Khoi CNTT)" w:date="2019-08-15T15:35:00Z">
                          <w:rPr>
                            <w:rFonts w:eastAsia="Times New Roman"/>
                            <w:bCs/>
                            <w:lang w:eastAsia="x-none"/>
                          </w:rPr>
                        </w:rPrChange>
                      </w:rPr>
                      <w:t>Hệ thống tự động</w:t>
                    </w:r>
                    <w:r w:rsidRPr="00FE55E4">
                      <w:rPr>
                        <w:rFonts w:eastAsia="Times New Roman"/>
                        <w:bCs/>
                        <w:sz w:val="20"/>
                        <w:szCs w:val="20"/>
                        <w:lang w:eastAsia="x-none"/>
                      </w:rPr>
                      <w:t xml:space="preserve"> lấy theo User thêm mới dữ liệu</w:t>
                    </w:r>
                  </w:ins>
                  <w:ins w:id="1536" w:author="Nguyen Hong Nhung (Khoi CNTT)" w:date="2019-08-15T15:37:00Z">
                    <w:r>
                      <w:rPr>
                        <w:rFonts w:eastAsia="Times New Roman"/>
                        <w:bCs/>
                        <w:sz w:val="20"/>
                        <w:szCs w:val="20"/>
                        <w:lang w:eastAsia="x-none"/>
                      </w:rPr>
                      <w:t>. Hiển thị sau khi ấn nút Lưu</w:t>
                    </w:r>
                  </w:ins>
                </w:p>
              </w:tc>
            </w:tr>
            <w:tr w:rsidR="006A6790" w:rsidRPr="006A6790" w14:paraId="36980454" w14:textId="77777777" w:rsidTr="006A6790">
              <w:trPr>
                <w:ins w:id="1537" w:author="Nguyen Hong Nhung (Khoi CNTT)" w:date="2019-08-15T15:35:00Z"/>
              </w:trPr>
              <w:tc>
                <w:tcPr>
                  <w:tcW w:w="1255" w:type="dxa"/>
                  <w:vAlign w:val="center"/>
                  <w:tcPrChange w:id="1538" w:author="Nguyen Hong Nhung (Khoi CNTT)" w:date="2019-08-15T15:35:00Z">
                    <w:tcPr>
                      <w:tcW w:w="2358" w:type="dxa"/>
                      <w:gridSpan w:val="3"/>
                      <w:vAlign w:val="center"/>
                    </w:tcPr>
                  </w:tcPrChange>
                </w:tcPr>
                <w:p w14:paraId="1BAA35BE" w14:textId="77777777" w:rsidR="006A6790" w:rsidRPr="006A6790" w:rsidRDefault="006A6790" w:rsidP="00FA534F">
                  <w:pPr>
                    <w:rPr>
                      <w:ins w:id="1539" w:author="Nguyen Hong Nhung (Khoi CNTT)" w:date="2019-08-15T15:35:00Z"/>
                      <w:rFonts w:eastAsia="Times New Roman"/>
                      <w:bCs/>
                      <w:sz w:val="20"/>
                      <w:szCs w:val="20"/>
                      <w:lang w:eastAsia="x-none"/>
                      <w:rPrChange w:id="1540" w:author="Nguyen Hong Nhung (Khoi CNTT)" w:date="2019-08-15T15:35:00Z">
                        <w:rPr>
                          <w:ins w:id="1541" w:author="Nguyen Hong Nhung (Khoi CNTT)" w:date="2019-08-15T15:35:00Z"/>
                          <w:rFonts w:eastAsia="Times New Roman"/>
                          <w:bCs/>
                          <w:lang w:eastAsia="x-none"/>
                        </w:rPr>
                      </w:rPrChange>
                    </w:rPr>
                  </w:pPr>
                  <w:ins w:id="1542" w:author="Nguyen Hong Nhung (Khoi CNTT)" w:date="2019-08-15T15:35:00Z">
                    <w:r w:rsidRPr="006A6790">
                      <w:rPr>
                        <w:rFonts w:eastAsia="Times New Roman"/>
                        <w:bCs/>
                        <w:sz w:val="20"/>
                        <w:szCs w:val="20"/>
                        <w:lang w:val="vi-VN" w:eastAsia="x-none"/>
                        <w:rPrChange w:id="1543" w:author="Nguyen Hong Nhung (Khoi CNTT)" w:date="2019-08-15T15:35:00Z">
                          <w:rPr>
                            <w:rFonts w:eastAsia="Times New Roman"/>
                            <w:bCs/>
                            <w:lang w:val="vi-VN" w:eastAsia="x-none"/>
                          </w:rPr>
                        </w:rPrChange>
                      </w:rPr>
                      <w:t xml:space="preserve">Updated </w:t>
                    </w:r>
                    <w:r w:rsidRPr="006A6790">
                      <w:rPr>
                        <w:rFonts w:eastAsia="Times New Roman"/>
                        <w:bCs/>
                        <w:sz w:val="20"/>
                        <w:szCs w:val="20"/>
                        <w:lang w:eastAsia="x-none"/>
                        <w:rPrChange w:id="1544" w:author="Nguyen Hong Nhung (Khoi CNTT)" w:date="2019-08-15T15:35:00Z">
                          <w:rPr>
                            <w:rFonts w:eastAsia="Times New Roman"/>
                            <w:bCs/>
                            <w:lang w:eastAsia="x-none"/>
                          </w:rPr>
                        </w:rPrChange>
                      </w:rPr>
                      <w:t>Time</w:t>
                    </w:r>
                  </w:ins>
                </w:p>
              </w:tc>
              <w:tc>
                <w:tcPr>
                  <w:tcW w:w="1080" w:type="dxa"/>
                  <w:tcPrChange w:id="1545" w:author="Nguyen Hong Nhung (Khoi CNTT)" w:date="2019-08-15T15:35:00Z">
                    <w:tcPr>
                      <w:tcW w:w="1451" w:type="dxa"/>
                      <w:gridSpan w:val="2"/>
                    </w:tcPr>
                  </w:tcPrChange>
                </w:tcPr>
                <w:p w14:paraId="6BDC7E95" w14:textId="77777777" w:rsidR="006A6790" w:rsidRPr="006A6790" w:rsidRDefault="006A6790" w:rsidP="00FA534F">
                  <w:pPr>
                    <w:pStyle w:val="ListParagraph"/>
                    <w:ind w:left="0"/>
                    <w:jc w:val="center"/>
                    <w:rPr>
                      <w:ins w:id="1546" w:author="Nguyen Hong Nhung (Khoi CNTT)" w:date="2019-08-15T15:35:00Z"/>
                      <w:sz w:val="20"/>
                      <w:szCs w:val="20"/>
                      <w:rPrChange w:id="1547" w:author="Nguyen Hong Nhung (Khoi CNTT)" w:date="2019-08-15T15:35:00Z">
                        <w:rPr>
                          <w:ins w:id="1548" w:author="Nguyen Hong Nhung (Khoi CNTT)" w:date="2019-08-15T15:35:00Z"/>
                        </w:rPr>
                      </w:rPrChange>
                    </w:rPr>
                  </w:pPr>
                  <w:ins w:id="1549" w:author="Nguyen Hong Nhung (Khoi CNTT)" w:date="2019-08-15T15:35:00Z">
                    <w:r w:rsidRPr="006A6790">
                      <w:rPr>
                        <w:sz w:val="20"/>
                        <w:szCs w:val="20"/>
                        <w:rPrChange w:id="1550" w:author="Nguyen Hong Nhung (Khoi CNTT)" w:date="2019-08-15T15:35:00Z">
                          <w:rPr/>
                        </w:rPrChange>
                      </w:rPr>
                      <w:t>Y</w:t>
                    </w:r>
                  </w:ins>
                </w:p>
              </w:tc>
              <w:tc>
                <w:tcPr>
                  <w:tcW w:w="900" w:type="dxa"/>
                  <w:tcPrChange w:id="1551" w:author="Nguyen Hong Nhung (Khoi CNTT)" w:date="2019-08-15T15:35:00Z">
                    <w:tcPr>
                      <w:tcW w:w="1742" w:type="dxa"/>
                    </w:tcPr>
                  </w:tcPrChange>
                </w:tcPr>
                <w:p w14:paraId="04F0FBB1" w14:textId="77777777" w:rsidR="006A6790" w:rsidRPr="006A6790" w:rsidRDefault="006A6790" w:rsidP="00FA534F">
                  <w:pPr>
                    <w:pStyle w:val="ListParagraph"/>
                    <w:ind w:left="0"/>
                    <w:rPr>
                      <w:ins w:id="1552" w:author="Nguyen Hong Nhung (Khoi CNTT)" w:date="2019-08-15T15:35:00Z"/>
                      <w:sz w:val="20"/>
                      <w:szCs w:val="20"/>
                      <w:rPrChange w:id="1553" w:author="Nguyen Hong Nhung (Khoi CNTT)" w:date="2019-08-15T15:35:00Z">
                        <w:rPr>
                          <w:ins w:id="1554" w:author="Nguyen Hong Nhung (Khoi CNTT)" w:date="2019-08-15T15:35:00Z"/>
                        </w:rPr>
                      </w:rPrChange>
                    </w:rPr>
                  </w:pPr>
                  <w:ins w:id="1555" w:author="Nguyen Hong Nhung (Khoi CNTT)" w:date="2019-08-15T15:35:00Z">
                    <w:r w:rsidRPr="006A6790">
                      <w:rPr>
                        <w:sz w:val="20"/>
                        <w:szCs w:val="20"/>
                        <w:rPrChange w:id="1556" w:author="Nguyen Hong Nhung (Khoi CNTT)" w:date="2019-08-15T15:35:00Z">
                          <w:rPr/>
                        </w:rPrChange>
                      </w:rPr>
                      <w:t>Date Time</w:t>
                    </w:r>
                  </w:ins>
                </w:p>
              </w:tc>
              <w:tc>
                <w:tcPr>
                  <w:tcW w:w="2880" w:type="dxa"/>
                  <w:tcPrChange w:id="1557" w:author="Nguyen Hong Nhung (Khoi CNTT)" w:date="2019-08-15T15:35:00Z">
                    <w:tcPr>
                      <w:tcW w:w="3917" w:type="dxa"/>
                      <w:gridSpan w:val="2"/>
                    </w:tcPr>
                  </w:tcPrChange>
                </w:tcPr>
                <w:p w14:paraId="2BF45572" w14:textId="77777777" w:rsidR="006A6790" w:rsidRPr="006A6790" w:rsidRDefault="006A6790" w:rsidP="00FA534F">
                  <w:pPr>
                    <w:rPr>
                      <w:ins w:id="1558" w:author="Nguyen Hong Nhung (Khoi CNTT)" w:date="2019-08-15T15:35:00Z"/>
                      <w:rFonts w:eastAsia="Times New Roman"/>
                      <w:bCs/>
                      <w:sz w:val="20"/>
                      <w:szCs w:val="20"/>
                      <w:lang w:eastAsia="x-none"/>
                      <w:rPrChange w:id="1559" w:author="Nguyen Hong Nhung (Khoi CNTT)" w:date="2019-08-15T15:35:00Z">
                        <w:rPr>
                          <w:ins w:id="1560" w:author="Nguyen Hong Nhung (Khoi CNTT)" w:date="2019-08-15T15:35:00Z"/>
                          <w:rFonts w:eastAsia="Times New Roman"/>
                          <w:bCs/>
                          <w:lang w:eastAsia="x-none"/>
                        </w:rPr>
                      </w:rPrChange>
                    </w:rPr>
                  </w:pPr>
                  <w:ins w:id="1561" w:author="Nguyen Hong Nhung (Khoi CNTT)" w:date="2019-08-15T15:35:00Z">
                    <w:r w:rsidRPr="006A6790">
                      <w:rPr>
                        <w:rFonts w:eastAsia="Times New Roman"/>
                        <w:bCs/>
                        <w:sz w:val="20"/>
                        <w:szCs w:val="20"/>
                        <w:lang w:val="vi-VN" w:eastAsia="x-none"/>
                        <w:rPrChange w:id="1562" w:author="Nguyen Hong Nhung (Khoi CNTT)" w:date="2019-08-15T15:35:00Z">
                          <w:rPr>
                            <w:rFonts w:eastAsia="Times New Roman"/>
                            <w:bCs/>
                            <w:lang w:val="vi-VN" w:eastAsia="x-none"/>
                          </w:rPr>
                        </w:rPrChange>
                      </w:rPr>
                      <w:t>Thời gian cập nhật</w:t>
                    </w:r>
                    <w:r w:rsidRPr="006A6790">
                      <w:rPr>
                        <w:rFonts w:eastAsia="Times New Roman"/>
                        <w:bCs/>
                        <w:sz w:val="20"/>
                        <w:szCs w:val="20"/>
                        <w:lang w:eastAsia="x-none"/>
                        <w:rPrChange w:id="1563" w:author="Nguyen Hong Nhung (Khoi CNTT)" w:date="2019-08-15T15:35:00Z">
                          <w:rPr>
                            <w:rFonts w:eastAsia="Times New Roman"/>
                            <w:bCs/>
                            <w:lang w:eastAsia="x-none"/>
                          </w:rPr>
                        </w:rPrChange>
                      </w:rPr>
                      <w:t>.</w:t>
                    </w:r>
                  </w:ins>
                </w:p>
                <w:p w14:paraId="577ECD54" w14:textId="21BE0F0A" w:rsidR="006A6790" w:rsidRPr="006A6790" w:rsidRDefault="006A6790" w:rsidP="00FA534F">
                  <w:pPr>
                    <w:rPr>
                      <w:ins w:id="1564" w:author="Nguyen Hong Nhung (Khoi CNTT)" w:date="2019-08-15T15:35:00Z"/>
                      <w:rFonts w:eastAsia="Times New Roman"/>
                      <w:bCs/>
                      <w:sz w:val="20"/>
                      <w:szCs w:val="20"/>
                      <w:lang w:eastAsia="x-none"/>
                      <w:rPrChange w:id="1565" w:author="Nguyen Hong Nhung (Khoi CNTT)" w:date="2019-08-15T15:35:00Z">
                        <w:rPr>
                          <w:ins w:id="1566" w:author="Nguyen Hong Nhung (Khoi CNTT)" w:date="2019-08-15T15:35:00Z"/>
                          <w:rFonts w:eastAsia="Times New Roman"/>
                          <w:bCs/>
                          <w:lang w:eastAsia="x-none"/>
                        </w:rPr>
                      </w:rPrChange>
                    </w:rPr>
                  </w:pPr>
                  <w:ins w:id="1567" w:author="Nguyen Hong Nhung (Khoi CNTT)" w:date="2019-08-15T15:35:00Z">
                    <w:r w:rsidRPr="006A6790">
                      <w:rPr>
                        <w:rFonts w:eastAsia="Times New Roman"/>
                        <w:bCs/>
                        <w:sz w:val="20"/>
                        <w:szCs w:val="20"/>
                        <w:lang w:eastAsia="x-none"/>
                        <w:rPrChange w:id="1568" w:author="Nguyen Hong Nhung (Khoi CNTT)" w:date="2019-08-15T15:35:00Z">
                          <w:rPr>
                            <w:rFonts w:eastAsia="Times New Roman"/>
                            <w:bCs/>
                            <w:lang w:eastAsia="x-none"/>
                          </w:rPr>
                        </w:rPrChange>
                      </w:rPr>
                      <w:t>Hệ thống tự động lấy theo thời gian thêm mới dữ liệu.</w:t>
                    </w:r>
                  </w:ins>
                  <w:ins w:id="1569" w:author="Nguyen Hong Nhung (Khoi CNTT)" w:date="2019-08-15T15:38:00Z">
                    <w:r>
                      <w:rPr>
                        <w:rFonts w:eastAsia="Times New Roman"/>
                        <w:bCs/>
                        <w:sz w:val="20"/>
                        <w:szCs w:val="20"/>
                        <w:lang w:eastAsia="x-none"/>
                      </w:rPr>
                      <w:t xml:space="preserve"> </w:t>
                    </w:r>
                    <w:r>
                      <w:rPr>
                        <w:rFonts w:eastAsia="Times New Roman"/>
                        <w:bCs/>
                        <w:sz w:val="20"/>
                        <w:szCs w:val="20"/>
                        <w:lang w:eastAsia="x-none"/>
                      </w:rPr>
                      <w:t>Hiển thị sau khi ấn nút Lưu</w:t>
                    </w:r>
                  </w:ins>
                </w:p>
              </w:tc>
            </w:tr>
          </w:tbl>
          <w:p w14:paraId="6CE3DEB6" w14:textId="77777777" w:rsidR="004D160A" w:rsidRPr="00A448B2" w:rsidRDefault="004D160A" w:rsidP="00FA534F">
            <w:pPr>
              <w:pStyle w:val="ListParagraph"/>
              <w:numPr>
                <w:ilvl w:val="0"/>
                <w:numId w:val="5"/>
              </w:numPr>
              <w:tabs>
                <w:tab w:val="left" w:pos="5850"/>
              </w:tabs>
              <w:ind w:right="155"/>
              <w:cnfStyle w:val="000100100000" w:firstRow="0" w:lastRow="0" w:firstColumn="0" w:lastColumn="1" w:oddVBand="0" w:evenVBand="0" w:oddHBand="1" w:evenHBand="0" w:firstRowFirstColumn="0" w:firstRowLastColumn="0" w:lastRowFirstColumn="0" w:lastRowLastColumn="0"/>
              <w:rPr>
                <w:ins w:id="1570" w:author="Nguyen Hong Nhung (Khoi CNTT)" w:date="2019-08-15T15:06:00Z"/>
                <w:rFonts w:ascii="Times New Roman" w:eastAsia="Times New Roman" w:hAnsi="Times New Roman" w:cs="Times New Roman"/>
                <w:sz w:val="24"/>
                <w:szCs w:val="24"/>
                <w:lang w:val="en-GB"/>
              </w:rPr>
            </w:pPr>
            <w:ins w:id="1571" w:author="Nguyen Hong Nhung (Khoi CNTT)" w:date="2019-08-15T15:06:00Z">
              <w:r w:rsidRPr="00A448B2">
                <w:rPr>
                  <w:rFonts w:ascii="Times New Roman" w:eastAsia="Times New Roman" w:hAnsi="Times New Roman" w:cs="Times New Roman"/>
                  <w:sz w:val="24"/>
                  <w:szCs w:val="24"/>
                  <w:lang w:val="en-GB"/>
                </w:rPr>
                <w:t>Các trường bắt buộc có dấu *</w:t>
              </w:r>
            </w:ins>
          </w:p>
        </w:tc>
      </w:tr>
      <w:tr w:rsidR="004D160A" w:rsidRPr="00A448B2" w14:paraId="4153B70C" w14:textId="77777777" w:rsidTr="00F26FCA">
        <w:trPr>
          <w:cnfStyle w:val="010000000000" w:firstRow="0" w:lastRow="1" w:firstColumn="0" w:lastColumn="0" w:oddVBand="0" w:evenVBand="0" w:oddHBand="0" w:evenHBand="0" w:firstRowFirstColumn="0" w:firstRowLastColumn="0" w:lastRowFirstColumn="0" w:lastRowLastColumn="0"/>
          <w:ins w:id="1572" w:author="Nguyen Hong Nhung (Khoi CNTT)" w:date="2019-08-15T15:06:00Z"/>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Change w:id="1573" w:author="Nguyen Hong Nhung (Khoi CNTT)" w:date="2019-08-15T15:26:00Z">
              <w:tcPr>
                <w:tcW w:w="1530" w:type="dxa"/>
              </w:tcPr>
            </w:tcPrChange>
          </w:tcPr>
          <w:p w14:paraId="4CDA0F63" w14:textId="73051D87" w:rsidR="004D160A" w:rsidRPr="00A448B2" w:rsidRDefault="004D160A" w:rsidP="00FE55E4">
            <w:pPr>
              <w:ind w:left="-144" w:right="-144"/>
              <w:jc w:val="center"/>
              <w:cnfStyle w:val="011000000000" w:firstRow="0" w:lastRow="1" w:firstColumn="1" w:lastColumn="0" w:oddVBand="0" w:evenVBand="0" w:oddHBand="0" w:evenHBand="0" w:firstRowFirstColumn="0" w:firstRowLastColumn="0" w:lastRowFirstColumn="0" w:lastRowLastColumn="0"/>
              <w:rPr>
                <w:ins w:id="1574" w:author="Nguyen Hong Nhung (Khoi CNTT)" w:date="2019-08-15T15:06:00Z"/>
                <w:rFonts w:ascii="Times New Roman" w:eastAsia="Times New Roman" w:hAnsi="Times New Roman" w:cs="Times New Roman"/>
                <w:sz w:val="24"/>
                <w:szCs w:val="24"/>
                <w:lang w:val="en-GB"/>
              </w:rPr>
            </w:pPr>
            <w:ins w:id="1575" w:author="Nguyen Hong Nhung (Khoi CNTT)" w:date="2019-08-15T15:06:00Z">
              <w:r w:rsidRPr="00A448B2">
                <w:rPr>
                  <w:rFonts w:ascii="Times New Roman" w:eastAsia="Times New Roman" w:hAnsi="Times New Roman" w:cs="Times New Roman"/>
                  <w:sz w:val="24"/>
                  <w:szCs w:val="24"/>
                  <w:lang w:val="en-GB"/>
                </w:rPr>
                <w:t>(4</w:t>
              </w:r>
            </w:ins>
            <w:ins w:id="1576" w:author="Nguyen Hong Nhung (Khoi CNTT)" w:date="2019-08-15T15:24:00Z">
              <w:r w:rsidR="00591C0A">
                <w:rPr>
                  <w:rFonts w:ascii="Times New Roman" w:eastAsia="Times New Roman" w:hAnsi="Times New Roman" w:cs="Times New Roman"/>
                  <w:sz w:val="24"/>
                  <w:szCs w:val="24"/>
                  <w:lang w:val="en-GB"/>
                </w:rPr>
                <w:t>)</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Change w:id="1577" w:author="Nguyen Hong Nhung (Khoi CNTT)" w:date="2019-08-15T15:26:00Z">
              <w:tcPr>
                <w:tcW w:w="1415" w:type="dxa"/>
                <w:tcBorders>
                  <w:left w:val="none" w:sz="0" w:space="0" w:color="auto"/>
                  <w:right w:val="none" w:sz="0" w:space="0" w:color="auto"/>
                </w:tcBorders>
              </w:tcPr>
            </w:tcPrChange>
          </w:tcPr>
          <w:p w14:paraId="648D1D8F" w14:textId="4EDE45F5" w:rsidR="004D160A" w:rsidRPr="00A448B2" w:rsidRDefault="006A6790" w:rsidP="00FA534F">
            <w:pPr>
              <w:ind w:left="-144" w:right="-144"/>
              <w:jc w:val="center"/>
              <w:cnfStyle w:val="010010000000" w:firstRow="0" w:lastRow="1" w:firstColumn="0" w:lastColumn="0" w:oddVBand="1" w:evenVBand="0" w:oddHBand="0" w:evenHBand="0" w:firstRowFirstColumn="0" w:firstRowLastColumn="0" w:lastRowFirstColumn="0" w:lastRowLastColumn="0"/>
              <w:rPr>
                <w:ins w:id="1578" w:author="Nguyen Hong Nhung (Khoi CNTT)" w:date="2019-08-15T15:06:00Z"/>
                <w:rFonts w:ascii="Times New Roman" w:eastAsia="Times New Roman" w:hAnsi="Times New Roman" w:cs="Times New Roman"/>
                <w:sz w:val="24"/>
                <w:szCs w:val="24"/>
                <w:lang w:val="en-GB"/>
              </w:rPr>
            </w:pPr>
            <w:ins w:id="1579" w:author="Nguyen Hong Nhung (Khoi CNTT)" w:date="2019-08-15T15:29:00Z">
              <w:r>
                <w:rPr>
                  <w:rFonts w:ascii="Times New Roman" w:eastAsia="Times New Roman" w:hAnsi="Times New Roman" w:cs="Times New Roman"/>
                  <w:sz w:val="24"/>
                  <w:szCs w:val="24"/>
                  <w:lang w:val="en-GB"/>
                </w:rPr>
                <w:t>BR 1.2.2</w:t>
              </w:r>
              <w:r>
                <w:rPr>
                  <w:rFonts w:ascii="Times New Roman" w:eastAsia="Times New Roman" w:hAnsi="Times New Roman" w:cs="Times New Roman"/>
                  <w:sz w:val="24"/>
                  <w:szCs w:val="24"/>
                  <w:lang w:val="en-GB"/>
                </w:rPr>
                <w:t>.2</w:t>
              </w:r>
            </w:ins>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Change w:id="1580" w:author="Nguyen Hong Nhung (Khoi CNTT)" w:date="2019-08-15T15:26:00Z">
              <w:tcPr>
                <w:tcW w:w="6415" w:type="dxa"/>
              </w:tcPr>
            </w:tcPrChange>
          </w:tcPr>
          <w:p w14:paraId="14B3D390" w14:textId="77777777" w:rsidR="004D160A" w:rsidRPr="00A448B2" w:rsidRDefault="004D160A" w:rsidP="00FA534F">
            <w:pPr>
              <w:tabs>
                <w:tab w:val="left" w:pos="5850"/>
              </w:tabs>
              <w:ind w:right="155"/>
              <w:cnfStyle w:val="010100000000" w:firstRow="0" w:lastRow="1" w:firstColumn="0" w:lastColumn="1" w:oddVBand="0" w:evenVBand="0" w:oddHBand="0" w:evenHBand="0" w:firstRowFirstColumn="0" w:firstRowLastColumn="0" w:lastRowFirstColumn="0" w:lastRowLastColumn="0"/>
              <w:rPr>
                <w:ins w:id="1581" w:author="Nguyen Hong Nhung (Khoi CNTT)" w:date="2019-08-15T15:06:00Z"/>
                <w:rFonts w:ascii="Times New Roman" w:eastAsia="Times New Roman" w:hAnsi="Times New Roman" w:cs="Times New Roman"/>
                <w:sz w:val="24"/>
                <w:szCs w:val="24"/>
                <w:lang w:val="en-GB"/>
              </w:rPr>
            </w:pPr>
            <w:ins w:id="1582" w:author="Nguyen Hong Nhung (Khoi CNTT)" w:date="2019-08-15T15:06:00Z">
              <w:r w:rsidRPr="00A448B2">
                <w:rPr>
                  <w:rFonts w:ascii="Times New Roman" w:eastAsia="Times New Roman" w:hAnsi="Times New Roman" w:cs="Times New Roman"/>
                  <w:sz w:val="24"/>
                  <w:szCs w:val="24"/>
                  <w:lang w:val="en-GB"/>
                </w:rPr>
                <w:t>Validating rules:</w:t>
              </w:r>
            </w:ins>
          </w:p>
          <w:p w14:paraId="51C80245" w14:textId="77777777" w:rsidR="004D160A" w:rsidRPr="00A448B2" w:rsidRDefault="004D160A" w:rsidP="00FA534F">
            <w:pPr>
              <w:pStyle w:val="ListParagraph"/>
              <w:numPr>
                <w:ilvl w:val="0"/>
                <w:numId w:val="5"/>
              </w:numPr>
              <w:tabs>
                <w:tab w:val="left" w:pos="5850"/>
              </w:tabs>
              <w:ind w:right="155"/>
              <w:cnfStyle w:val="010100000000" w:firstRow="0" w:lastRow="1" w:firstColumn="0" w:lastColumn="1" w:oddVBand="0" w:evenVBand="0" w:oddHBand="0" w:evenHBand="0" w:firstRowFirstColumn="0" w:firstRowLastColumn="0" w:lastRowFirstColumn="0" w:lastRowLastColumn="0"/>
              <w:rPr>
                <w:ins w:id="1583" w:author="Nguyen Hong Nhung (Khoi CNTT)" w:date="2019-08-15T15:06:00Z"/>
                <w:rFonts w:ascii="Times New Roman" w:eastAsia="Times New Roman" w:hAnsi="Times New Roman" w:cs="Times New Roman"/>
                <w:sz w:val="24"/>
                <w:szCs w:val="24"/>
                <w:lang w:val="en-GB"/>
              </w:rPr>
            </w:pPr>
            <w:ins w:id="1584" w:author="Nguyen Hong Nhung (Khoi CNTT)" w:date="2019-08-15T15:06:00Z">
              <w:r w:rsidRPr="00A448B2">
                <w:rPr>
                  <w:rFonts w:ascii="Times New Roman" w:eastAsia="Times New Roman" w:hAnsi="Times New Roman" w:cs="Times New Roman"/>
                  <w:sz w:val="24"/>
                  <w:szCs w:val="24"/>
                  <w:lang w:val="en-GB"/>
                </w:rPr>
                <w:t>Check bắt buộc</w:t>
              </w:r>
            </w:ins>
          </w:p>
          <w:p w14:paraId="060FA42C" w14:textId="77777777" w:rsidR="004D160A" w:rsidRPr="006A6790" w:rsidRDefault="004D160A" w:rsidP="00FE55E4">
            <w:pPr>
              <w:pStyle w:val="ListParagraph"/>
              <w:numPr>
                <w:ilvl w:val="0"/>
                <w:numId w:val="5"/>
              </w:numPr>
              <w:tabs>
                <w:tab w:val="left" w:pos="5850"/>
              </w:tabs>
              <w:ind w:right="155"/>
              <w:cnfStyle w:val="010100000000" w:firstRow="0" w:lastRow="1" w:firstColumn="0" w:lastColumn="1" w:oddVBand="0" w:evenVBand="0" w:oddHBand="0" w:evenHBand="0" w:firstRowFirstColumn="0" w:firstRowLastColumn="0" w:lastRowFirstColumn="0" w:lastRowLastColumn="0"/>
              <w:rPr>
                <w:ins w:id="1585" w:author="Nguyen Hong Nhung (Khoi CNTT)" w:date="2019-08-15T15:39:00Z"/>
                <w:rFonts w:ascii="Times New Roman" w:eastAsia="Times New Roman" w:hAnsi="Times New Roman" w:cs="Times New Roman"/>
                <w:sz w:val="24"/>
                <w:szCs w:val="24"/>
                <w:lang w:val="en-GB"/>
                <w:rPrChange w:id="1586" w:author="Nguyen Hong Nhung (Khoi CNTT)" w:date="2019-08-15T15:39:00Z">
                  <w:rPr>
                    <w:ins w:id="1587" w:author="Nguyen Hong Nhung (Khoi CNTT)" w:date="2019-08-15T15:39:00Z"/>
                    <w:rFonts w:ascii="Times New Roman" w:hAnsi="Times New Roman" w:cs="Times New Roman"/>
                    <w:color w:val="1A1A1A"/>
                    <w:sz w:val="24"/>
                    <w:szCs w:val="24"/>
                  </w:rPr>
                </w:rPrChange>
              </w:rPr>
            </w:pPr>
            <w:ins w:id="1588" w:author="Nguyen Hong Nhung (Khoi CNTT)" w:date="2019-08-15T15:06:00Z">
              <w:r w:rsidRPr="00A448B2">
                <w:rPr>
                  <w:rFonts w:ascii="Times New Roman" w:eastAsia="Times New Roman" w:hAnsi="Times New Roman" w:cs="Times New Roman"/>
                  <w:sz w:val="24"/>
                  <w:szCs w:val="24"/>
                  <w:lang w:val="en-GB"/>
                </w:rPr>
                <w:t>Check định dạng, điều kiện theo chi tiết</w:t>
              </w:r>
              <w:r w:rsidR="00591C0A">
                <w:rPr>
                  <w:rFonts w:ascii="Times New Roman" w:eastAsia="Times New Roman" w:hAnsi="Times New Roman" w:cs="Times New Roman"/>
                  <w:sz w:val="24"/>
                  <w:szCs w:val="24"/>
                  <w:lang w:val="en-GB"/>
                </w:rPr>
                <w:t xml:space="preserve"> theo </w:t>
              </w:r>
            </w:ins>
            <w:ins w:id="1589" w:author="Nguyen Hong Nhung (Khoi CNTT)" w:date="2019-08-15T15:25:00Z">
              <w:r w:rsidR="00591C0A" w:rsidRPr="00591C0A">
                <w:rPr>
                  <w:rFonts w:ascii="Times New Roman" w:hAnsi="Times New Roman" w:cs="Times New Roman"/>
                  <w:color w:val="1A1A1A"/>
                  <w:sz w:val="24"/>
                  <w:szCs w:val="24"/>
                  <w:rPrChange w:id="1590" w:author="Nguyen Hong Nhung (Khoi CNTT)" w:date="2019-08-15T15:25:00Z">
                    <w:rPr>
                      <w:rFonts w:ascii="Segoe UI" w:hAnsi="Segoe UI" w:cs="Segoe UI"/>
                      <w:color w:val="1A1A1A"/>
                    </w:rPr>
                  </w:rPrChange>
                </w:rPr>
                <w:t>sb_basel2.TBL_BASEL_CONFIG</w:t>
              </w:r>
            </w:ins>
          </w:p>
          <w:p w14:paraId="010BEB6F" w14:textId="7B654385" w:rsidR="006A6790" w:rsidRPr="00A448B2" w:rsidRDefault="006A6790" w:rsidP="005F000C">
            <w:pPr>
              <w:pStyle w:val="ListParagraph"/>
              <w:numPr>
                <w:ilvl w:val="0"/>
                <w:numId w:val="5"/>
              </w:numPr>
              <w:tabs>
                <w:tab w:val="left" w:pos="5850"/>
              </w:tabs>
              <w:ind w:right="155"/>
              <w:cnfStyle w:val="010100000000" w:firstRow="0" w:lastRow="1" w:firstColumn="0" w:lastColumn="1" w:oddVBand="0" w:evenVBand="0" w:oddHBand="0" w:evenHBand="0" w:firstRowFirstColumn="0" w:firstRowLastColumn="0" w:lastRowFirstColumn="0" w:lastRowLastColumn="0"/>
              <w:rPr>
                <w:ins w:id="1591" w:author="Nguyen Hong Nhung (Khoi CNTT)" w:date="2019-08-15T15:06:00Z"/>
                <w:rFonts w:ascii="Times New Roman" w:eastAsia="Times New Roman" w:hAnsi="Times New Roman" w:cs="Times New Roman"/>
                <w:sz w:val="24"/>
                <w:szCs w:val="24"/>
                <w:lang w:val="en-GB"/>
              </w:rPr>
              <w:pPrChange w:id="1592" w:author="Nguyen Hong Nhung (Khoi CNTT)" w:date="2019-08-15T15:39:00Z">
                <w:pPr>
                  <w:pStyle w:val="ListParagraph"/>
                  <w:numPr>
                    <w:numId w:val="5"/>
                  </w:numPr>
                  <w:tabs>
                    <w:tab w:val="left" w:pos="5850"/>
                  </w:tabs>
                  <w:ind w:right="155" w:hanging="360"/>
                  <w:cnfStyle w:val="010100000000" w:firstRow="0" w:lastRow="1" w:firstColumn="0" w:lastColumn="1" w:oddVBand="0" w:evenVBand="0" w:oddHBand="0" w:evenHBand="0" w:firstRowFirstColumn="0" w:firstRowLastColumn="0" w:lastRowFirstColumn="0" w:lastRowLastColumn="0"/>
                </w:pPr>
              </w:pPrChange>
            </w:pPr>
            <w:ins w:id="1593" w:author="Nguyen Hong Nhung (Khoi CNTT)" w:date="2019-08-15T15:39:00Z">
              <w:r>
                <w:rPr>
                  <w:rFonts w:ascii="Times New Roman" w:hAnsi="Times New Roman" w:cs="Times New Roman"/>
                  <w:color w:val="1A1A1A"/>
                  <w:sz w:val="24"/>
                  <w:szCs w:val="24"/>
                </w:rPr>
                <w:t>Check điều kiện ngày End</w:t>
              </w:r>
              <w:r w:rsidR="005F000C">
                <w:rPr>
                  <w:rFonts w:ascii="Times New Roman" w:hAnsi="Times New Roman" w:cs="Times New Roman"/>
                  <w:color w:val="1A1A1A"/>
                  <w:sz w:val="24"/>
                  <w:szCs w:val="24"/>
                </w:rPr>
                <w:t xml:space="preserve"> &gt;= Ngày </w:t>
              </w:r>
            </w:ins>
            <w:ins w:id="1594" w:author="Nguyen Hong Nhung (Khoi CNTT)" w:date="2019-08-16T10:10:00Z">
              <w:r w:rsidR="00D22D8C">
                <w:rPr>
                  <w:rFonts w:ascii="Times New Roman" w:hAnsi="Times New Roman" w:cs="Times New Roman"/>
                  <w:color w:val="1A1A1A"/>
                  <w:sz w:val="24"/>
                  <w:szCs w:val="24"/>
                </w:rPr>
                <w:t>Begin</w:t>
              </w:r>
            </w:ins>
          </w:p>
        </w:tc>
      </w:tr>
    </w:tbl>
    <w:p w14:paraId="26BC849C" w14:textId="71AC20E7" w:rsidR="000C7A5C" w:rsidRDefault="000C7A5C" w:rsidP="00FE55E4">
      <w:pPr>
        <w:pStyle w:val="Heading4"/>
        <w:numPr>
          <w:ilvl w:val="2"/>
          <w:numId w:val="6"/>
        </w:numPr>
        <w:ind w:left="1440"/>
        <w:rPr>
          <w:ins w:id="1595" w:author="Nguyen Hong Nhung (Khoi CNTT)" w:date="2019-08-15T15:47:00Z"/>
          <w:rFonts w:eastAsia="MS Mincho"/>
          <w:lang w:eastAsia="ja-JP"/>
        </w:rPr>
      </w:pPr>
      <w:ins w:id="1596" w:author="Nguyen Hong Nhung (Khoi CNTT)" w:date="2019-08-15T11:30:00Z">
        <w:r>
          <w:rPr>
            <w:rFonts w:eastAsia="MS Mincho"/>
            <w:lang w:eastAsia="ja-JP"/>
          </w:rPr>
          <w:t>Sửa</w:t>
        </w:r>
        <w:r w:rsidRPr="000C7A5C">
          <w:rPr>
            <w:rFonts w:eastAsia="MS Mincho"/>
            <w:lang w:eastAsia="ja-JP"/>
            <w:rPrChange w:id="1597" w:author="Nguyen Hong Nhung (Khoi CNTT)" w:date="2019-08-15T11:30:00Z">
              <w:rPr>
                <w:lang w:eastAsia="ja-JP"/>
              </w:rPr>
            </w:rPrChange>
          </w:rPr>
          <w:t xml:space="preserve"> dữ liệu</w:t>
        </w:r>
      </w:ins>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01237C" w:rsidRPr="001D105C" w14:paraId="039F2854" w14:textId="77777777" w:rsidTr="00FA534F">
        <w:trPr>
          <w:ins w:id="1598" w:author="Nguyen Hong Nhung (Khoi CNTT)" w:date="2019-08-15T15:47:00Z"/>
        </w:trPr>
        <w:tc>
          <w:tcPr>
            <w:tcW w:w="1078" w:type="pct"/>
            <w:shd w:val="clear" w:color="auto" w:fill="4F81BD"/>
          </w:tcPr>
          <w:p w14:paraId="33CD759D" w14:textId="77777777" w:rsidR="0001237C" w:rsidRPr="001D105C" w:rsidRDefault="0001237C" w:rsidP="00FA534F">
            <w:pPr>
              <w:spacing w:after="40" w:line="360" w:lineRule="auto"/>
              <w:rPr>
                <w:ins w:id="1599" w:author="Nguyen Hong Nhung (Khoi CNTT)" w:date="2019-08-15T15:47:00Z"/>
                <w:rFonts w:eastAsia="Times New Roman"/>
                <w:b/>
                <w:bCs/>
                <w:color w:val="FFFFFF"/>
                <w:lang w:val="en-GB"/>
              </w:rPr>
            </w:pPr>
            <w:ins w:id="1600" w:author="Nguyen Hong Nhung (Khoi CNTT)" w:date="2019-08-15T15:47:00Z">
              <w:r w:rsidRPr="001D105C">
                <w:rPr>
                  <w:rFonts w:eastAsia="Times New Roman"/>
                  <w:b/>
                  <w:bCs/>
                  <w:color w:val="FFFFFF"/>
                  <w:lang w:val="en-GB"/>
                </w:rPr>
                <w:t>Tên</w:t>
              </w:r>
            </w:ins>
          </w:p>
        </w:tc>
        <w:tc>
          <w:tcPr>
            <w:tcW w:w="3922" w:type="pct"/>
            <w:shd w:val="clear" w:color="auto" w:fill="auto"/>
          </w:tcPr>
          <w:p w14:paraId="6C25DD14" w14:textId="488B431D" w:rsidR="0001237C" w:rsidRPr="001D105C" w:rsidRDefault="0001237C" w:rsidP="00FE55E4">
            <w:pPr>
              <w:spacing w:after="40" w:line="360" w:lineRule="auto"/>
              <w:rPr>
                <w:ins w:id="1601" w:author="Nguyen Hong Nhung (Khoi CNTT)" w:date="2019-08-15T15:47:00Z"/>
                <w:rFonts w:eastAsia="Times New Roman"/>
                <w:bCs/>
                <w:lang w:val="en-GB"/>
              </w:rPr>
            </w:pPr>
            <w:ins w:id="1602" w:author="Nguyen Hong Nhung (Khoi CNTT)" w:date="2019-08-15T15:47:00Z">
              <w:r>
                <w:rPr>
                  <w:rFonts w:eastAsia="Times New Roman"/>
                  <w:color w:val="000000"/>
                  <w:lang w:val="en-GB"/>
                </w:rPr>
                <w:t xml:space="preserve">Sửa dữ liệu cho bảng </w:t>
              </w:r>
              <w:r w:rsidR="0059705C">
                <w:rPr>
                  <w:rFonts w:eastAsia="Times New Roman"/>
                  <w:color w:val="000000"/>
                  <w:lang w:val="en-GB"/>
                </w:rPr>
                <w:t>RawData</w:t>
              </w:r>
            </w:ins>
          </w:p>
        </w:tc>
      </w:tr>
      <w:tr w:rsidR="0001237C" w:rsidRPr="001D105C" w14:paraId="2CECFEF5" w14:textId="77777777" w:rsidTr="00FA534F">
        <w:trPr>
          <w:ins w:id="1603" w:author="Nguyen Hong Nhung (Khoi CNTT)" w:date="2019-08-15T15:47:00Z"/>
        </w:trPr>
        <w:tc>
          <w:tcPr>
            <w:tcW w:w="1078" w:type="pct"/>
            <w:shd w:val="clear" w:color="auto" w:fill="4F81BD"/>
          </w:tcPr>
          <w:p w14:paraId="0BDACCC0" w14:textId="77777777" w:rsidR="0001237C" w:rsidRPr="001D105C" w:rsidRDefault="0001237C" w:rsidP="00FA534F">
            <w:pPr>
              <w:spacing w:after="40" w:line="360" w:lineRule="auto"/>
              <w:rPr>
                <w:ins w:id="1604" w:author="Nguyen Hong Nhung (Khoi CNTT)" w:date="2019-08-15T15:47:00Z"/>
                <w:rFonts w:eastAsia="Times New Roman"/>
                <w:b/>
                <w:bCs/>
                <w:color w:val="FFFFFF"/>
                <w:lang w:val="en-GB"/>
              </w:rPr>
            </w:pPr>
            <w:ins w:id="1605" w:author="Nguyen Hong Nhung (Khoi CNTT)" w:date="2019-08-15T15:47:00Z">
              <w:r w:rsidRPr="001D105C">
                <w:rPr>
                  <w:rFonts w:eastAsia="Times New Roman"/>
                  <w:b/>
                  <w:bCs/>
                  <w:color w:val="FFFFFF"/>
                  <w:lang w:val="en-GB"/>
                </w:rPr>
                <w:t>Mô tả</w:t>
              </w:r>
            </w:ins>
          </w:p>
        </w:tc>
        <w:tc>
          <w:tcPr>
            <w:tcW w:w="3922" w:type="pct"/>
          </w:tcPr>
          <w:p w14:paraId="63ED97FF" w14:textId="14751CAC" w:rsidR="0001237C" w:rsidRPr="001D105C" w:rsidRDefault="0001237C" w:rsidP="00FA534F">
            <w:pPr>
              <w:spacing w:after="40" w:line="360" w:lineRule="auto"/>
              <w:rPr>
                <w:ins w:id="1606" w:author="Nguyen Hong Nhung (Khoi CNTT)" w:date="2019-08-15T15:47:00Z"/>
                <w:rFonts w:eastAsia="Times New Roman"/>
                <w:bCs/>
                <w:lang w:val="en-GB"/>
              </w:rPr>
            </w:pPr>
            <w:ins w:id="1607" w:author="Nguyen Hong Nhung (Khoi CNTT)" w:date="2019-08-15T15:47:00Z">
              <w:r>
                <w:rPr>
                  <w:rFonts w:eastAsia="Times New Roman"/>
                  <w:color w:val="000000"/>
                  <w:lang w:val="en-GB"/>
                </w:rPr>
                <w:t xml:space="preserve">Sửa dữ liệu cho bảng </w:t>
              </w:r>
              <w:r w:rsidR="00AB00AA">
                <w:rPr>
                  <w:rFonts w:eastAsia="Times New Roman"/>
                  <w:color w:val="000000"/>
                  <w:lang w:val="en-GB"/>
                </w:rPr>
                <w:t>RawData</w:t>
              </w:r>
            </w:ins>
          </w:p>
        </w:tc>
      </w:tr>
      <w:tr w:rsidR="0001237C" w:rsidRPr="001D105C" w14:paraId="75D499B3" w14:textId="77777777" w:rsidTr="00FA534F">
        <w:trPr>
          <w:ins w:id="1608" w:author="Nguyen Hong Nhung (Khoi CNTT)" w:date="2019-08-15T15:47:00Z"/>
        </w:trPr>
        <w:tc>
          <w:tcPr>
            <w:tcW w:w="1078" w:type="pct"/>
            <w:shd w:val="clear" w:color="auto" w:fill="4F81BD"/>
          </w:tcPr>
          <w:p w14:paraId="1AFDD75F" w14:textId="77777777" w:rsidR="0001237C" w:rsidRPr="001D105C" w:rsidRDefault="0001237C" w:rsidP="00FA534F">
            <w:pPr>
              <w:spacing w:after="40" w:line="360" w:lineRule="auto"/>
              <w:rPr>
                <w:ins w:id="1609" w:author="Nguyen Hong Nhung (Khoi CNTT)" w:date="2019-08-15T15:47:00Z"/>
                <w:rFonts w:eastAsia="Times New Roman"/>
                <w:b/>
                <w:bCs/>
                <w:color w:val="FFFFFF"/>
                <w:lang w:val="en-GB"/>
              </w:rPr>
            </w:pPr>
            <w:ins w:id="1610" w:author="Nguyen Hong Nhung (Khoi CNTT)" w:date="2019-08-15T15:47:00Z">
              <w:r w:rsidRPr="001D105C">
                <w:rPr>
                  <w:rFonts w:eastAsia="Times New Roman"/>
                  <w:b/>
                  <w:bCs/>
                  <w:color w:val="FFFFFF"/>
                  <w:lang w:val="en-GB"/>
                </w:rPr>
                <w:t>Tác nhân</w:t>
              </w:r>
            </w:ins>
          </w:p>
        </w:tc>
        <w:tc>
          <w:tcPr>
            <w:tcW w:w="3922" w:type="pct"/>
          </w:tcPr>
          <w:p w14:paraId="173C0D3D" w14:textId="77777777" w:rsidR="0001237C" w:rsidRPr="001D105C" w:rsidRDefault="0001237C" w:rsidP="00FA534F">
            <w:pPr>
              <w:spacing w:after="40" w:line="360" w:lineRule="auto"/>
              <w:rPr>
                <w:ins w:id="1611" w:author="Nguyen Hong Nhung (Khoi CNTT)" w:date="2019-08-15T15:47:00Z"/>
                <w:rFonts w:eastAsia="Times New Roman"/>
                <w:bCs/>
                <w:lang w:val="en-GB"/>
              </w:rPr>
            </w:pPr>
            <w:ins w:id="1612" w:author="Nguyen Hong Nhung (Khoi CNTT)" w:date="2019-08-15T15:47:00Z">
              <w:r>
                <w:rPr>
                  <w:rFonts w:eastAsia="Times New Roman"/>
                  <w:bCs/>
                  <w:lang w:val="en-GB"/>
                </w:rPr>
                <w:t>User được phân quyền</w:t>
              </w:r>
            </w:ins>
          </w:p>
        </w:tc>
      </w:tr>
      <w:tr w:rsidR="0001237C" w:rsidRPr="001D105C" w14:paraId="1DC12F44" w14:textId="77777777" w:rsidTr="00FA534F">
        <w:trPr>
          <w:ins w:id="1613" w:author="Nguyen Hong Nhung (Khoi CNTT)" w:date="2019-08-15T15:47:00Z"/>
        </w:trPr>
        <w:tc>
          <w:tcPr>
            <w:tcW w:w="1078" w:type="pct"/>
            <w:shd w:val="clear" w:color="auto" w:fill="4F81BD"/>
          </w:tcPr>
          <w:p w14:paraId="78195F3C" w14:textId="77777777" w:rsidR="0001237C" w:rsidRPr="001D105C" w:rsidRDefault="0001237C" w:rsidP="00FA534F">
            <w:pPr>
              <w:spacing w:after="40" w:line="360" w:lineRule="auto"/>
              <w:rPr>
                <w:ins w:id="1614" w:author="Nguyen Hong Nhung (Khoi CNTT)" w:date="2019-08-15T15:47:00Z"/>
                <w:rFonts w:eastAsia="Times New Roman"/>
                <w:b/>
                <w:bCs/>
                <w:color w:val="FFFFFF"/>
                <w:lang w:val="en-GB"/>
              </w:rPr>
            </w:pPr>
            <w:ins w:id="1615" w:author="Nguyen Hong Nhung (Khoi CNTT)" w:date="2019-08-15T15:47:00Z">
              <w:r w:rsidRPr="001D105C">
                <w:rPr>
                  <w:rFonts w:eastAsia="Times New Roman"/>
                  <w:b/>
                  <w:bCs/>
                  <w:color w:val="FFFFFF"/>
                  <w:lang w:val="en-GB"/>
                </w:rPr>
                <w:t>Trigger</w:t>
              </w:r>
            </w:ins>
          </w:p>
        </w:tc>
        <w:tc>
          <w:tcPr>
            <w:tcW w:w="3922" w:type="pct"/>
          </w:tcPr>
          <w:p w14:paraId="006780B4" w14:textId="77777777" w:rsidR="0001237C" w:rsidRPr="001D105C" w:rsidRDefault="0001237C" w:rsidP="00FA534F">
            <w:pPr>
              <w:spacing w:after="40" w:line="360" w:lineRule="auto"/>
              <w:rPr>
                <w:ins w:id="1616" w:author="Nguyen Hong Nhung (Khoi CNTT)" w:date="2019-08-15T15:47:00Z"/>
                <w:rFonts w:eastAsia="Times New Roman"/>
                <w:bCs/>
                <w:lang w:val="en-GB"/>
              </w:rPr>
            </w:pPr>
            <w:ins w:id="1617" w:author="Nguyen Hong Nhung (Khoi CNTT)" w:date="2019-08-15T15:47:00Z">
              <w:r>
                <w:rPr>
                  <w:rFonts w:eastAsia="Times New Roman"/>
                  <w:bCs/>
                  <w:lang w:val="en-GB"/>
                </w:rPr>
                <w:t>Menu Điều chỉnh bảng tham số -&gt; Chọn bảng -&gt; Nhập tiêu chí tìm kiếm bản ghi -&gt; Chọn bản ghi cần sửa -&gt; Chọn nút “Sửa”</w:t>
              </w:r>
            </w:ins>
          </w:p>
        </w:tc>
      </w:tr>
      <w:tr w:rsidR="0001237C" w:rsidRPr="001D105C" w14:paraId="24AC7999" w14:textId="77777777" w:rsidTr="00FA534F">
        <w:trPr>
          <w:ins w:id="1618" w:author="Nguyen Hong Nhung (Khoi CNTT)" w:date="2019-08-15T15:47:00Z"/>
        </w:trPr>
        <w:tc>
          <w:tcPr>
            <w:tcW w:w="1078" w:type="pct"/>
            <w:shd w:val="clear" w:color="auto" w:fill="4F81BD"/>
          </w:tcPr>
          <w:p w14:paraId="173F0E30" w14:textId="77777777" w:rsidR="0001237C" w:rsidRPr="001D105C" w:rsidRDefault="0001237C" w:rsidP="00FA534F">
            <w:pPr>
              <w:spacing w:after="40" w:line="360" w:lineRule="auto"/>
              <w:rPr>
                <w:ins w:id="1619" w:author="Nguyen Hong Nhung (Khoi CNTT)" w:date="2019-08-15T15:47:00Z"/>
                <w:rFonts w:eastAsia="Times New Roman"/>
                <w:b/>
                <w:bCs/>
                <w:color w:val="FFFFFF"/>
                <w:lang w:val="en-GB"/>
              </w:rPr>
            </w:pPr>
            <w:ins w:id="1620" w:author="Nguyen Hong Nhung (Khoi CNTT)" w:date="2019-08-15T15:47:00Z">
              <w:r w:rsidRPr="001D105C">
                <w:rPr>
                  <w:rFonts w:eastAsia="Times New Roman"/>
                  <w:b/>
                  <w:bCs/>
                  <w:color w:val="FFFFFF"/>
                  <w:lang w:val="en-GB"/>
                </w:rPr>
                <w:t>Điều kiện trước</w:t>
              </w:r>
            </w:ins>
          </w:p>
        </w:tc>
        <w:tc>
          <w:tcPr>
            <w:tcW w:w="3922" w:type="pct"/>
          </w:tcPr>
          <w:p w14:paraId="690FF810" w14:textId="77777777" w:rsidR="0001237C" w:rsidRPr="001D105C" w:rsidRDefault="0001237C" w:rsidP="00FA534F">
            <w:pPr>
              <w:spacing w:after="40" w:line="360" w:lineRule="auto"/>
              <w:rPr>
                <w:ins w:id="1621" w:author="Nguyen Hong Nhung (Khoi CNTT)" w:date="2019-08-15T15:47:00Z"/>
                <w:rFonts w:eastAsia="Times New Roman"/>
                <w:bCs/>
                <w:lang w:val="en-GB"/>
              </w:rPr>
            </w:pPr>
            <w:ins w:id="1622" w:author="Nguyen Hong Nhung (Khoi CNTT)" w:date="2019-08-15T15:47:00Z">
              <w:r>
                <w:rPr>
                  <w:rFonts w:eastAsia="MS Mincho"/>
                  <w:bCs/>
                  <w:iCs/>
                  <w:color w:val="000000"/>
                  <w:lang w:eastAsia="ja-JP"/>
                </w:rPr>
                <w:t>Bản ghi trong bảng cần sửa thông tin/ Thông tin chỉnh sửa</w:t>
              </w:r>
            </w:ins>
          </w:p>
        </w:tc>
      </w:tr>
      <w:tr w:rsidR="0001237C" w:rsidRPr="001D105C" w14:paraId="1AB455B8" w14:textId="77777777" w:rsidTr="00FA534F">
        <w:trPr>
          <w:ins w:id="1623" w:author="Nguyen Hong Nhung (Khoi CNTT)" w:date="2019-08-15T15:47:00Z"/>
        </w:trPr>
        <w:tc>
          <w:tcPr>
            <w:tcW w:w="1078" w:type="pct"/>
            <w:shd w:val="clear" w:color="auto" w:fill="4F81BD"/>
          </w:tcPr>
          <w:p w14:paraId="07C198C2" w14:textId="77777777" w:rsidR="0001237C" w:rsidRPr="001D105C" w:rsidRDefault="0001237C" w:rsidP="00FA534F">
            <w:pPr>
              <w:spacing w:after="40" w:line="360" w:lineRule="auto"/>
              <w:rPr>
                <w:ins w:id="1624" w:author="Nguyen Hong Nhung (Khoi CNTT)" w:date="2019-08-15T15:47:00Z"/>
                <w:rFonts w:eastAsia="Times New Roman"/>
                <w:b/>
                <w:bCs/>
                <w:color w:val="FFFFFF"/>
                <w:lang w:val="en-GB"/>
              </w:rPr>
            </w:pPr>
            <w:ins w:id="1625" w:author="Nguyen Hong Nhung (Khoi CNTT)" w:date="2019-08-15T15:47:00Z">
              <w:r w:rsidRPr="001D105C">
                <w:rPr>
                  <w:rFonts w:eastAsia="Times New Roman"/>
                  <w:b/>
                  <w:bCs/>
                  <w:color w:val="FFFFFF"/>
                  <w:lang w:val="en-GB"/>
                </w:rPr>
                <w:t>Điều kiện sau</w:t>
              </w:r>
            </w:ins>
          </w:p>
        </w:tc>
        <w:tc>
          <w:tcPr>
            <w:tcW w:w="3922" w:type="pct"/>
          </w:tcPr>
          <w:p w14:paraId="290E0A78" w14:textId="2500A785" w:rsidR="001373D0" w:rsidRPr="00E54FEA" w:rsidRDefault="00AB00AA" w:rsidP="00FA534F">
            <w:pPr>
              <w:spacing w:line="360" w:lineRule="auto"/>
              <w:ind w:right="0"/>
              <w:rPr>
                <w:ins w:id="1626" w:author="Nguyen Hong Nhung (Khoi CNTT)" w:date="2019-08-15T15:47:00Z"/>
                <w:rFonts w:eastAsia="MS Mincho"/>
                <w:bCs/>
                <w:iCs/>
                <w:color w:val="000000"/>
                <w:lang w:eastAsia="ja-JP"/>
              </w:rPr>
            </w:pPr>
            <w:ins w:id="1627" w:author="Nguyen Hong Nhung (Khoi CNTT)" w:date="2019-08-15T15:48:00Z">
              <w:r w:rsidRPr="00D26622">
                <w:rPr>
                  <w:rFonts w:eastAsia="MS Mincho"/>
                  <w:bCs/>
                  <w:iCs/>
                  <w:color w:val="000000"/>
                  <w:lang w:eastAsia="ja-JP"/>
                </w:rPr>
                <w:t>Bả</w:t>
              </w:r>
              <w:r>
                <w:rPr>
                  <w:rFonts w:eastAsia="MS Mincho"/>
                  <w:bCs/>
                  <w:iCs/>
                  <w:color w:val="000000"/>
                  <w:lang w:eastAsia="ja-JP"/>
                </w:rPr>
                <w:t xml:space="preserve">n ghi </w:t>
              </w:r>
              <w:r>
                <w:rPr>
                  <w:rFonts w:eastAsia="MS Mincho"/>
                  <w:bCs/>
                  <w:iCs/>
                  <w:color w:val="000000"/>
                  <w:lang w:eastAsia="ja-JP"/>
                </w:rPr>
                <w:t xml:space="preserve">chỉnh sửa </w:t>
              </w:r>
              <w:r>
                <w:rPr>
                  <w:rFonts w:eastAsia="MS Mincho"/>
                  <w:bCs/>
                  <w:iCs/>
                  <w:color w:val="000000"/>
                  <w:lang w:eastAsia="ja-JP"/>
                </w:rPr>
                <w:t>được thêm vào Grid của Bảng điều chỉnh dữ liệu và lưu vào DB.</w:t>
              </w:r>
            </w:ins>
          </w:p>
        </w:tc>
      </w:tr>
    </w:tbl>
    <w:p w14:paraId="083AA290" w14:textId="77777777" w:rsidR="00614CBC" w:rsidRDefault="00614CBC" w:rsidP="00614CBC">
      <w:pPr>
        <w:spacing w:before="240" w:after="240" w:line="360" w:lineRule="auto"/>
        <w:rPr>
          <w:ins w:id="1628" w:author="Nguyen Hong Nhung (Khoi CNTT)" w:date="2019-08-15T15:42:00Z"/>
          <w:b/>
          <w:i/>
          <w:u w:val="single"/>
        </w:rPr>
      </w:pPr>
      <w:ins w:id="1629" w:author="Nguyen Hong Nhung (Khoi CNTT)" w:date="2019-08-15T15:40:00Z">
        <w:r w:rsidRPr="001D105C">
          <w:rPr>
            <w:b/>
            <w:i/>
            <w:u w:val="single"/>
          </w:rPr>
          <w:t>Luồng hoạt động</w:t>
        </w:r>
      </w:ins>
    </w:p>
    <w:p w14:paraId="24DA5A37" w14:textId="13CF9369" w:rsidR="005F000C" w:rsidRDefault="0001237C" w:rsidP="0001237C">
      <w:pPr>
        <w:spacing w:before="240" w:after="240" w:line="360" w:lineRule="auto"/>
        <w:rPr>
          <w:ins w:id="1630" w:author="Nguyen Hong Nhung (Khoi CNTT)" w:date="2019-08-15T15:42:00Z"/>
          <w:b/>
          <w:i/>
          <w:u w:val="single"/>
        </w:rPr>
        <w:pPrChange w:id="1631" w:author="Nguyen Hong Nhung (Khoi CNTT)" w:date="2019-08-15T15:46:00Z">
          <w:pPr>
            <w:pStyle w:val="Heading4"/>
            <w:numPr>
              <w:ilvl w:val="2"/>
              <w:numId w:val="6"/>
            </w:numPr>
            <w:ind w:left="1440" w:hanging="720"/>
          </w:pPr>
        </w:pPrChange>
      </w:pPr>
      <w:ins w:id="1632" w:author="Nguyen Hong Nhung (Khoi CNTT)" w:date="2019-08-15T15:46:00Z">
        <w:r>
          <w:object w:dxaOrig="9535" w:dyaOrig="5858" w14:anchorId="4ACEB67D">
            <v:shape id="_x0000_i1050" type="#_x0000_t75" style="width:467.7pt;height:287.35pt" o:ole="">
              <v:imagedata r:id="rId58" o:title=""/>
            </v:shape>
            <o:OLEObject Type="Embed" ProgID="Visio.Drawing.11" ShapeID="_x0000_i1050" DrawAspect="Content" ObjectID="_1627457857" r:id="rId59"/>
          </w:object>
        </w:r>
      </w:ins>
      <w:ins w:id="1633" w:author="Nguyen Hong Nhung (Khoi CNTT)" w:date="2019-08-15T15:42:00Z">
        <w:r w:rsidR="00614CBC" w:rsidRPr="001D105C">
          <w:rPr>
            <w:b/>
            <w:i/>
            <w:u w:val="single"/>
          </w:rPr>
          <w:t>Quy tắc nghiệp vụ (Business Rules)</w:t>
        </w:r>
      </w:ins>
    </w:p>
    <w:tbl>
      <w:tblPr>
        <w:tblStyle w:val="LightList-Accent1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0"/>
        <w:gridCol w:w="1415"/>
        <w:gridCol w:w="6415"/>
        <w:tblGridChange w:id="1634">
          <w:tblGrid>
            <w:gridCol w:w="1530"/>
            <w:gridCol w:w="1415"/>
            <w:gridCol w:w="6415"/>
          </w:tblGrid>
        </w:tblGridChange>
      </w:tblGrid>
      <w:tr w:rsidR="00614CBC" w:rsidRPr="00A448B2" w14:paraId="74C310AE" w14:textId="77777777" w:rsidTr="00FA534F">
        <w:trPr>
          <w:cnfStyle w:val="100000000000" w:firstRow="1" w:lastRow="0" w:firstColumn="0" w:lastColumn="0" w:oddVBand="0" w:evenVBand="0" w:oddHBand="0" w:evenHBand="0" w:firstRowFirstColumn="0" w:firstRowLastColumn="0" w:lastRowFirstColumn="0" w:lastRowLastColumn="0"/>
          <w:tblHeader/>
          <w:ins w:id="1635" w:author="Nguyen Hong Nhung (Khoi CNTT)" w:date="2019-08-15T15:42:00Z"/>
        </w:trPr>
        <w:tc>
          <w:tcPr>
            <w:cnfStyle w:val="001000000000" w:firstRow="0" w:lastRow="0" w:firstColumn="1" w:lastColumn="0" w:oddVBand="0" w:evenVBand="0" w:oddHBand="0" w:evenHBand="0" w:firstRowFirstColumn="0" w:firstRowLastColumn="0" w:lastRowFirstColumn="0" w:lastRowLastColumn="0"/>
            <w:tcW w:w="1530" w:type="dxa"/>
          </w:tcPr>
          <w:p w14:paraId="526B7EE9" w14:textId="77777777" w:rsidR="00614CBC" w:rsidRPr="00A448B2" w:rsidRDefault="00614CBC" w:rsidP="00FA534F">
            <w:pPr>
              <w:spacing w:line="276" w:lineRule="auto"/>
              <w:ind w:left="-144" w:right="-144"/>
              <w:jc w:val="center"/>
              <w:rPr>
                <w:ins w:id="1636" w:author="Nguyen Hong Nhung (Khoi CNTT)" w:date="2019-08-15T15:42:00Z"/>
                <w:rFonts w:ascii="Times New Roman" w:eastAsia="Times New Roman" w:hAnsi="Times New Roman" w:cs="Times New Roman"/>
                <w:sz w:val="24"/>
                <w:szCs w:val="24"/>
                <w:lang w:val="en-GB"/>
              </w:rPr>
            </w:pPr>
            <w:ins w:id="1637" w:author="Nguyen Hong Nhung (Khoi CNTT)" w:date="2019-08-15T15:42:00Z">
              <w:r w:rsidRPr="00A448B2">
                <w:rPr>
                  <w:rFonts w:ascii="Times New Roman" w:eastAsia="Times New Roman" w:hAnsi="Times New Roman" w:cs="Times New Roman"/>
                  <w:sz w:val="24"/>
                  <w:szCs w:val="24"/>
                  <w:lang w:val="en-GB"/>
                </w:rPr>
                <w:t>Hoạt động</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00F09D5F" w14:textId="77777777" w:rsidR="00614CBC" w:rsidRPr="00A448B2" w:rsidRDefault="00614CBC" w:rsidP="00FA534F">
            <w:pPr>
              <w:spacing w:line="276" w:lineRule="auto"/>
              <w:ind w:left="-142" w:right="-320"/>
              <w:jc w:val="center"/>
              <w:rPr>
                <w:ins w:id="1638" w:author="Nguyen Hong Nhung (Khoi CNTT)" w:date="2019-08-15T15:42:00Z"/>
                <w:rFonts w:ascii="Times New Roman" w:eastAsia="Times New Roman" w:hAnsi="Times New Roman" w:cs="Times New Roman"/>
                <w:sz w:val="24"/>
                <w:szCs w:val="24"/>
                <w:lang w:val="en-GB"/>
              </w:rPr>
            </w:pPr>
            <w:ins w:id="1639" w:author="Nguyen Hong Nhung (Khoi CNTT)" w:date="2019-08-15T15:42:00Z">
              <w:r w:rsidRPr="00A448B2">
                <w:rPr>
                  <w:rFonts w:ascii="Times New Roman" w:eastAsia="Times New Roman" w:hAnsi="Times New Roman" w:cs="Times New Roman"/>
                  <w:sz w:val="24"/>
                  <w:szCs w:val="24"/>
                  <w:lang w:val="en-GB"/>
                </w:rPr>
                <w:t>Mã BR</w:t>
              </w:r>
            </w:ins>
          </w:p>
        </w:tc>
        <w:tc>
          <w:tcPr>
            <w:cnfStyle w:val="000100000000" w:firstRow="0" w:lastRow="0" w:firstColumn="0" w:lastColumn="1" w:oddVBand="0" w:evenVBand="0" w:oddHBand="0" w:evenHBand="0" w:firstRowFirstColumn="0" w:firstRowLastColumn="0" w:lastRowFirstColumn="0" w:lastRowLastColumn="0"/>
            <w:tcW w:w="6415" w:type="dxa"/>
          </w:tcPr>
          <w:p w14:paraId="29D1E821" w14:textId="77777777" w:rsidR="00614CBC" w:rsidRPr="00A448B2" w:rsidRDefault="00614CBC" w:rsidP="00FA534F">
            <w:pPr>
              <w:tabs>
                <w:tab w:val="left" w:pos="5850"/>
              </w:tabs>
              <w:spacing w:line="276" w:lineRule="auto"/>
              <w:ind w:left="-142" w:right="155"/>
              <w:jc w:val="center"/>
              <w:rPr>
                <w:ins w:id="1640" w:author="Nguyen Hong Nhung (Khoi CNTT)" w:date="2019-08-15T15:42:00Z"/>
                <w:rFonts w:ascii="Times New Roman" w:eastAsia="Times New Roman" w:hAnsi="Times New Roman" w:cs="Times New Roman"/>
                <w:sz w:val="24"/>
                <w:szCs w:val="24"/>
                <w:lang w:val="en-GB"/>
              </w:rPr>
            </w:pPr>
            <w:ins w:id="1641" w:author="Nguyen Hong Nhung (Khoi CNTT)" w:date="2019-08-15T15:42:00Z">
              <w:r w:rsidRPr="00A448B2">
                <w:rPr>
                  <w:rFonts w:ascii="Times New Roman" w:eastAsia="Times New Roman" w:hAnsi="Times New Roman" w:cs="Times New Roman"/>
                  <w:sz w:val="24"/>
                  <w:szCs w:val="24"/>
                  <w:lang w:val="en-GB"/>
                </w:rPr>
                <w:t>Mô tả</w:t>
              </w:r>
            </w:ins>
          </w:p>
        </w:tc>
      </w:tr>
      <w:tr w:rsidR="00A23D74" w:rsidRPr="00A448B2" w14:paraId="531196B4" w14:textId="77777777" w:rsidTr="00646DC0">
        <w:tblPrEx>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1642" w:author="Nguyen Hong Nhung (Khoi CNTT)" w:date="2019-08-15T15:59:00Z">
            <w:tblPrEx>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cnfStyle w:val="000000100000" w:firstRow="0" w:lastRow="0" w:firstColumn="0" w:lastColumn="0" w:oddVBand="0" w:evenVBand="0" w:oddHBand="1" w:evenHBand="0" w:firstRowFirstColumn="0" w:firstRowLastColumn="0" w:lastRowFirstColumn="0" w:lastRowLastColumn="0"/>
          <w:ins w:id="1643" w:author="Nguyen Hong Nhung (Khoi CNTT)" w:date="2019-08-15T15:49:00Z"/>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Change w:id="1644" w:author="Nguyen Hong Nhung (Khoi CNTT)" w:date="2019-08-15T15:59:00Z">
              <w:tcPr>
                <w:tcW w:w="1530" w:type="dxa"/>
              </w:tcPr>
            </w:tcPrChange>
          </w:tcPr>
          <w:p w14:paraId="35752F10" w14:textId="7C145163" w:rsidR="00A23D74" w:rsidRPr="00A448B2" w:rsidRDefault="00504EF6" w:rsidP="00FA534F">
            <w:pPr>
              <w:ind w:left="-144" w:right="-144"/>
              <w:jc w:val="center"/>
              <w:cnfStyle w:val="001000100000" w:firstRow="0" w:lastRow="0" w:firstColumn="1" w:lastColumn="0" w:oddVBand="0" w:evenVBand="0" w:oddHBand="1" w:evenHBand="0" w:firstRowFirstColumn="0" w:firstRowLastColumn="0" w:lastRowFirstColumn="0" w:lastRowLastColumn="0"/>
              <w:rPr>
                <w:ins w:id="1645" w:author="Nguyen Hong Nhung (Khoi CNTT)" w:date="2019-08-15T15:49:00Z"/>
                <w:rFonts w:eastAsia="Times New Roman"/>
                <w:lang w:val="en-GB"/>
              </w:rPr>
            </w:pPr>
            <w:ins w:id="1646" w:author="Nguyen Hong Nhung (Khoi CNTT)" w:date="2019-08-15T15:49:00Z">
              <w:r>
                <w:rPr>
                  <w:rFonts w:eastAsia="Times New Roman"/>
                  <w:lang w:val="en-GB"/>
                </w:rPr>
                <w:t>(2)</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Change w:id="1647" w:author="Nguyen Hong Nhung (Khoi CNTT)" w:date="2019-08-15T15:59:00Z">
              <w:tcPr>
                <w:tcW w:w="1415" w:type="dxa"/>
              </w:tcPr>
            </w:tcPrChange>
          </w:tcPr>
          <w:p w14:paraId="6B9B47EF" w14:textId="785674EC" w:rsidR="00A23D74" w:rsidRDefault="00A23D74" w:rsidP="00FA534F">
            <w:pPr>
              <w:ind w:left="-144" w:right="-144"/>
              <w:jc w:val="center"/>
              <w:cnfStyle w:val="000010100000" w:firstRow="0" w:lastRow="0" w:firstColumn="0" w:lastColumn="0" w:oddVBand="1" w:evenVBand="0" w:oddHBand="1" w:evenHBand="0" w:firstRowFirstColumn="0" w:firstRowLastColumn="0" w:lastRowFirstColumn="0" w:lastRowLastColumn="0"/>
              <w:rPr>
                <w:ins w:id="1648" w:author="Nguyen Hong Nhung (Khoi CNTT)" w:date="2019-08-15T15:49:00Z"/>
                <w:rFonts w:eastAsia="Times New Roman"/>
                <w:lang w:val="en-GB"/>
              </w:rPr>
            </w:pPr>
            <w:ins w:id="1649" w:author="Nguyen Hong Nhung (Khoi CNTT)" w:date="2019-08-15T15:49:00Z">
              <w:r>
                <w:rPr>
                  <w:rFonts w:ascii="Times New Roman" w:eastAsia="Times New Roman" w:hAnsi="Times New Roman" w:cs="Times New Roman"/>
                  <w:sz w:val="24"/>
                  <w:szCs w:val="24"/>
                  <w:lang w:val="en-GB"/>
                </w:rPr>
                <w:t>BR 1.2.</w:t>
              </w:r>
            </w:ins>
            <w:ins w:id="1650" w:author="Nguyen Hong Nhung (Khoi CNTT)" w:date="2019-08-15T15:58:00Z">
              <w:r w:rsidR="00646DC0">
                <w:rPr>
                  <w:rFonts w:ascii="Times New Roman" w:eastAsia="Times New Roman" w:hAnsi="Times New Roman" w:cs="Times New Roman"/>
                  <w:sz w:val="24"/>
                  <w:szCs w:val="24"/>
                  <w:lang w:val="en-GB"/>
                </w:rPr>
                <w:t>3</w:t>
              </w:r>
            </w:ins>
            <w:ins w:id="1651" w:author="Nguyen Hong Nhung (Khoi CNTT)" w:date="2019-08-15T15:49:00Z">
              <w:r w:rsidRPr="00A448B2">
                <w:rPr>
                  <w:rFonts w:ascii="Times New Roman" w:eastAsia="Times New Roman" w:hAnsi="Times New Roman" w:cs="Times New Roman"/>
                  <w:sz w:val="24"/>
                  <w:szCs w:val="24"/>
                  <w:lang w:val="en-GB"/>
                </w:rPr>
                <w:t>.1</w:t>
              </w:r>
            </w:ins>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Change w:id="1652" w:author="Nguyen Hong Nhung (Khoi CNTT)" w:date="2019-08-15T15:59:00Z">
              <w:tcPr>
                <w:tcW w:w="6415" w:type="dxa"/>
              </w:tcPr>
            </w:tcPrChange>
          </w:tcPr>
          <w:p w14:paraId="252752B7" w14:textId="77777777" w:rsidR="00A23D74" w:rsidRPr="001373D0" w:rsidRDefault="001373D0" w:rsidP="001373D0">
            <w:pPr>
              <w:tabs>
                <w:tab w:val="left" w:pos="5850"/>
              </w:tabs>
              <w:ind w:right="155"/>
              <w:jc w:val="both"/>
              <w:cnfStyle w:val="000100100000" w:firstRow="0" w:lastRow="0" w:firstColumn="0" w:lastColumn="1" w:oddVBand="0" w:evenVBand="0" w:oddHBand="1" w:evenHBand="0" w:firstRowFirstColumn="0" w:firstRowLastColumn="0" w:lastRowFirstColumn="0" w:lastRowLastColumn="0"/>
              <w:rPr>
                <w:ins w:id="1653" w:author="Nguyen Hong Nhung (Khoi CNTT)" w:date="2019-08-15T15:51:00Z"/>
                <w:rFonts w:ascii="Times New Roman" w:eastAsia="Times New Roman" w:hAnsi="Times New Roman" w:cs="Times New Roman"/>
                <w:sz w:val="24"/>
                <w:szCs w:val="24"/>
                <w:lang w:val="en-GB"/>
                <w:rPrChange w:id="1654" w:author="Nguyen Hong Nhung (Khoi CNTT)" w:date="2019-08-15T15:57:00Z">
                  <w:rPr>
                    <w:ins w:id="1655" w:author="Nguyen Hong Nhung (Khoi CNTT)" w:date="2019-08-15T15:51:00Z"/>
                    <w:rFonts w:eastAsia="Times New Roman"/>
                    <w:lang w:val="en-GB"/>
                  </w:rPr>
                </w:rPrChange>
              </w:rPr>
              <w:pPrChange w:id="1656" w:author="Nguyen Hong Nhung (Khoi CNTT)" w:date="2019-08-15T15:57:00Z">
                <w:pPr>
                  <w:tabs>
                    <w:tab w:val="left" w:pos="5850"/>
                  </w:tabs>
                  <w:ind w:right="155"/>
                  <w:cnfStyle w:val="000100100000" w:firstRow="0" w:lastRow="0" w:firstColumn="0" w:lastColumn="1" w:oddVBand="0" w:evenVBand="0" w:oddHBand="1" w:evenHBand="0" w:firstRowFirstColumn="0" w:firstRowLastColumn="0" w:lastRowFirstColumn="0" w:lastRowLastColumn="0"/>
                </w:pPr>
              </w:pPrChange>
            </w:pPr>
            <w:ins w:id="1657" w:author="Nguyen Hong Nhung (Khoi CNTT)" w:date="2019-08-15T15:51:00Z">
              <w:r w:rsidRPr="001373D0">
                <w:rPr>
                  <w:rFonts w:ascii="Times New Roman" w:eastAsia="Times New Roman" w:hAnsi="Times New Roman" w:cs="Times New Roman"/>
                  <w:sz w:val="24"/>
                  <w:szCs w:val="24"/>
                  <w:lang w:val="en-GB"/>
                  <w:rPrChange w:id="1658" w:author="Nguyen Hong Nhung (Khoi CNTT)" w:date="2019-08-15T15:57:00Z">
                    <w:rPr>
                      <w:rFonts w:eastAsia="Times New Roman"/>
                      <w:lang w:val="en-GB"/>
                    </w:rPr>
                  </w:rPrChange>
                </w:rPr>
                <w:t>Quy tắc hiển thị kết quả tìm kiếm:</w:t>
              </w:r>
            </w:ins>
          </w:p>
          <w:p w14:paraId="50B4755B" w14:textId="753A9279" w:rsidR="001373D0" w:rsidRPr="001373D0" w:rsidRDefault="001373D0" w:rsidP="001373D0">
            <w:pPr>
              <w:pStyle w:val="ListParagraph"/>
              <w:numPr>
                <w:ilvl w:val="0"/>
                <w:numId w:val="5"/>
              </w:numPr>
              <w:tabs>
                <w:tab w:val="left" w:pos="5850"/>
              </w:tabs>
              <w:ind w:right="155"/>
              <w:jc w:val="both"/>
              <w:cnfStyle w:val="000100100000" w:firstRow="0" w:lastRow="0" w:firstColumn="0" w:lastColumn="1" w:oddVBand="0" w:evenVBand="0" w:oddHBand="1" w:evenHBand="0" w:firstRowFirstColumn="0" w:firstRowLastColumn="0" w:lastRowFirstColumn="0" w:lastRowLastColumn="0"/>
              <w:rPr>
                <w:ins w:id="1659" w:author="Nguyen Hong Nhung (Khoi CNTT)" w:date="2019-08-15T15:51:00Z"/>
                <w:rFonts w:ascii="Times New Roman" w:eastAsia="Times New Roman" w:hAnsi="Times New Roman" w:cs="Times New Roman"/>
                <w:sz w:val="24"/>
                <w:szCs w:val="24"/>
                <w:lang w:val="en-GB"/>
                <w:rPrChange w:id="1660" w:author="Nguyen Hong Nhung (Khoi CNTT)" w:date="2019-08-15T15:57:00Z">
                  <w:rPr>
                    <w:ins w:id="1661" w:author="Nguyen Hong Nhung (Khoi CNTT)" w:date="2019-08-15T15:51:00Z"/>
                    <w:rFonts w:eastAsia="Times New Roman"/>
                    <w:lang w:val="en-GB"/>
                  </w:rPr>
                </w:rPrChange>
              </w:rPr>
              <w:pPrChange w:id="1662" w:author="Nguyen Hong Nhung (Khoi CNTT)" w:date="2019-08-15T15:57:00Z">
                <w:pPr>
                  <w:tabs>
                    <w:tab w:val="left" w:pos="5850"/>
                  </w:tabs>
                  <w:ind w:right="155"/>
                  <w:cnfStyle w:val="000100100000" w:firstRow="0" w:lastRow="0" w:firstColumn="0" w:lastColumn="1" w:oddVBand="0" w:evenVBand="0" w:oddHBand="1" w:evenHBand="0" w:firstRowFirstColumn="0" w:firstRowLastColumn="0" w:lastRowFirstColumn="0" w:lastRowLastColumn="0"/>
                </w:pPr>
              </w:pPrChange>
            </w:pPr>
            <w:ins w:id="1663" w:author="Nguyen Hong Nhung (Khoi CNTT)" w:date="2019-08-15T15:51:00Z">
              <w:r w:rsidRPr="001373D0">
                <w:rPr>
                  <w:rFonts w:ascii="Times New Roman" w:eastAsia="Times New Roman" w:hAnsi="Times New Roman" w:cs="Times New Roman"/>
                  <w:sz w:val="24"/>
                  <w:szCs w:val="24"/>
                  <w:lang w:val="en-GB"/>
                  <w:rPrChange w:id="1664" w:author="Nguyen Hong Nhung (Khoi CNTT)" w:date="2019-08-15T15:57:00Z">
                    <w:rPr>
                      <w:rFonts w:eastAsia="Times New Roman"/>
                      <w:lang w:val="en-GB"/>
                    </w:rPr>
                  </w:rPrChange>
                </w:rPr>
                <w:t>Chỉ cho phép tìm kiếm theo đầy đủ Key của từng bảng</w:t>
              </w:r>
            </w:ins>
          </w:p>
          <w:p w14:paraId="491F082C" w14:textId="77777777" w:rsidR="001373D0" w:rsidRDefault="001373D0" w:rsidP="001373D0">
            <w:pPr>
              <w:pStyle w:val="ListParagraph"/>
              <w:numPr>
                <w:ilvl w:val="0"/>
                <w:numId w:val="5"/>
              </w:numPr>
              <w:tabs>
                <w:tab w:val="left" w:pos="5850"/>
              </w:tabs>
              <w:ind w:right="155"/>
              <w:jc w:val="both"/>
              <w:cnfStyle w:val="000100100000" w:firstRow="0" w:lastRow="0" w:firstColumn="0" w:lastColumn="1" w:oddVBand="0" w:evenVBand="0" w:oddHBand="1" w:evenHBand="0" w:firstRowFirstColumn="0" w:firstRowLastColumn="0" w:lastRowFirstColumn="0" w:lastRowLastColumn="0"/>
              <w:rPr>
                <w:ins w:id="1665" w:author="Nguyen Hong Nhung (Khoi CNTT)" w:date="2019-08-15T15:58:00Z"/>
                <w:rFonts w:ascii="Times New Roman" w:eastAsia="Times New Roman" w:hAnsi="Times New Roman" w:cs="Times New Roman"/>
                <w:sz w:val="24"/>
                <w:szCs w:val="24"/>
                <w:lang w:val="en-GB"/>
              </w:rPr>
              <w:pPrChange w:id="1666" w:author="Nguyen Hong Nhung (Khoi CNTT)" w:date="2019-08-15T15:58:00Z">
                <w:pPr>
                  <w:tabs>
                    <w:tab w:val="left" w:pos="5850"/>
                  </w:tabs>
                  <w:ind w:right="155"/>
                  <w:cnfStyle w:val="000100100000" w:firstRow="0" w:lastRow="0" w:firstColumn="0" w:lastColumn="1" w:oddVBand="0" w:evenVBand="0" w:oddHBand="1" w:evenHBand="0" w:firstRowFirstColumn="0" w:firstRowLastColumn="0" w:lastRowFirstColumn="0" w:lastRowLastColumn="0"/>
                </w:pPr>
              </w:pPrChange>
            </w:pPr>
            <w:ins w:id="1667" w:author="Nguyen Hong Nhung (Khoi CNTT)" w:date="2019-08-15T15:53:00Z">
              <w:r w:rsidRPr="001373D0">
                <w:rPr>
                  <w:rFonts w:ascii="Times New Roman" w:eastAsia="Times New Roman" w:hAnsi="Times New Roman" w:cs="Times New Roman"/>
                  <w:sz w:val="24"/>
                  <w:szCs w:val="24"/>
                  <w:lang w:val="en-GB"/>
                  <w:rPrChange w:id="1668" w:author="Nguyen Hong Nhung (Khoi CNTT)" w:date="2019-08-15T15:57:00Z">
                    <w:rPr>
                      <w:rFonts w:eastAsia="Times New Roman"/>
                      <w:lang w:val="en-GB"/>
                    </w:rPr>
                  </w:rPrChange>
                </w:rPr>
                <w:t>Nếu không có điều kiện tìm kiếm hệ thống mặc định hiển thị tất cả dữ liệu điều chỉnh trong ngày theo Update time nhỏ dần</w:t>
              </w:r>
            </w:ins>
          </w:p>
          <w:p w14:paraId="3F2394D5" w14:textId="4689679C" w:rsidR="001373D0" w:rsidRPr="001373D0" w:rsidRDefault="001373D0" w:rsidP="001373D0">
            <w:pPr>
              <w:pStyle w:val="ListParagraph"/>
              <w:numPr>
                <w:ilvl w:val="0"/>
                <w:numId w:val="5"/>
              </w:numPr>
              <w:tabs>
                <w:tab w:val="left" w:pos="5850"/>
              </w:tabs>
              <w:ind w:right="155"/>
              <w:jc w:val="both"/>
              <w:cnfStyle w:val="000100100000" w:firstRow="0" w:lastRow="0" w:firstColumn="0" w:lastColumn="1" w:oddVBand="0" w:evenVBand="0" w:oddHBand="1" w:evenHBand="0" w:firstRowFirstColumn="0" w:firstRowLastColumn="0" w:lastRowFirstColumn="0" w:lastRowLastColumn="0"/>
              <w:rPr>
                <w:ins w:id="1669" w:author="Nguyen Hong Nhung (Khoi CNTT)" w:date="2019-08-15T15:49:00Z"/>
                <w:rFonts w:ascii="Times New Roman" w:eastAsia="Times New Roman" w:hAnsi="Times New Roman" w:cs="Times New Roman"/>
                <w:sz w:val="24"/>
                <w:szCs w:val="24"/>
                <w:lang w:val="en-GB"/>
                <w:rPrChange w:id="1670" w:author="Nguyen Hong Nhung (Khoi CNTT)" w:date="2019-08-15T15:58:00Z">
                  <w:rPr>
                    <w:ins w:id="1671" w:author="Nguyen Hong Nhung (Khoi CNTT)" w:date="2019-08-15T15:49:00Z"/>
                    <w:lang w:val="en-GB"/>
                  </w:rPr>
                </w:rPrChange>
              </w:rPr>
              <w:pPrChange w:id="1672" w:author="Nguyen Hong Nhung (Khoi CNTT)" w:date="2019-08-15T15:58:00Z">
                <w:pPr>
                  <w:tabs>
                    <w:tab w:val="left" w:pos="5850"/>
                  </w:tabs>
                  <w:ind w:right="155"/>
                  <w:cnfStyle w:val="000100100000" w:firstRow="0" w:lastRow="0" w:firstColumn="0" w:lastColumn="1" w:oddVBand="0" w:evenVBand="0" w:oddHBand="1" w:evenHBand="0" w:firstRowFirstColumn="0" w:firstRowLastColumn="0" w:lastRowFirstColumn="0" w:lastRowLastColumn="0"/>
                </w:pPr>
              </w:pPrChange>
            </w:pPr>
            <w:ins w:id="1673" w:author="Nguyen Hong Nhung (Khoi CNTT)" w:date="2019-08-15T15:54:00Z">
              <w:r w:rsidRPr="001373D0">
                <w:rPr>
                  <w:rFonts w:ascii="Times New Roman" w:eastAsia="Times New Roman" w:hAnsi="Times New Roman" w:cs="Times New Roman"/>
                  <w:sz w:val="24"/>
                  <w:szCs w:val="24"/>
                  <w:lang w:val="en-GB"/>
                  <w:rPrChange w:id="1674" w:author="Nguyen Hong Nhung (Khoi CNTT)" w:date="2019-08-15T15:58:00Z">
                    <w:rPr>
                      <w:rFonts w:eastAsia="Times New Roman"/>
                      <w:lang w:val="en-GB"/>
                    </w:rPr>
                  </w:rPrChange>
                </w:rPr>
                <w:t>Hệ thống tìm kiếm trong kho dữ liệu là</w:t>
              </w:r>
            </w:ins>
            <w:ins w:id="1675" w:author="Nguyen Hong Nhung (Khoi CNTT)" w:date="2019-08-15T15:57:00Z">
              <w:r w:rsidRPr="001373D0">
                <w:rPr>
                  <w:rFonts w:ascii="Times New Roman" w:eastAsia="Times New Roman" w:hAnsi="Times New Roman" w:cs="Times New Roman"/>
                  <w:sz w:val="24"/>
                  <w:szCs w:val="24"/>
                  <w:lang w:val="en-GB"/>
                  <w:rPrChange w:id="1676" w:author="Nguyen Hong Nhung (Khoi CNTT)" w:date="2019-08-15T15:58:00Z">
                    <w:rPr>
                      <w:rFonts w:eastAsia="Times New Roman"/>
                      <w:lang w:val="en-GB"/>
                    </w:rPr>
                  </w:rPrChange>
                </w:rPr>
                <w:t xml:space="preserve"> cả</w:t>
              </w:r>
            </w:ins>
            <w:ins w:id="1677" w:author="Nguyen Hong Nhung (Khoi CNTT)" w:date="2019-08-15T15:54:00Z">
              <w:r w:rsidRPr="001373D0">
                <w:rPr>
                  <w:rFonts w:ascii="Times New Roman" w:eastAsia="Times New Roman" w:hAnsi="Times New Roman" w:cs="Times New Roman"/>
                  <w:sz w:val="24"/>
                  <w:szCs w:val="24"/>
                  <w:lang w:val="en-GB"/>
                  <w:rPrChange w:id="1678" w:author="Nguyen Hong Nhung (Khoi CNTT)" w:date="2019-08-15T15:58:00Z">
                    <w:rPr>
                      <w:rFonts w:eastAsia="Times New Roman"/>
                      <w:lang w:val="en-GB"/>
                    </w:rPr>
                  </w:rPrChange>
                </w:rPr>
                <w:t xml:space="preserve"> bảng RawData tương ứng lưu ở BI (Dữ liệu ngày</w:t>
              </w:r>
            </w:ins>
            <w:ins w:id="1679" w:author="Nguyen Hong Nhung (Khoi CNTT)" w:date="2019-08-15T15:56:00Z">
              <w:r w:rsidRPr="001373D0">
                <w:rPr>
                  <w:rFonts w:ascii="Times New Roman" w:eastAsia="Times New Roman" w:hAnsi="Times New Roman" w:cs="Times New Roman"/>
                  <w:sz w:val="24"/>
                  <w:szCs w:val="24"/>
                  <w:lang w:val="en-GB"/>
                  <w:rPrChange w:id="1680" w:author="Nguyen Hong Nhung (Khoi CNTT)" w:date="2019-08-15T15:58:00Z">
                    <w:rPr>
                      <w:rFonts w:eastAsia="Times New Roman"/>
                      <w:lang w:val="en-GB"/>
                    </w:rPr>
                  </w:rPrChange>
                </w:rPr>
                <w:t xml:space="preserve"> t-1) và</w:t>
              </w:r>
            </w:ins>
            <w:ins w:id="1681" w:author="Nguyen Hong Nhung (Khoi CNTT)" w:date="2019-08-15T15:57:00Z">
              <w:r w:rsidRPr="001373D0">
                <w:rPr>
                  <w:rFonts w:ascii="Times New Roman" w:eastAsia="Times New Roman" w:hAnsi="Times New Roman" w:cs="Times New Roman"/>
                  <w:sz w:val="24"/>
                  <w:szCs w:val="24"/>
                  <w:lang w:val="en-GB"/>
                  <w:rPrChange w:id="1682" w:author="Nguyen Hong Nhung (Khoi CNTT)" w:date="2019-08-15T15:58:00Z">
                    <w:rPr>
                      <w:rFonts w:eastAsia="Times New Roman"/>
                      <w:lang w:val="en-GB"/>
                    </w:rPr>
                  </w:rPrChange>
                </w:rPr>
                <w:t xml:space="preserve"> bảng ADJ tương ứng (Dữ liệu ngày t)</w:t>
              </w:r>
            </w:ins>
          </w:p>
        </w:tc>
      </w:tr>
      <w:tr w:rsidR="00614CBC" w:rsidRPr="00A448B2" w14:paraId="10C45A92" w14:textId="77777777" w:rsidTr="00FA534F">
        <w:trPr>
          <w:cnfStyle w:val="000000010000" w:firstRow="0" w:lastRow="0" w:firstColumn="0" w:lastColumn="0" w:oddVBand="0" w:evenVBand="0" w:oddHBand="0" w:evenHBand="1" w:firstRowFirstColumn="0" w:firstRowLastColumn="0" w:lastRowFirstColumn="0" w:lastRowLastColumn="0"/>
          <w:ins w:id="1683" w:author="Nguyen Hong Nhung (Khoi CNTT)" w:date="2019-08-15T15:42:00Z"/>
        </w:trPr>
        <w:tc>
          <w:tcPr>
            <w:cnfStyle w:val="001000000000" w:firstRow="0" w:lastRow="0" w:firstColumn="1" w:lastColumn="0" w:oddVBand="0" w:evenVBand="0" w:oddHBand="0" w:evenHBand="0" w:firstRowFirstColumn="0" w:firstRowLastColumn="0" w:lastRowFirstColumn="0" w:lastRowLastColumn="0"/>
            <w:tcW w:w="1530" w:type="dxa"/>
          </w:tcPr>
          <w:p w14:paraId="7A63CE9E" w14:textId="6461756F" w:rsidR="00614CBC" w:rsidRPr="00A448B2" w:rsidRDefault="00646DC0" w:rsidP="00FA534F">
            <w:pPr>
              <w:ind w:left="-144" w:right="-144"/>
              <w:jc w:val="center"/>
              <w:rPr>
                <w:ins w:id="1684" w:author="Nguyen Hong Nhung (Khoi CNTT)" w:date="2019-08-15T15:42:00Z"/>
                <w:rFonts w:ascii="Times New Roman" w:eastAsia="Times New Roman" w:hAnsi="Times New Roman" w:cs="Times New Roman"/>
                <w:sz w:val="24"/>
                <w:szCs w:val="24"/>
                <w:lang w:val="en-GB"/>
              </w:rPr>
            </w:pPr>
            <w:ins w:id="1685" w:author="Nguyen Hong Nhung (Khoi CNTT)" w:date="2019-08-15T15:42:00Z">
              <w:r>
                <w:rPr>
                  <w:rFonts w:ascii="Times New Roman" w:eastAsia="Times New Roman" w:hAnsi="Times New Roman" w:cs="Times New Roman"/>
                  <w:sz w:val="24"/>
                  <w:szCs w:val="24"/>
                  <w:lang w:val="en-GB"/>
                </w:rPr>
                <w:t>(</w:t>
              </w:r>
            </w:ins>
            <w:ins w:id="1686" w:author="Nguyen Hong Nhung (Khoi CNTT)" w:date="2019-08-15T15:59:00Z">
              <w:r>
                <w:rPr>
                  <w:rFonts w:ascii="Times New Roman" w:eastAsia="Times New Roman" w:hAnsi="Times New Roman" w:cs="Times New Roman"/>
                  <w:sz w:val="24"/>
                  <w:szCs w:val="24"/>
                  <w:lang w:val="en-GB"/>
                </w:rPr>
                <w:t>4</w:t>
              </w:r>
            </w:ins>
            <w:ins w:id="1687" w:author="Nguyen Hong Nhung (Khoi CNTT)" w:date="2019-08-15T15:42:00Z">
              <w:r w:rsidR="00614CBC" w:rsidRPr="00A448B2">
                <w:rPr>
                  <w:rFonts w:ascii="Times New Roman" w:eastAsia="Times New Roman" w:hAnsi="Times New Roman" w:cs="Times New Roman"/>
                  <w:sz w:val="24"/>
                  <w:szCs w:val="24"/>
                  <w:lang w:val="en-GB"/>
                </w:rPr>
                <w:t>)</w:t>
              </w:r>
            </w:ins>
          </w:p>
        </w:tc>
        <w:tc>
          <w:tcPr>
            <w:cnfStyle w:val="000010000000" w:firstRow="0" w:lastRow="0" w:firstColumn="0" w:lastColumn="0" w:oddVBand="1" w:evenVBand="0" w:oddHBand="0" w:evenHBand="0" w:firstRowFirstColumn="0" w:firstRowLastColumn="0" w:lastRowFirstColumn="0" w:lastRowLastColumn="0"/>
            <w:tcW w:w="1415" w:type="dxa"/>
            <w:tcBorders>
              <w:left w:val="none" w:sz="0" w:space="0" w:color="auto"/>
              <w:right w:val="none" w:sz="0" w:space="0" w:color="auto"/>
            </w:tcBorders>
          </w:tcPr>
          <w:p w14:paraId="61FA7F1A" w14:textId="32F4DCFF" w:rsidR="00614CBC" w:rsidRPr="00A448B2" w:rsidRDefault="00614CBC" w:rsidP="00FA534F">
            <w:pPr>
              <w:ind w:left="-144" w:right="-144"/>
              <w:jc w:val="center"/>
              <w:rPr>
                <w:ins w:id="1688" w:author="Nguyen Hong Nhung (Khoi CNTT)" w:date="2019-08-15T15:42:00Z"/>
                <w:rFonts w:ascii="Times New Roman" w:eastAsia="Times New Roman" w:hAnsi="Times New Roman" w:cs="Times New Roman"/>
                <w:sz w:val="24"/>
                <w:szCs w:val="24"/>
                <w:lang w:val="en-GB"/>
              </w:rPr>
            </w:pPr>
            <w:ins w:id="1689" w:author="Nguyen Hong Nhung (Khoi CNTT)" w:date="2019-08-15T15:42:00Z">
              <w:r>
                <w:rPr>
                  <w:rFonts w:ascii="Times New Roman" w:eastAsia="Times New Roman" w:hAnsi="Times New Roman" w:cs="Times New Roman"/>
                  <w:sz w:val="24"/>
                  <w:szCs w:val="24"/>
                  <w:lang w:val="en-GB"/>
                </w:rPr>
                <w:t>BR 1.2.</w:t>
              </w:r>
            </w:ins>
            <w:ins w:id="1690" w:author="Nguyen Hong Nhung (Khoi CNTT)" w:date="2019-08-15T15:59:00Z">
              <w:r w:rsidR="00646DC0">
                <w:rPr>
                  <w:rFonts w:ascii="Times New Roman" w:eastAsia="Times New Roman" w:hAnsi="Times New Roman" w:cs="Times New Roman"/>
                  <w:sz w:val="24"/>
                  <w:szCs w:val="24"/>
                  <w:lang w:val="en-GB"/>
                </w:rPr>
                <w:t>3.2</w:t>
              </w:r>
            </w:ins>
          </w:p>
        </w:tc>
        <w:tc>
          <w:tcPr>
            <w:cnfStyle w:val="000100000000" w:firstRow="0" w:lastRow="0" w:firstColumn="0" w:lastColumn="1" w:oddVBand="0" w:evenVBand="0" w:oddHBand="0" w:evenHBand="0" w:firstRowFirstColumn="0" w:firstRowLastColumn="0" w:lastRowFirstColumn="0" w:lastRowLastColumn="0"/>
            <w:tcW w:w="6415" w:type="dxa"/>
          </w:tcPr>
          <w:p w14:paraId="61EB0473" w14:textId="77777777" w:rsidR="00614CBC" w:rsidRDefault="00614CBC" w:rsidP="00FA534F">
            <w:pPr>
              <w:tabs>
                <w:tab w:val="left" w:pos="5850"/>
              </w:tabs>
              <w:ind w:right="155"/>
              <w:rPr>
                <w:ins w:id="1691" w:author="Nguyen Hong Nhung (Khoi CNTT)" w:date="2019-08-15T15:59:00Z"/>
                <w:rFonts w:ascii="Times New Roman" w:eastAsia="Times New Roman" w:hAnsi="Times New Roman" w:cs="Times New Roman"/>
                <w:sz w:val="24"/>
                <w:szCs w:val="24"/>
                <w:lang w:val="en-GB"/>
              </w:rPr>
            </w:pPr>
            <w:ins w:id="1692" w:author="Nguyen Hong Nhung (Khoi CNTT)" w:date="2019-08-15T15:42:00Z">
              <w:r>
                <w:rPr>
                  <w:rFonts w:ascii="Times New Roman" w:eastAsia="Times New Roman" w:hAnsi="Times New Roman" w:cs="Times New Roman"/>
                  <w:sz w:val="24"/>
                  <w:szCs w:val="24"/>
                  <w:lang w:val="en-GB"/>
                </w:rPr>
                <w:t>Quy tắc hiển thị:</w:t>
              </w:r>
            </w:ins>
          </w:p>
          <w:p w14:paraId="1602F568" w14:textId="224BCA7E" w:rsidR="00646DC0" w:rsidRPr="00C944D3" w:rsidRDefault="00C944D3" w:rsidP="00C944D3">
            <w:pPr>
              <w:pStyle w:val="ListParagraph"/>
              <w:numPr>
                <w:ilvl w:val="0"/>
                <w:numId w:val="5"/>
              </w:numPr>
              <w:tabs>
                <w:tab w:val="left" w:pos="5850"/>
              </w:tabs>
              <w:ind w:right="155"/>
              <w:jc w:val="both"/>
              <w:rPr>
                <w:ins w:id="1693" w:author="Nguyen Hong Nhung (Khoi CNTT)" w:date="2019-08-15T15:42:00Z"/>
                <w:rFonts w:ascii="Times New Roman" w:eastAsia="Times New Roman" w:hAnsi="Times New Roman" w:cs="Times New Roman"/>
                <w:sz w:val="24"/>
                <w:szCs w:val="24"/>
                <w:lang w:val="en-GB"/>
                <w:rPrChange w:id="1694" w:author="Nguyen Hong Nhung (Khoi CNTT)" w:date="2019-08-15T16:02:00Z">
                  <w:rPr>
                    <w:ins w:id="1695" w:author="Nguyen Hong Nhung (Khoi CNTT)" w:date="2019-08-15T15:42:00Z"/>
                    <w:lang w:val="en-GB"/>
                  </w:rPr>
                </w:rPrChange>
              </w:rPr>
              <w:pPrChange w:id="1696" w:author="Nguyen Hong Nhung (Khoi CNTT)" w:date="2019-08-15T16:02:00Z">
                <w:pPr>
                  <w:tabs>
                    <w:tab w:val="left" w:pos="5850"/>
                  </w:tabs>
                  <w:ind w:right="155"/>
                </w:pPr>
              </w:pPrChange>
            </w:pPr>
            <w:ins w:id="1697" w:author="Nguyen Hong Nhung (Khoi CNTT)" w:date="2019-08-15T15:59:00Z">
              <w:r w:rsidRPr="00C944D3">
                <w:rPr>
                  <w:rFonts w:ascii="Times New Roman" w:eastAsia="Times New Roman" w:hAnsi="Times New Roman" w:cs="Times New Roman"/>
                  <w:sz w:val="24"/>
                  <w:szCs w:val="24"/>
                  <w:lang w:val="en-GB"/>
                  <w:rPrChange w:id="1698" w:author="Nguyen Hong Nhung (Khoi CNTT)" w:date="2019-08-15T16:02:00Z">
                    <w:rPr>
                      <w:rFonts w:eastAsia="Times New Roman"/>
                      <w:lang w:val="en-GB"/>
                    </w:rPr>
                  </w:rPrChange>
                </w:rPr>
                <w:t>Hệ thống hiển thị trên Grid 1 bản ghi mới sao thông tin từ bản ghi gốc cho phép User chỉnh sửa trên đó. Giá trị các trườn</w:t>
              </w:r>
            </w:ins>
            <w:ins w:id="1699" w:author="Nguyen Hong Nhung (Khoi CNTT)" w:date="2019-08-15T16:00:00Z">
              <w:r w:rsidRPr="00C944D3">
                <w:rPr>
                  <w:rFonts w:ascii="Times New Roman" w:eastAsia="Times New Roman" w:hAnsi="Times New Roman" w:cs="Times New Roman"/>
                  <w:sz w:val="24"/>
                  <w:szCs w:val="24"/>
                  <w:lang w:val="en-GB"/>
                  <w:rPrChange w:id="1700" w:author="Nguyen Hong Nhung (Khoi CNTT)" w:date="2019-08-15T16:02:00Z">
                    <w:rPr>
                      <w:rFonts w:eastAsia="Times New Roman"/>
                      <w:lang w:val="en-GB"/>
                    </w:rPr>
                  </w:rPrChange>
                </w:rPr>
                <w:t>g Key mặc định không được phép chỉnh sửa</w:t>
              </w:r>
            </w:ins>
          </w:p>
          <w:p w14:paraId="1016A139" w14:textId="77777777" w:rsidR="00614CBC" w:rsidRDefault="00614CBC" w:rsidP="00FA534F">
            <w:pPr>
              <w:pStyle w:val="ListParagraph"/>
              <w:numPr>
                <w:ilvl w:val="0"/>
                <w:numId w:val="5"/>
              </w:numPr>
              <w:tabs>
                <w:tab w:val="left" w:pos="5850"/>
              </w:tabs>
              <w:ind w:right="155"/>
              <w:rPr>
                <w:ins w:id="1701" w:author="Nguyen Hong Nhung (Khoi CNTT)" w:date="2019-08-15T15:42:00Z"/>
                <w:rFonts w:ascii="Times New Roman" w:eastAsia="Times New Roman" w:hAnsi="Times New Roman" w:cs="Times New Roman"/>
                <w:sz w:val="24"/>
                <w:szCs w:val="24"/>
                <w:lang w:val="en-GB"/>
              </w:rPr>
            </w:pPr>
            <w:ins w:id="1702" w:author="Nguyen Hong Nhung (Khoi CNTT)" w:date="2019-08-15T15:42:00Z">
              <w:r>
                <w:rPr>
                  <w:rFonts w:ascii="Times New Roman" w:eastAsia="Times New Roman" w:hAnsi="Times New Roman" w:cs="Times New Roman"/>
                  <w:sz w:val="24"/>
                  <w:szCs w:val="24"/>
                  <w:lang w:val="en-GB"/>
                </w:rPr>
                <w:t xml:space="preserve">Grid hiển thị đủ các cột </w:t>
              </w:r>
              <w:proofErr w:type="gramStart"/>
              <w:r>
                <w:rPr>
                  <w:rFonts w:ascii="Times New Roman" w:eastAsia="Times New Roman" w:hAnsi="Times New Roman" w:cs="Times New Roman"/>
                  <w:sz w:val="24"/>
                  <w:szCs w:val="24"/>
                  <w:lang w:val="en-GB"/>
                </w:rPr>
                <w:t>theo</w:t>
              </w:r>
              <w:proofErr w:type="gramEnd"/>
              <w:r>
                <w:rPr>
                  <w:rFonts w:ascii="Times New Roman" w:eastAsia="Times New Roman" w:hAnsi="Times New Roman" w:cs="Times New Roman"/>
                  <w:sz w:val="24"/>
                  <w:szCs w:val="24"/>
                  <w:lang w:val="en-GB"/>
                </w:rPr>
                <w:t xml:space="preserve"> Config cho bảng được chọn. Tất cả các bảng đều mặc định bổ sung thêm 6 trường sau:</w:t>
              </w:r>
            </w:ins>
          </w:p>
          <w:tbl>
            <w:tblPr>
              <w:tblStyle w:val="TableGrid"/>
              <w:tblW w:w="6115" w:type="dxa"/>
              <w:tblLayout w:type="fixed"/>
              <w:tblLook w:val="04A0" w:firstRow="1" w:lastRow="0" w:firstColumn="1" w:lastColumn="0" w:noHBand="0" w:noVBand="1"/>
            </w:tblPr>
            <w:tblGrid>
              <w:gridCol w:w="1255"/>
              <w:gridCol w:w="1080"/>
              <w:gridCol w:w="900"/>
              <w:gridCol w:w="2880"/>
              <w:tblGridChange w:id="1703">
                <w:tblGrid>
                  <w:gridCol w:w="1255"/>
                  <w:gridCol w:w="1080"/>
                  <w:gridCol w:w="900"/>
                  <w:gridCol w:w="2880"/>
                </w:tblGrid>
              </w:tblGridChange>
            </w:tblGrid>
            <w:tr w:rsidR="00614CBC" w:rsidRPr="00FA534F" w14:paraId="0C81B7CF" w14:textId="77777777" w:rsidTr="00FA534F">
              <w:trPr>
                <w:tblHeader/>
                <w:ins w:id="1704" w:author="Nguyen Hong Nhung (Khoi CNTT)" w:date="2019-08-15T15:42:00Z"/>
              </w:trPr>
              <w:tc>
                <w:tcPr>
                  <w:tcW w:w="1255" w:type="dxa"/>
                  <w:shd w:val="clear" w:color="auto" w:fill="8DB3E2" w:themeFill="text2" w:themeFillTint="66"/>
                </w:tcPr>
                <w:p w14:paraId="4F33BB55" w14:textId="77777777" w:rsidR="00614CBC" w:rsidRPr="00FA534F" w:rsidRDefault="00614CBC" w:rsidP="00FA534F">
                  <w:pPr>
                    <w:pStyle w:val="ListParagraph"/>
                    <w:ind w:left="0"/>
                    <w:jc w:val="center"/>
                    <w:rPr>
                      <w:ins w:id="1705" w:author="Nguyen Hong Nhung (Khoi CNTT)" w:date="2019-08-15T15:42:00Z"/>
                      <w:b/>
                      <w:sz w:val="20"/>
                      <w:szCs w:val="20"/>
                    </w:rPr>
                  </w:pPr>
                  <w:ins w:id="1706" w:author="Nguyen Hong Nhung (Khoi CNTT)" w:date="2019-08-15T15:42:00Z">
                    <w:r w:rsidRPr="00FA534F">
                      <w:rPr>
                        <w:b/>
                        <w:sz w:val="20"/>
                        <w:szCs w:val="20"/>
                      </w:rPr>
                      <w:t>Trường</w:t>
                    </w:r>
                  </w:ins>
                </w:p>
              </w:tc>
              <w:tc>
                <w:tcPr>
                  <w:tcW w:w="1080" w:type="dxa"/>
                  <w:shd w:val="clear" w:color="auto" w:fill="8DB3E2" w:themeFill="text2" w:themeFillTint="66"/>
                </w:tcPr>
                <w:p w14:paraId="0EA68B7E" w14:textId="77777777" w:rsidR="00614CBC" w:rsidRPr="00FA534F" w:rsidRDefault="00614CBC" w:rsidP="00FA534F">
                  <w:pPr>
                    <w:pStyle w:val="ListParagraph"/>
                    <w:ind w:left="0"/>
                    <w:jc w:val="center"/>
                    <w:rPr>
                      <w:ins w:id="1707" w:author="Nguyen Hong Nhung (Khoi CNTT)" w:date="2019-08-15T15:42:00Z"/>
                      <w:b/>
                      <w:sz w:val="20"/>
                      <w:szCs w:val="20"/>
                    </w:rPr>
                  </w:pPr>
                  <w:ins w:id="1708" w:author="Nguyen Hong Nhung (Khoi CNTT)" w:date="2019-08-15T15:42:00Z">
                    <w:r w:rsidRPr="00FA534F">
                      <w:rPr>
                        <w:b/>
                        <w:sz w:val="20"/>
                        <w:szCs w:val="20"/>
                      </w:rPr>
                      <w:t>Bắt buộc nhập?</w:t>
                    </w:r>
                  </w:ins>
                </w:p>
              </w:tc>
              <w:tc>
                <w:tcPr>
                  <w:tcW w:w="900" w:type="dxa"/>
                  <w:shd w:val="clear" w:color="auto" w:fill="8DB3E2" w:themeFill="text2" w:themeFillTint="66"/>
                </w:tcPr>
                <w:p w14:paraId="26420B8F" w14:textId="77777777" w:rsidR="00614CBC" w:rsidRPr="00FA534F" w:rsidRDefault="00614CBC" w:rsidP="00FA534F">
                  <w:pPr>
                    <w:pStyle w:val="ListParagraph"/>
                    <w:ind w:left="0"/>
                    <w:jc w:val="center"/>
                    <w:rPr>
                      <w:ins w:id="1709" w:author="Nguyen Hong Nhung (Khoi CNTT)" w:date="2019-08-15T15:42:00Z"/>
                      <w:b/>
                      <w:sz w:val="20"/>
                      <w:szCs w:val="20"/>
                    </w:rPr>
                  </w:pPr>
                  <w:ins w:id="1710" w:author="Nguyen Hong Nhung (Khoi CNTT)" w:date="2019-08-15T15:42:00Z">
                    <w:r w:rsidRPr="00FA534F">
                      <w:rPr>
                        <w:b/>
                        <w:sz w:val="20"/>
                        <w:szCs w:val="20"/>
                      </w:rPr>
                      <w:t>Định dạng</w:t>
                    </w:r>
                  </w:ins>
                </w:p>
              </w:tc>
              <w:tc>
                <w:tcPr>
                  <w:tcW w:w="2880" w:type="dxa"/>
                  <w:shd w:val="clear" w:color="auto" w:fill="8DB3E2" w:themeFill="text2" w:themeFillTint="66"/>
                </w:tcPr>
                <w:p w14:paraId="4EC23BEC" w14:textId="77777777" w:rsidR="00614CBC" w:rsidRPr="00FA534F" w:rsidRDefault="00614CBC" w:rsidP="00FA534F">
                  <w:pPr>
                    <w:pStyle w:val="ListParagraph"/>
                    <w:ind w:left="0"/>
                    <w:jc w:val="center"/>
                    <w:rPr>
                      <w:ins w:id="1711" w:author="Nguyen Hong Nhung (Khoi CNTT)" w:date="2019-08-15T15:42:00Z"/>
                      <w:b/>
                      <w:sz w:val="20"/>
                      <w:szCs w:val="20"/>
                    </w:rPr>
                  </w:pPr>
                  <w:ins w:id="1712" w:author="Nguyen Hong Nhung (Khoi CNTT)" w:date="2019-08-15T15:42:00Z">
                    <w:r w:rsidRPr="00FA534F">
                      <w:rPr>
                        <w:b/>
                        <w:sz w:val="20"/>
                        <w:szCs w:val="20"/>
                      </w:rPr>
                      <w:t>Ý nghĩa</w:t>
                    </w:r>
                  </w:ins>
                </w:p>
              </w:tc>
            </w:tr>
            <w:tr w:rsidR="00614CBC" w:rsidRPr="00FA534F" w14:paraId="4D5EA7CC" w14:textId="77777777" w:rsidTr="00FA534F">
              <w:trPr>
                <w:trHeight w:val="611"/>
                <w:ins w:id="1713" w:author="Nguyen Hong Nhung (Khoi CNTT)" w:date="2019-08-15T15:42:00Z"/>
              </w:trPr>
              <w:tc>
                <w:tcPr>
                  <w:tcW w:w="1255" w:type="dxa"/>
                  <w:vAlign w:val="center"/>
                </w:tcPr>
                <w:p w14:paraId="67754954" w14:textId="77777777" w:rsidR="00614CBC" w:rsidRPr="00FA534F" w:rsidRDefault="00614CBC" w:rsidP="00FA534F">
                  <w:pPr>
                    <w:rPr>
                      <w:ins w:id="1714" w:author="Nguyen Hong Nhung (Khoi CNTT)" w:date="2019-08-15T15:42:00Z"/>
                      <w:rFonts w:eastAsia="Times New Roman"/>
                      <w:bCs/>
                      <w:sz w:val="20"/>
                      <w:szCs w:val="20"/>
                      <w:lang w:val="vi-VN" w:eastAsia="x-none"/>
                    </w:rPr>
                  </w:pPr>
                  <w:ins w:id="1715" w:author="Nguyen Hong Nhung (Khoi CNTT)" w:date="2019-08-15T15:42:00Z">
                    <w:r w:rsidRPr="00FA534F">
                      <w:rPr>
                        <w:rFonts w:eastAsia="Times New Roman"/>
                        <w:bCs/>
                        <w:sz w:val="20"/>
                        <w:szCs w:val="20"/>
                        <w:lang w:val="vi-VN" w:eastAsia="x-none"/>
                      </w:rPr>
                      <w:t>Adj Type</w:t>
                    </w:r>
                  </w:ins>
                </w:p>
              </w:tc>
              <w:tc>
                <w:tcPr>
                  <w:tcW w:w="1080" w:type="dxa"/>
                </w:tcPr>
                <w:p w14:paraId="198B0026" w14:textId="77777777" w:rsidR="00614CBC" w:rsidRPr="00FA534F" w:rsidRDefault="00614CBC" w:rsidP="00FA534F">
                  <w:pPr>
                    <w:pStyle w:val="ListParagraph"/>
                    <w:ind w:left="0"/>
                    <w:jc w:val="center"/>
                    <w:rPr>
                      <w:ins w:id="1716" w:author="Nguyen Hong Nhung (Khoi CNTT)" w:date="2019-08-15T15:42:00Z"/>
                      <w:sz w:val="20"/>
                      <w:szCs w:val="20"/>
                    </w:rPr>
                  </w:pPr>
                  <w:ins w:id="1717" w:author="Nguyen Hong Nhung (Khoi CNTT)" w:date="2019-08-15T15:42:00Z">
                    <w:r w:rsidRPr="00FA534F">
                      <w:rPr>
                        <w:sz w:val="20"/>
                        <w:szCs w:val="20"/>
                      </w:rPr>
                      <w:t>N</w:t>
                    </w:r>
                  </w:ins>
                </w:p>
              </w:tc>
              <w:tc>
                <w:tcPr>
                  <w:tcW w:w="900" w:type="dxa"/>
                </w:tcPr>
                <w:p w14:paraId="0491631D" w14:textId="77777777" w:rsidR="00614CBC" w:rsidRPr="00FA534F" w:rsidRDefault="00614CBC" w:rsidP="00FA534F">
                  <w:pPr>
                    <w:pStyle w:val="ListParagraph"/>
                    <w:ind w:left="0"/>
                    <w:rPr>
                      <w:ins w:id="1718" w:author="Nguyen Hong Nhung (Khoi CNTT)" w:date="2019-08-15T15:42:00Z"/>
                      <w:sz w:val="20"/>
                      <w:szCs w:val="20"/>
                    </w:rPr>
                  </w:pPr>
                  <w:ins w:id="1719" w:author="Nguyen Hong Nhung (Khoi CNTT)" w:date="2019-08-15T15:42:00Z">
                    <w:r w:rsidRPr="00FA534F">
                      <w:rPr>
                        <w:sz w:val="20"/>
                        <w:szCs w:val="20"/>
                      </w:rPr>
                      <w:t>Drop down list</w:t>
                    </w:r>
                  </w:ins>
                </w:p>
              </w:tc>
              <w:tc>
                <w:tcPr>
                  <w:tcW w:w="2880" w:type="dxa"/>
                </w:tcPr>
                <w:p w14:paraId="5893F094" w14:textId="77777777" w:rsidR="00614CBC" w:rsidRPr="00FA534F" w:rsidRDefault="00614CBC" w:rsidP="00FA534F">
                  <w:pPr>
                    <w:rPr>
                      <w:ins w:id="1720" w:author="Nguyen Hong Nhung (Khoi CNTT)" w:date="2019-08-15T15:42:00Z"/>
                      <w:rFonts w:eastAsia="Times New Roman"/>
                      <w:bCs/>
                      <w:sz w:val="20"/>
                      <w:szCs w:val="20"/>
                      <w:lang w:eastAsia="x-none"/>
                    </w:rPr>
                  </w:pPr>
                  <w:ins w:id="1721" w:author="Nguyen Hong Nhung (Khoi CNTT)" w:date="2019-08-15T15:42:00Z">
                    <w:r w:rsidRPr="00FA534F">
                      <w:rPr>
                        <w:rFonts w:eastAsia="Times New Roman"/>
                        <w:bCs/>
                        <w:sz w:val="20"/>
                        <w:szCs w:val="20"/>
                        <w:lang w:val="vi-VN" w:eastAsia="x-none"/>
                      </w:rPr>
                      <w:t>Loại điều chỉnh</w:t>
                    </w:r>
                    <w:r w:rsidRPr="00FA534F">
                      <w:rPr>
                        <w:rFonts w:eastAsia="Times New Roman"/>
                        <w:bCs/>
                        <w:sz w:val="20"/>
                        <w:szCs w:val="20"/>
                        <w:lang w:eastAsia="x-none"/>
                      </w:rPr>
                      <w:t>. Nhận các giá trị:</w:t>
                    </w:r>
                  </w:ins>
                </w:p>
                <w:p w14:paraId="3E813B94" w14:textId="77777777" w:rsidR="00614CBC" w:rsidRPr="00FA534F" w:rsidRDefault="00614CBC" w:rsidP="00FA534F">
                  <w:pPr>
                    <w:pStyle w:val="ListParagraph"/>
                    <w:numPr>
                      <w:ilvl w:val="0"/>
                      <w:numId w:val="22"/>
                    </w:numPr>
                    <w:ind w:left="389"/>
                    <w:rPr>
                      <w:ins w:id="1722" w:author="Nguyen Hong Nhung (Khoi CNTT)" w:date="2019-08-15T15:42:00Z"/>
                      <w:rFonts w:eastAsia="Times New Roman"/>
                      <w:bCs/>
                      <w:sz w:val="20"/>
                      <w:szCs w:val="20"/>
                      <w:lang w:val="vi-VN" w:eastAsia="x-none"/>
                    </w:rPr>
                  </w:pPr>
                  <w:ins w:id="1723" w:author="Nguyen Hong Nhung (Khoi CNTT)" w:date="2019-08-15T15:42:00Z">
                    <w:r w:rsidRPr="00FA534F">
                      <w:rPr>
                        <w:rFonts w:eastAsia="Times New Roman"/>
                        <w:bCs/>
                        <w:sz w:val="20"/>
                        <w:szCs w:val="20"/>
                        <w:lang w:val="vi-VN" w:eastAsia="x-none"/>
                      </w:rPr>
                      <w:t>D: Xóa giao dịch</w:t>
                    </w:r>
                  </w:ins>
                </w:p>
                <w:p w14:paraId="7ED7601F" w14:textId="77777777" w:rsidR="00614CBC" w:rsidRPr="00FA534F" w:rsidRDefault="00614CBC" w:rsidP="00FA534F">
                  <w:pPr>
                    <w:pStyle w:val="ListParagraph"/>
                    <w:numPr>
                      <w:ilvl w:val="0"/>
                      <w:numId w:val="22"/>
                    </w:numPr>
                    <w:ind w:left="389"/>
                    <w:rPr>
                      <w:ins w:id="1724" w:author="Nguyen Hong Nhung (Khoi CNTT)" w:date="2019-08-15T15:42:00Z"/>
                      <w:bCs/>
                      <w:sz w:val="20"/>
                      <w:szCs w:val="20"/>
                    </w:rPr>
                  </w:pPr>
                  <w:ins w:id="1725" w:author="Nguyen Hong Nhung (Khoi CNTT)" w:date="2019-08-15T15:42:00Z">
                    <w:r w:rsidRPr="00FA534F">
                      <w:rPr>
                        <w:rFonts w:eastAsia="Times New Roman"/>
                        <w:bCs/>
                        <w:sz w:val="20"/>
                        <w:szCs w:val="20"/>
                        <w:lang w:val="vi-VN" w:eastAsia="x-none"/>
                      </w:rPr>
                      <w:t>A: thêm giao dịch</w:t>
                    </w:r>
                  </w:ins>
                </w:p>
                <w:p w14:paraId="278F90C8" w14:textId="77777777" w:rsidR="00614CBC" w:rsidRPr="00FA534F" w:rsidRDefault="00614CBC" w:rsidP="00FA534F">
                  <w:pPr>
                    <w:pStyle w:val="ListParagraph"/>
                    <w:numPr>
                      <w:ilvl w:val="0"/>
                      <w:numId w:val="22"/>
                    </w:numPr>
                    <w:ind w:left="389"/>
                    <w:rPr>
                      <w:ins w:id="1726" w:author="Nguyen Hong Nhung (Khoi CNTT)" w:date="2019-08-15T15:42:00Z"/>
                      <w:rFonts w:eastAsia="Times New Roman"/>
                      <w:bCs/>
                      <w:sz w:val="20"/>
                      <w:szCs w:val="20"/>
                      <w:lang w:val="vi-VN" w:eastAsia="x-none"/>
                    </w:rPr>
                  </w:pPr>
                  <w:ins w:id="1727" w:author="Nguyen Hong Nhung (Khoi CNTT)" w:date="2019-08-15T15:42:00Z">
                    <w:r w:rsidRPr="00FA534F">
                      <w:rPr>
                        <w:rFonts w:eastAsia="Times New Roman"/>
                        <w:bCs/>
                        <w:sz w:val="20"/>
                        <w:szCs w:val="20"/>
                        <w:lang w:eastAsia="x-none"/>
                      </w:rPr>
                      <w:t>M</w:t>
                    </w:r>
                    <w:r w:rsidRPr="00FA534F">
                      <w:rPr>
                        <w:rFonts w:eastAsia="Times New Roman"/>
                        <w:bCs/>
                        <w:sz w:val="20"/>
                        <w:szCs w:val="20"/>
                        <w:lang w:val="vi-VN" w:eastAsia="x-none"/>
                      </w:rPr>
                      <w:t>: sửa giao dịch</w:t>
                    </w:r>
                  </w:ins>
                </w:p>
                <w:p w14:paraId="49B20460" w14:textId="17FF59A5" w:rsidR="00614CBC" w:rsidRPr="00FA534F" w:rsidRDefault="00614CBC" w:rsidP="00FE55E4">
                  <w:pPr>
                    <w:ind w:left="29"/>
                    <w:rPr>
                      <w:ins w:id="1728" w:author="Nguyen Hong Nhung (Khoi CNTT)" w:date="2019-08-15T15:42:00Z"/>
                      <w:rFonts w:eastAsia="Times New Roman"/>
                      <w:bCs/>
                      <w:sz w:val="20"/>
                      <w:szCs w:val="20"/>
                      <w:lang w:eastAsia="x-none"/>
                    </w:rPr>
                  </w:pPr>
                  <w:ins w:id="1729" w:author="Nguyen Hong Nhung (Khoi CNTT)" w:date="2019-08-15T15:42:00Z">
                    <w:r w:rsidRPr="00FA534F">
                      <w:rPr>
                        <w:rFonts w:eastAsia="Times New Roman"/>
                        <w:bCs/>
                        <w:sz w:val="20"/>
                        <w:szCs w:val="20"/>
                        <w:lang w:eastAsia="x-none"/>
                      </w:rPr>
                      <w:t xml:space="preserve">Khi </w:t>
                    </w:r>
                  </w:ins>
                  <w:ins w:id="1730" w:author="Nguyen Hong Nhung (Khoi CNTT)" w:date="2019-08-15T16:02:00Z">
                    <w:r w:rsidR="00C944D3">
                      <w:rPr>
                        <w:rFonts w:eastAsia="Times New Roman"/>
                        <w:bCs/>
                        <w:sz w:val="20"/>
                        <w:szCs w:val="20"/>
                        <w:lang w:eastAsia="x-none"/>
                      </w:rPr>
                      <w:t>sửa</w:t>
                    </w:r>
                  </w:ins>
                  <w:ins w:id="1731" w:author="Nguyen Hong Nhung (Khoi CNTT)" w:date="2019-08-15T15:42:00Z">
                    <w:r w:rsidRPr="00FA534F">
                      <w:rPr>
                        <w:rFonts w:eastAsia="Times New Roman"/>
                        <w:bCs/>
                        <w:sz w:val="20"/>
                        <w:szCs w:val="20"/>
                        <w:lang w:eastAsia="x-none"/>
                      </w:rPr>
                      <w:t xml:space="preserve">, </w:t>
                    </w:r>
                    <w:r w:rsidR="00C944D3">
                      <w:rPr>
                        <w:rFonts w:eastAsia="Times New Roman"/>
                        <w:bCs/>
                        <w:sz w:val="20"/>
                        <w:szCs w:val="20"/>
                        <w:lang w:eastAsia="x-none"/>
                      </w:rPr>
                      <w:t xml:space="preserve">trường này mặc định giá trị là </w:t>
                    </w:r>
                  </w:ins>
                  <w:ins w:id="1732" w:author="Nguyen Hong Nhung (Khoi CNTT)" w:date="2019-08-15T16:02:00Z">
                    <w:r w:rsidR="00C944D3">
                      <w:rPr>
                        <w:rFonts w:eastAsia="Times New Roman"/>
                        <w:bCs/>
                        <w:sz w:val="20"/>
                        <w:szCs w:val="20"/>
                        <w:lang w:eastAsia="x-none"/>
                      </w:rPr>
                      <w:t>M</w:t>
                    </w:r>
                  </w:ins>
                  <w:ins w:id="1733" w:author="Nguyen Hong Nhung (Khoi CNTT)" w:date="2019-08-15T15:42:00Z">
                    <w:r w:rsidRPr="00FA534F">
                      <w:rPr>
                        <w:rFonts w:eastAsia="Times New Roman"/>
                        <w:bCs/>
                        <w:sz w:val="20"/>
                        <w:szCs w:val="20"/>
                        <w:lang w:eastAsia="x-none"/>
                      </w:rPr>
                      <w:t>.</w:t>
                    </w:r>
                  </w:ins>
                </w:p>
              </w:tc>
            </w:tr>
            <w:tr w:rsidR="00614CBC" w:rsidRPr="00FA534F" w14:paraId="73A4D88E" w14:textId="77777777" w:rsidTr="00FA534F">
              <w:trPr>
                <w:trHeight w:val="611"/>
                <w:ins w:id="1734" w:author="Nguyen Hong Nhung (Khoi CNTT)" w:date="2019-08-15T15:42:00Z"/>
              </w:trPr>
              <w:tc>
                <w:tcPr>
                  <w:tcW w:w="1255" w:type="dxa"/>
                  <w:vAlign w:val="center"/>
                </w:tcPr>
                <w:p w14:paraId="43581D8B" w14:textId="382D041D" w:rsidR="00614CBC" w:rsidRPr="00FA534F" w:rsidRDefault="00D27133" w:rsidP="00FA534F">
                  <w:pPr>
                    <w:rPr>
                      <w:ins w:id="1735" w:author="Nguyen Hong Nhung (Khoi CNTT)" w:date="2019-08-15T15:42:00Z"/>
                      <w:rFonts w:eastAsia="Times New Roman"/>
                      <w:bCs/>
                      <w:sz w:val="20"/>
                      <w:szCs w:val="20"/>
                      <w:lang w:eastAsia="x-none"/>
                    </w:rPr>
                  </w:pPr>
                  <w:ins w:id="1736" w:author="Nguyen Hong Nhung (Khoi CNTT)" w:date="2019-08-15T16:03:00Z">
                    <w:r>
                      <w:rPr>
                        <w:rFonts w:eastAsia="Times New Roman"/>
                        <w:bCs/>
                        <w:sz w:val="20"/>
                        <w:szCs w:val="20"/>
                        <w:lang w:eastAsia="x-none"/>
                      </w:rPr>
                      <w:t>Begin</w:t>
                    </w:r>
                  </w:ins>
                </w:p>
              </w:tc>
              <w:tc>
                <w:tcPr>
                  <w:tcW w:w="1080" w:type="dxa"/>
                </w:tcPr>
                <w:p w14:paraId="26722E92" w14:textId="77777777" w:rsidR="00614CBC" w:rsidRPr="00FA534F" w:rsidRDefault="00614CBC" w:rsidP="00FA534F">
                  <w:pPr>
                    <w:pStyle w:val="ListParagraph"/>
                    <w:ind w:left="0"/>
                    <w:jc w:val="center"/>
                    <w:rPr>
                      <w:ins w:id="1737" w:author="Nguyen Hong Nhung (Khoi CNTT)" w:date="2019-08-15T15:42:00Z"/>
                      <w:sz w:val="20"/>
                      <w:szCs w:val="20"/>
                    </w:rPr>
                  </w:pPr>
                  <w:ins w:id="1738" w:author="Nguyen Hong Nhung (Khoi CNTT)" w:date="2019-08-15T15:42:00Z">
                    <w:r>
                      <w:rPr>
                        <w:sz w:val="20"/>
                        <w:szCs w:val="20"/>
                      </w:rPr>
                      <w:t>N</w:t>
                    </w:r>
                  </w:ins>
                </w:p>
              </w:tc>
              <w:tc>
                <w:tcPr>
                  <w:tcW w:w="900" w:type="dxa"/>
                </w:tcPr>
                <w:p w14:paraId="05715F0D" w14:textId="77777777" w:rsidR="00614CBC" w:rsidRPr="00FA534F" w:rsidRDefault="00614CBC" w:rsidP="00FA534F">
                  <w:pPr>
                    <w:pStyle w:val="ListParagraph"/>
                    <w:ind w:left="0"/>
                    <w:rPr>
                      <w:ins w:id="1739" w:author="Nguyen Hong Nhung (Khoi CNTT)" w:date="2019-08-15T15:42:00Z"/>
                      <w:sz w:val="20"/>
                      <w:szCs w:val="20"/>
                    </w:rPr>
                  </w:pPr>
                  <w:ins w:id="1740" w:author="Nguyen Hong Nhung (Khoi CNTT)" w:date="2019-08-15T15:42:00Z">
                    <w:r w:rsidRPr="00FA534F">
                      <w:rPr>
                        <w:sz w:val="20"/>
                        <w:szCs w:val="20"/>
                      </w:rPr>
                      <w:t>Date</w:t>
                    </w:r>
                  </w:ins>
                </w:p>
              </w:tc>
              <w:tc>
                <w:tcPr>
                  <w:tcW w:w="2880" w:type="dxa"/>
                </w:tcPr>
                <w:p w14:paraId="69581830" w14:textId="771D437F" w:rsidR="00614CBC" w:rsidRPr="00FA534F" w:rsidRDefault="00614CBC" w:rsidP="00FE55E4">
                  <w:pPr>
                    <w:rPr>
                      <w:ins w:id="1741" w:author="Nguyen Hong Nhung (Khoi CNTT)" w:date="2019-08-15T15:42:00Z"/>
                      <w:rFonts w:eastAsia="Times New Roman"/>
                      <w:bCs/>
                      <w:sz w:val="20"/>
                      <w:szCs w:val="20"/>
                      <w:lang w:eastAsia="x-none"/>
                    </w:rPr>
                  </w:pPr>
                  <w:ins w:id="1742" w:author="Nguyen Hong Nhung (Khoi CNTT)" w:date="2019-08-15T15:42:00Z">
                    <w:r>
                      <w:rPr>
                        <w:rFonts w:eastAsia="Times New Roman"/>
                        <w:bCs/>
                        <w:sz w:val="20"/>
                        <w:szCs w:val="20"/>
                        <w:lang w:eastAsia="x-none"/>
                      </w:rPr>
                      <w:t>Ngày bản ghi bắt đầu có hiệu lức.</w:t>
                    </w:r>
                  </w:ins>
                  <w:ins w:id="1743" w:author="Nguyen Hong Nhung (Khoi CNTT)" w:date="2019-08-15T16:09:00Z">
                    <w:r w:rsidR="00551667">
                      <w:rPr>
                        <w:rFonts w:eastAsia="Times New Roman"/>
                        <w:bCs/>
                        <w:sz w:val="20"/>
                        <w:szCs w:val="20"/>
                        <w:lang w:eastAsia="x-none"/>
                      </w:rPr>
                      <w:t xml:space="preserve"> </w:t>
                    </w:r>
                  </w:ins>
                  <w:ins w:id="1744" w:author="Nguyen Hong Nhung (Khoi CNTT)" w:date="2019-08-15T16:10:00Z">
                    <w:r w:rsidR="00551667">
                      <w:rPr>
                        <w:rFonts w:eastAsia="Times New Roman"/>
                        <w:bCs/>
                        <w:sz w:val="20"/>
                        <w:szCs w:val="20"/>
                        <w:lang w:eastAsia="x-none"/>
                      </w:rPr>
                      <w:t>Cho phép nhập backdate nhưng chỉ trong khoảng của bản ghi cũ (Begin &gt;= Begin của bản ghi cũ</w:t>
                    </w:r>
                  </w:ins>
                  <w:ins w:id="1745" w:author="Nguyen Hong Nhung (Khoi CNTT)" w:date="2019-08-15T16:11:00Z">
                    <w:r w:rsidR="000B3D5B">
                      <w:rPr>
                        <w:rFonts w:eastAsia="Times New Roman"/>
                        <w:bCs/>
                        <w:sz w:val="20"/>
                        <w:szCs w:val="20"/>
                        <w:lang w:eastAsia="x-none"/>
                      </w:rPr>
                      <w:t xml:space="preserve"> và &lt;= End của bản ghi cũ n</w:t>
                    </w:r>
                  </w:ins>
                  <w:ins w:id="1746" w:author="Nguyen Hong Nhung (Khoi CNTT)" w:date="2019-08-15T16:23:00Z">
                    <w:r w:rsidR="000B3D5B">
                      <w:rPr>
                        <w:rFonts w:eastAsia="Times New Roman"/>
                        <w:bCs/>
                        <w:sz w:val="20"/>
                        <w:szCs w:val="20"/>
                        <w:lang w:eastAsia="x-none"/>
                      </w:rPr>
                      <w:t>ế</w:t>
                    </w:r>
                  </w:ins>
                  <w:ins w:id="1747" w:author="Nguyen Hong Nhung (Khoi CNTT)" w:date="2019-08-15T16:11:00Z">
                    <w:r w:rsidR="00551667">
                      <w:rPr>
                        <w:rFonts w:eastAsia="Times New Roman"/>
                        <w:bCs/>
                        <w:sz w:val="20"/>
                        <w:szCs w:val="20"/>
                        <w:lang w:eastAsia="x-none"/>
                      </w:rPr>
                      <w:t>u có</w:t>
                    </w:r>
                  </w:ins>
                  <w:ins w:id="1748" w:author="Nguyen Hong Nhung (Khoi CNTT)" w:date="2019-08-15T16:10:00Z">
                    <w:r w:rsidR="00551667">
                      <w:rPr>
                        <w:rFonts w:eastAsia="Times New Roman"/>
                        <w:bCs/>
                        <w:sz w:val="20"/>
                        <w:szCs w:val="20"/>
                        <w:lang w:eastAsia="x-none"/>
                      </w:rPr>
                      <w:t>)</w:t>
                    </w:r>
                  </w:ins>
                </w:p>
              </w:tc>
            </w:tr>
            <w:tr w:rsidR="00614CBC" w:rsidRPr="00FA534F" w14:paraId="687BF60B" w14:textId="77777777" w:rsidTr="00FA534F">
              <w:trPr>
                <w:trHeight w:val="611"/>
                <w:ins w:id="1749" w:author="Nguyen Hong Nhung (Khoi CNTT)" w:date="2019-08-15T15:42:00Z"/>
              </w:trPr>
              <w:tc>
                <w:tcPr>
                  <w:tcW w:w="1255" w:type="dxa"/>
                  <w:vAlign w:val="center"/>
                </w:tcPr>
                <w:p w14:paraId="1614A7BD" w14:textId="77777777" w:rsidR="00614CBC" w:rsidRPr="00FA534F" w:rsidRDefault="00614CBC" w:rsidP="00FA534F">
                  <w:pPr>
                    <w:rPr>
                      <w:ins w:id="1750" w:author="Nguyen Hong Nhung (Khoi CNTT)" w:date="2019-08-15T15:42:00Z"/>
                      <w:rFonts w:eastAsia="Times New Roman"/>
                      <w:bCs/>
                      <w:sz w:val="20"/>
                      <w:szCs w:val="20"/>
                      <w:lang w:eastAsia="x-none"/>
                    </w:rPr>
                  </w:pPr>
                  <w:ins w:id="1751" w:author="Nguyen Hong Nhung (Khoi CNTT)" w:date="2019-08-15T15:42:00Z">
                    <w:r>
                      <w:rPr>
                        <w:rFonts w:eastAsia="Times New Roman"/>
                        <w:bCs/>
                        <w:sz w:val="20"/>
                        <w:szCs w:val="20"/>
                        <w:lang w:eastAsia="x-none"/>
                      </w:rPr>
                      <w:t>End</w:t>
                    </w:r>
                  </w:ins>
                </w:p>
              </w:tc>
              <w:tc>
                <w:tcPr>
                  <w:tcW w:w="1080" w:type="dxa"/>
                </w:tcPr>
                <w:p w14:paraId="3173C392" w14:textId="77777777" w:rsidR="00614CBC" w:rsidRPr="00FA534F" w:rsidRDefault="00614CBC" w:rsidP="00FA534F">
                  <w:pPr>
                    <w:pStyle w:val="ListParagraph"/>
                    <w:ind w:left="0"/>
                    <w:jc w:val="center"/>
                    <w:rPr>
                      <w:ins w:id="1752" w:author="Nguyen Hong Nhung (Khoi CNTT)" w:date="2019-08-15T15:42:00Z"/>
                      <w:sz w:val="20"/>
                      <w:szCs w:val="20"/>
                    </w:rPr>
                  </w:pPr>
                  <w:ins w:id="1753" w:author="Nguyen Hong Nhung (Khoi CNTT)" w:date="2019-08-15T15:42:00Z">
                    <w:r>
                      <w:rPr>
                        <w:sz w:val="20"/>
                        <w:szCs w:val="20"/>
                      </w:rPr>
                      <w:t>N</w:t>
                    </w:r>
                  </w:ins>
                </w:p>
              </w:tc>
              <w:tc>
                <w:tcPr>
                  <w:tcW w:w="900" w:type="dxa"/>
                </w:tcPr>
                <w:p w14:paraId="41227D93" w14:textId="77777777" w:rsidR="00614CBC" w:rsidRPr="00FA534F" w:rsidRDefault="00614CBC" w:rsidP="00FA534F">
                  <w:pPr>
                    <w:pStyle w:val="ListParagraph"/>
                    <w:ind w:left="0"/>
                    <w:rPr>
                      <w:ins w:id="1754" w:author="Nguyen Hong Nhung (Khoi CNTT)" w:date="2019-08-15T15:42:00Z"/>
                      <w:sz w:val="20"/>
                      <w:szCs w:val="20"/>
                    </w:rPr>
                  </w:pPr>
                  <w:ins w:id="1755" w:author="Nguyen Hong Nhung (Khoi CNTT)" w:date="2019-08-15T15:42:00Z">
                    <w:r w:rsidRPr="00FA534F">
                      <w:rPr>
                        <w:sz w:val="20"/>
                        <w:szCs w:val="20"/>
                      </w:rPr>
                      <w:t>Date</w:t>
                    </w:r>
                  </w:ins>
                </w:p>
              </w:tc>
              <w:tc>
                <w:tcPr>
                  <w:tcW w:w="2880" w:type="dxa"/>
                </w:tcPr>
                <w:p w14:paraId="63383975" w14:textId="5BA1FFBA" w:rsidR="00614CBC" w:rsidRDefault="00614CBC" w:rsidP="00FA534F">
                  <w:pPr>
                    <w:rPr>
                      <w:ins w:id="1756" w:author="Nguyen Hong Nhung (Khoi CNTT)" w:date="2019-08-15T15:42:00Z"/>
                      <w:rFonts w:eastAsia="Times New Roman"/>
                      <w:bCs/>
                      <w:sz w:val="20"/>
                      <w:szCs w:val="20"/>
                      <w:lang w:eastAsia="x-none"/>
                    </w:rPr>
                  </w:pPr>
                  <w:ins w:id="1757" w:author="Nguyen Hong Nhung (Khoi CNTT)" w:date="2019-08-15T15:42:00Z">
                    <w:r>
                      <w:rPr>
                        <w:rFonts w:eastAsia="Times New Roman"/>
                        <w:bCs/>
                        <w:sz w:val="20"/>
                        <w:szCs w:val="20"/>
                        <w:lang w:eastAsia="x-none"/>
                      </w:rPr>
                      <w:t xml:space="preserve">Mặc định </w:t>
                    </w:r>
                  </w:ins>
                  <w:ins w:id="1758" w:author="Nguyen Hong Nhung (Khoi CNTT)" w:date="2019-08-16T09:37:00Z">
                    <w:r w:rsidR="006F7EF1">
                      <w:rPr>
                        <w:rFonts w:eastAsia="Times New Roman"/>
                        <w:bCs/>
                        <w:sz w:val="20"/>
                        <w:szCs w:val="20"/>
                        <w:lang w:eastAsia="x-none"/>
                      </w:rPr>
                      <w:t>= Begin</w:t>
                    </w:r>
                  </w:ins>
                </w:p>
                <w:p w14:paraId="7F011B29" w14:textId="77777777" w:rsidR="00614CBC" w:rsidRPr="00FA534F" w:rsidRDefault="00614CBC" w:rsidP="00FA534F">
                  <w:pPr>
                    <w:rPr>
                      <w:ins w:id="1759" w:author="Nguyen Hong Nhung (Khoi CNTT)" w:date="2019-08-15T15:42:00Z"/>
                      <w:rFonts w:eastAsia="Times New Roman"/>
                      <w:bCs/>
                      <w:sz w:val="20"/>
                      <w:szCs w:val="20"/>
                      <w:lang w:eastAsia="x-none"/>
                    </w:rPr>
                  </w:pPr>
                  <w:ins w:id="1760" w:author="Nguyen Hong Nhung (Khoi CNTT)" w:date="2019-08-15T15:42:00Z">
                    <w:r>
                      <w:rPr>
                        <w:rFonts w:eastAsia="Times New Roman"/>
                        <w:bCs/>
                        <w:sz w:val="20"/>
                        <w:szCs w:val="20"/>
                        <w:lang w:eastAsia="x-none"/>
                      </w:rPr>
                      <w:t>Ngày hiệu lực kết thúc</w:t>
                    </w:r>
                  </w:ins>
                </w:p>
              </w:tc>
            </w:tr>
            <w:tr w:rsidR="00614CBC" w:rsidRPr="00FA534F" w14:paraId="1BC0F59D" w14:textId="77777777" w:rsidTr="00FA534F">
              <w:trPr>
                <w:trHeight w:val="611"/>
                <w:ins w:id="1761" w:author="Nguyen Hong Nhung (Khoi CNTT)" w:date="2019-08-15T15:42:00Z"/>
              </w:trPr>
              <w:tc>
                <w:tcPr>
                  <w:tcW w:w="1255" w:type="dxa"/>
                  <w:vAlign w:val="center"/>
                </w:tcPr>
                <w:p w14:paraId="769AF177" w14:textId="77777777" w:rsidR="00614CBC" w:rsidRPr="00FA534F" w:rsidRDefault="00614CBC" w:rsidP="00FA534F">
                  <w:pPr>
                    <w:rPr>
                      <w:ins w:id="1762" w:author="Nguyen Hong Nhung (Khoi CNTT)" w:date="2019-08-15T15:42:00Z"/>
                      <w:rFonts w:eastAsia="Times New Roman"/>
                      <w:bCs/>
                      <w:sz w:val="20"/>
                      <w:szCs w:val="20"/>
                      <w:lang w:val="vi-VN" w:eastAsia="x-none"/>
                    </w:rPr>
                  </w:pPr>
                  <w:ins w:id="1763" w:author="Nguyen Hong Nhung (Khoi CNTT)" w:date="2019-08-15T15:42:00Z">
                    <w:r w:rsidRPr="00FA534F">
                      <w:rPr>
                        <w:rFonts w:eastAsia="Times New Roman"/>
                        <w:bCs/>
                        <w:sz w:val="20"/>
                        <w:szCs w:val="20"/>
                        <w:lang w:val="vi-VN" w:eastAsia="x-none"/>
                      </w:rPr>
                      <w:t>Adj Comment</w:t>
                    </w:r>
                  </w:ins>
                </w:p>
              </w:tc>
              <w:tc>
                <w:tcPr>
                  <w:tcW w:w="1080" w:type="dxa"/>
                </w:tcPr>
                <w:p w14:paraId="312E4A88" w14:textId="77777777" w:rsidR="00614CBC" w:rsidRPr="00FA534F" w:rsidRDefault="00614CBC" w:rsidP="00FA534F">
                  <w:pPr>
                    <w:pStyle w:val="ListParagraph"/>
                    <w:ind w:left="0"/>
                    <w:jc w:val="center"/>
                    <w:rPr>
                      <w:ins w:id="1764" w:author="Nguyen Hong Nhung (Khoi CNTT)" w:date="2019-08-15T15:42:00Z"/>
                      <w:sz w:val="20"/>
                      <w:szCs w:val="20"/>
                    </w:rPr>
                  </w:pPr>
                  <w:ins w:id="1765" w:author="Nguyen Hong Nhung (Khoi CNTT)" w:date="2019-08-15T15:42:00Z">
                    <w:r w:rsidRPr="00FA534F">
                      <w:rPr>
                        <w:sz w:val="20"/>
                        <w:szCs w:val="20"/>
                      </w:rPr>
                      <w:t>N</w:t>
                    </w:r>
                  </w:ins>
                </w:p>
              </w:tc>
              <w:tc>
                <w:tcPr>
                  <w:tcW w:w="900" w:type="dxa"/>
                </w:tcPr>
                <w:p w14:paraId="57EE1740" w14:textId="77777777" w:rsidR="00614CBC" w:rsidRPr="00FA534F" w:rsidRDefault="00614CBC" w:rsidP="00FA534F">
                  <w:pPr>
                    <w:pStyle w:val="ListParagraph"/>
                    <w:ind w:left="0"/>
                    <w:rPr>
                      <w:ins w:id="1766" w:author="Nguyen Hong Nhung (Khoi CNTT)" w:date="2019-08-15T15:42:00Z"/>
                      <w:sz w:val="20"/>
                      <w:szCs w:val="20"/>
                    </w:rPr>
                  </w:pPr>
                  <w:ins w:id="1767" w:author="Nguyen Hong Nhung (Khoi CNTT)" w:date="2019-08-15T15:42:00Z">
                    <w:r w:rsidRPr="00FA534F">
                      <w:rPr>
                        <w:sz w:val="20"/>
                        <w:szCs w:val="20"/>
                      </w:rPr>
                      <w:t>Text</w:t>
                    </w:r>
                  </w:ins>
                </w:p>
              </w:tc>
              <w:tc>
                <w:tcPr>
                  <w:tcW w:w="2880" w:type="dxa"/>
                </w:tcPr>
                <w:p w14:paraId="63FED5E7" w14:textId="77777777" w:rsidR="00614CBC" w:rsidRPr="00FA534F" w:rsidRDefault="00614CBC" w:rsidP="00FA534F">
                  <w:pPr>
                    <w:rPr>
                      <w:ins w:id="1768" w:author="Nguyen Hong Nhung (Khoi CNTT)" w:date="2019-08-15T15:42:00Z"/>
                      <w:rFonts w:eastAsia="Times New Roman"/>
                      <w:bCs/>
                      <w:sz w:val="20"/>
                      <w:szCs w:val="20"/>
                      <w:lang w:eastAsia="x-none"/>
                    </w:rPr>
                  </w:pPr>
                  <w:ins w:id="1769" w:author="Nguyen Hong Nhung (Khoi CNTT)" w:date="2019-08-15T15:42:00Z">
                    <w:r w:rsidRPr="00FA534F">
                      <w:rPr>
                        <w:rFonts w:eastAsia="Times New Roman"/>
                        <w:bCs/>
                        <w:sz w:val="20"/>
                        <w:szCs w:val="20"/>
                        <w:lang w:val="vi-VN" w:eastAsia="x-none"/>
                      </w:rPr>
                      <w:t>Lý do điều chỉnh</w:t>
                    </w:r>
                    <w:r w:rsidRPr="00FA534F">
                      <w:rPr>
                        <w:rFonts w:eastAsia="Times New Roman"/>
                        <w:bCs/>
                        <w:sz w:val="20"/>
                        <w:szCs w:val="20"/>
                        <w:lang w:eastAsia="x-none"/>
                      </w:rPr>
                      <w:t xml:space="preserve"> (nếu có).</w:t>
                    </w:r>
                  </w:ins>
                </w:p>
                <w:p w14:paraId="4260EF16" w14:textId="77777777" w:rsidR="00614CBC" w:rsidRPr="00FA534F" w:rsidRDefault="00614CBC" w:rsidP="00FA534F">
                  <w:pPr>
                    <w:rPr>
                      <w:ins w:id="1770" w:author="Nguyen Hong Nhung (Khoi CNTT)" w:date="2019-08-15T15:42:00Z"/>
                      <w:rFonts w:eastAsia="Times New Roman"/>
                      <w:bCs/>
                      <w:sz w:val="20"/>
                      <w:szCs w:val="20"/>
                      <w:lang w:eastAsia="x-none"/>
                    </w:rPr>
                  </w:pPr>
                  <w:ins w:id="1771" w:author="Nguyen Hong Nhung (Khoi CNTT)" w:date="2019-08-15T15:42:00Z">
                    <w:r w:rsidRPr="00FA534F">
                      <w:rPr>
                        <w:rFonts w:eastAsia="Times New Roman"/>
                        <w:bCs/>
                        <w:sz w:val="20"/>
                        <w:szCs w:val="20"/>
                        <w:lang w:eastAsia="x-none"/>
                      </w:rPr>
                      <w:t>User nhập tay.</w:t>
                    </w:r>
                  </w:ins>
                </w:p>
              </w:tc>
            </w:tr>
            <w:tr w:rsidR="00614CBC" w:rsidRPr="00FA534F" w14:paraId="02051E69" w14:textId="77777777" w:rsidTr="00FA534F">
              <w:trPr>
                <w:ins w:id="1772" w:author="Nguyen Hong Nhung (Khoi CNTT)" w:date="2019-08-15T15:42:00Z"/>
              </w:trPr>
              <w:tc>
                <w:tcPr>
                  <w:tcW w:w="1255" w:type="dxa"/>
                  <w:vAlign w:val="center"/>
                </w:tcPr>
                <w:p w14:paraId="549B3A9C" w14:textId="77777777" w:rsidR="00614CBC" w:rsidRPr="00FA534F" w:rsidRDefault="00614CBC" w:rsidP="00FA534F">
                  <w:pPr>
                    <w:rPr>
                      <w:ins w:id="1773" w:author="Nguyen Hong Nhung (Khoi CNTT)" w:date="2019-08-15T15:42:00Z"/>
                      <w:rFonts w:eastAsia="Times New Roman"/>
                      <w:bCs/>
                      <w:sz w:val="20"/>
                      <w:szCs w:val="20"/>
                      <w:lang w:eastAsia="x-none"/>
                    </w:rPr>
                  </w:pPr>
                  <w:ins w:id="1774" w:author="Nguyen Hong Nhung (Khoi CNTT)" w:date="2019-08-15T15:42:00Z">
                    <w:r w:rsidRPr="00FA534F">
                      <w:rPr>
                        <w:rFonts w:eastAsia="Times New Roman"/>
                        <w:bCs/>
                        <w:sz w:val="20"/>
                        <w:szCs w:val="20"/>
                        <w:lang w:val="vi-VN" w:eastAsia="x-none"/>
                      </w:rPr>
                      <w:t xml:space="preserve">Updated </w:t>
                    </w:r>
                    <w:r w:rsidRPr="00FA534F">
                      <w:rPr>
                        <w:rFonts w:eastAsia="Times New Roman"/>
                        <w:bCs/>
                        <w:sz w:val="20"/>
                        <w:szCs w:val="20"/>
                        <w:lang w:eastAsia="x-none"/>
                      </w:rPr>
                      <w:t>User</w:t>
                    </w:r>
                  </w:ins>
                </w:p>
              </w:tc>
              <w:tc>
                <w:tcPr>
                  <w:tcW w:w="1080" w:type="dxa"/>
                </w:tcPr>
                <w:p w14:paraId="622463D0" w14:textId="77777777" w:rsidR="00614CBC" w:rsidRPr="00FA534F" w:rsidRDefault="00614CBC" w:rsidP="00FA534F">
                  <w:pPr>
                    <w:pStyle w:val="ListParagraph"/>
                    <w:ind w:left="0"/>
                    <w:jc w:val="center"/>
                    <w:rPr>
                      <w:ins w:id="1775" w:author="Nguyen Hong Nhung (Khoi CNTT)" w:date="2019-08-15T15:42:00Z"/>
                      <w:sz w:val="20"/>
                      <w:szCs w:val="20"/>
                    </w:rPr>
                  </w:pPr>
                  <w:ins w:id="1776" w:author="Nguyen Hong Nhung (Khoi CNTT)" w:date="2019-08-15T15:42:00Z">
                    <w:r w:rsidRPr="00FA534F">
                      <w:rPr>
                        <w:sz w:val="20"/>
                        <w:szCs w:val="20"/>
                      </w:rPr>
                      <w:t>Y</w:t>
                    </w:r>
                  </w:ins>
                </w:p>
              </w:tc>
              <w:tc>
                <w:tcPr>
                  <w:tcW w:w="900" w:type="dxa"/>
                </w:tcPr>
                <w:p w14:paraId="2916070B" w14:textId="77777777" w:rsidR="00614CBC" w:rsidRPr="00FA534F" w:rsidRDefault="00614CBC" w:rsidP="00FA534F">
                  <w:pPr>
                    <w:pStyle w:val="ListParagraph"/>
                    <w:ind w:left="0"/>
                    <w:rPr>
                      <w:ins w:id="1777" w:author="Nguyen Hong Nhung (Khoi CNTT)" w:date="2019-08-15T15:42:00Z"/>
                      <w:sz w:val="20"/>
                      <w:szCs w:val="20"/>
                    </w:rPr>
                  </w:pPr>
                  <w:ins w:id="1778" w:author="Nguyen Hong Nhung (Khoi CNTT)" w:date="2019-08-15T15:42:00Z">
                    <w:r w:rsidRPr="00FA534F">
                      <w:rPr>
                        <w:sz w:val="20"/>
                        <w:szCs w:val="20"/>
                      </w:rPr>
                      <w:t>Text</w:t>
                    </w:r>
                  </w:ins>
                </w:p>
              </w:tc>
              <w:tc>
                <w:tcPr>
                  <w:tcW w:w="2880" w:type="dxa"/>
                </w:tcPr>
                <w:p w14:paraId="4D18FABA" w14:textId="77777777" w:rsidR="00614CBC" w:rsidRPr="00FA534F" w:rsidRDefault="00614CBC" w:rsidP="00FA534F">
                  <w:pPr>
                    <w:rPr>
                      <w:ins w:id="1779" w:author="Nguyen Hong Nhung (Khoi CNTT)" w:date="2019-08-15T15:42:00Z"/>
                      <w:rFonts w:eastAsia="Times New Roman"/>
                      <w:bCs/>
                      <w:sz w:val="20"/>
                      <w:szCs w:val="20"/>
                      <w:lang w:eastAsia="x-none"/>
                    </w:rPr>
                  </w:pPr>
                  <w:ins w:id="1780" w:author="Nguyen Hong Nhung (Khoi CNTT)" w:date="2019-08-15T15:42:00Z">
                    <w:r w:rsidRPr="00FA534F">
                      <w:rPr>
                        <w:rFonts w:eastAsia="Times New Roman"/>
                        <w:bCs/>
                        <w:sz w:val="20"/>
                        <w:szCs w:val="20"/>
                        <w:lang w:val="vi-VN" w:eastAsia="x-none"/>
                      </w:rPr>
                      <w:t>Người cập nhật</w:t>
                    </w:r>
                    <w:r w:rsidRPr="00FA534F">
                      <w:rPr>
                        <w:rFonts w:eastAsia="Times New Roman"/>
                        <w:bCs/>
                        <w:sz w:val="20"/>
                        <w:szCs w:val="20"/>
                        <w:lang w:eastAsia="x-none"/>
                      </w:rPr>
                      <w:t>.</w:t>
                    </w:r>
                  </w:ins>
                </w:p>
                <w:p w14:paraId="52578138" w14:textId="77777777" w:rsidR="00614CBC" w:rsidRPr="00FA534F" w:rsidRDefault="00614CBC" w:rsidP="00FA534F">
                  <w:pPr>
                    <w:rPr>
                      <w:ins w:id="1781" w:author="Nguyen Hong Nhung (Khoi CNTT)" w:date="2019-08-15T15:42:00Z"/>
                      <w:rFonts w:eastAsia="Times New Roman"/>
                      <w:bCs/>
                      <w:sz w:val="20"/>
                      <w:szCs w:val="20"/>
                      <w:lang w:eastAsia="x-none"/>
                    </w:rPr>
                  </w:pPr>
                  <w:ins w:id="1782" w:author="Nguyen Hong Nhung (Khoi CNTT)" w:date="2019-08-15T15:42:00Z">
                    <w:r w:rsidRPr="00FA534F">
                      <w:rPr>
                        <w:rFonts w:eastAsia="Times New Roman"/>
                        <w:bCs/>
                        <w:sz w:val="20"/>
                        <w:szCs w:val="20"/>
                        <w:lang w:eastAsia="x-none"/>
                      </w:rPr>
                      <w:t>Hệ thống tự động lấy theo User thêm mới dữ liệu</w:t>
                    </w:r>
                    <w:r>
                      <w:rPr>
                        <w:rFonts w:eastAsia="Times New Roman"/>
                        <w:bCs/>
                        <w:sz w:val="20"/>
                        <w:szCs w:val="20"/>
                        <w:lang w:eastAsia="x-none"/>
                      </w:rPr>
                      <w:t>. Hiển thị sau khi ấn nút Lưu</w:t>
                    </w:r>
                  </w:ins>
                </w:p>
              </w:tc>
            </w:tr>
            <w:tr w:rsidR="00614CBC" w:rsidRPr="00FA534F" w14:paraId="38D454BA" w14:textId="77777777" w:rsidTr="00FA534F">
              <w:trPr>
                <w:ins w:id="1783" w:author="Nguyen Hong Nhung (Khoi CNTT)" w:date="2019-08-15T15:42:00Z"/>
              </w:trPr>
              <w:tc>
                <w:tcPr>
                  <w:tcW w:w="1255" w:type="dxa"/>
                  <w:vAlign w:val="center"/>
                </w:tcPr>
                <w:p w14:paraId="196C4630" w14:textId="77777777" w:rsidR="00614CBC" w:rsidRPr="00FA534F" w:rsidRDefault="00614CBC" w:rsidP="00FA534F">
                  <w:pPr>
                    <w:rPr>
                      <w:ins w:id="1784" w:author="Nguyen Hong Nhung (Khoi CNTT)" w:date="2019-08-15T15:42:00Z"/>
                      <w:rFonts w:eastAsia="Times New Roman"/>
                      <w:bCs/>
                      <w:sz w:val="20"/>
                      <w:szCs w:val="20"/>
                      <w:lang w:eastAsia="x-none"/>
                    </w:rPr>
                  </w:pPr>
                  <w:ins w:id="1785" w:author="Nguyen Hong Nhung (Khoi CNTT)" w:date="2019-08-15T15:42:00Z">
                    <w:r w:rsidRPr="00FA534F">
                      <w:rPr>
                        <w:rFonts w:eastAsia="Times New Roman"/>
                        <w:bCs/>
                        <w:sz w:val="20"/>
                        <w:szCs w:val="20"/>
                        <w:lang w:val="vi-VN" w:eastAsia="x-none"/>
                      </w:rPr>
                      <w:t xml:space="preserve">Updated </w:t>
                    </w:r>
                    <w:r w:rsidRPr="00FA534F">
                      <w:rPr>
                        <w:rFonts w:eastAsia="Times New Roman"/>
                        <w:bCs/>
                        <w:sz w:val="20"/>
                        <w:szCs w:val="20"/>
                        <w:lang w:eastAsia="x-none"/>
                      </w:rPr>
                      <w:t>Time</w:t>
                    </w:r>
                  </w:ins>
                </w:p>
              </w:tc>
              <w:tc>
                <w:tcPr>
                  <w:tcW w:w="1080" w:type="dxa"/>
                </w:tcPr>
                <w:p w14:paraId="69CD6113" w14:textId="77777777" w:rsidR="00614CBC" w:rsidRPr="00FA534F" w:rsidRDefault="00614CBC" w:rsidP="00FA534F">
                  <w:pPr>
                    <w:pStyle w:val="ListParagraph"/>
                    <w:ind w:left="0"/>
                    <w:jc w:val="center"/>
                    <w:rPr>
                      <w:ins w:id="1786" w:author="Nguyen Hong Nhung (Khoi CNTT)" w:date="2019-08-15T15:42:00Z"/>
                      <w:sz w:val="20"/>
                      <w:szCs w:val="20"/>
                    </w:rPr>
                  </w:pPr>
                  <w:ins w:id="1787" w:author="Nguyen Hong Nhung (Khoi CNTT)" w:date="2019-08-15T15:42:00Z">
                    <w:r w:rsidRPr="00FA534F">
                      <w:rPr>
                        <w:sz w:val="20"/>
                        <w:szCs w:val="20"/>
                      </w:rPr>
                      <w:t>Y</w:t>
                    </w:r>
                  </w:ins>
                </w:p>
              </w:tc>
              <w:tc>
                <w:tcPr>
                  <w:tcW w:w="900" w:type="dxa"/>
                </w:tcPr>
                <w:p w14:paraId="07120B3E" w14:textId="77777777" w:rsidR="00614CBC" w:rsidRPr="00FA534F" w:rsidRDefault="00614CBC" w:rsidP="00FA534F">
                  <w:pPr>
                    <w:pStyle w:val="ListParagraph"/>
                    <w:ind w:left="0"/>
                    <w:rPr>
                      <w:ins w:id="1788" w:author="Nguyen Hong Nhung (Khoi CNTT)" w:date="2019-08-15T15:42:00Z"/>
                      <w:sz w:val="20"/>
                      <w:szCs w:val="20"/>
                    </w:rPr>
                  </w:pPr>
                  <w:ins w:id="1789" w:author="Nguyen Hong Nhung (Khoi CNTT)" w:date="2019-08-15T15:42:00Z">
                    <w:r w:rsidRPr="00FA534F">
                      <w:rPr>
                        <w:sz w:val="20"/>
                        <w:szCs w:val="20"/>
                      </w:rPr>
                      <w:t>Date Time</w:t>
                    </w:r>
                  </w:ins>
                </w:p>
              </w:tc>
              <w:tc>
                <w:tcPr>
                  <w:tcW w:w="2880" w:type="dxa"/>
                </w:tcPr>
                <w:p w14:paraId="5A460E3B" w14:textId="77777777" w:rsidR="00614CBC" w:rsidRPr="00FA534F" w:rsidRDefault="00614CBC" w:rsidP="00FA534F">
                  <w:pPr>
                    <w:rPr>
                      <w:ins w:id="1790" w:author="Nguyen Hong Nhung (Khoi CNTT)" w:date="2019-08-15T15:42:00Z"/>
                      <w:rFonts w:eastAsia="Times New Roman"/>
                      <w:bCs/>
                      <w:sz w:val="20"/>
                      <w:szCs w:val="20"/>
                      <w:lang w:eastAsia="x-none"/>
                    </w:rPr>
                  </w:pPr>
                  <w:ins w:id="1791" w:author="Nguyen Hong Nhung (Khoi CNTT)" w:date="2019-08-15T15:42:00Z">
                    <w:r w:rsidRPr="00FA534F">
                      <w:rPr>
                        <w:rFonts w:eastAsia="Times New Roman"/>
                        <w:bCs/>
                        <w:sz w:val="20"/>
                        <w:szCs w:val="20"/>
                        <w:lang w:val="vi-VN" w:eastAsia="x-none"/>
                      </w:rPr>
                      <w:t>Thời gian cập nhật</w:t>
                    </w:r>
                    <w:r w:rsidRPr="00FA534F">
                      <w:rPr>
                        <w:rFonts w:eastAsia="Times New Roman"/>
                        <w:bCs/>
                        <w:sz w:val="20"/>
                        <w:szCs w:val="20"/>
                        <w:lang w:eastAsia="x-none"/>
                      </w:rPr>
                      <w:t>.</w:t>
                    </w:r>
                  </w:ins>
                </w:p>
                <w:p w14:paraId="4C9CDCED" w14:textId="77777777" w:rsidR="00614CBC" w:rsidRPr="00FA534F" w:rsidRDefault="00614CBC" w:rsidP="00FA534F">
                  <w:pPr>
                    <w:rPr>
                      <w:ins w:id="1792" w:author="Nguyen Hong Nhung (Khoi CNTT)" w:date="2019-08-15T15:42:00Z"/>
                      <w:rFonts w:eastAsia="Times New Roman"/>
                      <w:bCs/>
                      <w:sz w:val="20"/>
                      <w:szCs w:val="20"/>
                      <w:lang w:eastAsia="x-none"/>
                    </w:rPr>
                  </w:pPr>
                  <w:ins w:id="1793" w:author="Nguyen Hong Nhung (Khoi CNTT)" w:date="2019-08-15T15:42:00Z">
                    <w:r w:rsidRPr="00FA534F">
                      <w:rPr>
                        <w:rFonts w:eastAsia="Times New Roman"/>
                        <w:bCs/>
                        <w:sz w:val="20"/>
                        <w:szCs w:val="20"/>
                        <w:lang w:eastAsia="x-none"/>
                      </w:rPr>
                      <w:t>Hệ thống tự động lấy theo thời gian thêm mới dữ liệu.</w:t>
                    </w:r>
                    <w:r>
                      <w:rPr>
                        <w:rFonts w:eastAsia="Times New Roman"/>
                        <w:bCs/>
                        <w:sz w:val="20"/>
                        <w:szCs w:val="20"/>
                        <w:lang w:eastAsia="x-none"/>
                      </w:rPr>
                      <w:t xml:space="preserve"> Hiển thị sau khi ấn nút Lưu</w:t>
                    </w:r>
                  </w:ins>
                </w:p>
              </w:tc>
            </w:tr>
          </w:tbl>
          <w:p w14:paraId="44C33B3D" w14:textId="77777777" w:rsidR="00614CBC" w:rsidRPr="00A448B2" w:rsidRDefault="00614CBC" w:rsidP="00FA534F">
            <w:pPr>
              <w:pStyle w:val="ListParagraph"/>
              <w:numPr>
                <w:ilvl w:val="0"/>
                <w:numId w:val="5"/>
              </w:numPr>
              <w:tabs>
                <w:tab w:val="left" w:pos="5850"/>
              </w:tabs>
              <w:ind w:right="155"/>
              <w:rPr>
                <w:ins w:id="1794" w:author="Nguyen Hong Nhung (Khoi CNTT)" w:date="2019-08-15T15:42:00Z"/>
                <w:rFonts w:ascii="Times New Roman" w:eastAsia="Times New Roman" w:hAnsi="Times New Roman" w:cs="Times New Roman"/>
                <w:sz w:val="24"/>
                <w:szCs w:val="24"/>
                <w:lang w:val="en-GB"/>
              </w:rPr>
            </w:pPr>
            <w:ins w:id="1795" w:author="Nguyen Hong Nhung (Khoi CNTT)" w:date="2019-08-15T15:42:00Z">
              <w:r w:rsidRPr="00A448B2">
                <w:rPr>
                  <w:rFonts w:ascii="Times New Roman" w:eastAsia="Times New Roman" w:hAnsi="Times New Roman" w:cs="Times New Roman"/>
                  <w:sz w:val="24"/>
                  <w:szCs w:val="24"/>
                  <w:lang w:val="en-GB"/>
                </w:rPr>
                <w:t>Các trường bắt buộc có dấu *</w:t>
              </w:r>
            </w:ins>
          </w:p>
        </w:tc>
      </w:tr>
      <w:tr w:rsidR="00614CBC" w:rsidRPr="00A448B2" w14:paraId="369FF353" w14:textId="77777777" w:rsidTr="00FA534F">
        <w:trPr>
          <w:cnfStyle w:val="010000000000" w:firstRow="0" w:lastRow="1" w:firstColumn="0" w:lastColumn="0" w:oddVBand="0" w:evenVBand="0" w:oddHBand="0" w:evenHBand="0" w:firstRowFirstColumn="0" w:firstRowLastColumn="0" w:lastRowFirstColumn="0" w:lastRowLastColumn="0"/>
          <w:ins w:id="1796" w:author="Nguyen Hong Nhung (Khoi CNTT)" w:date="2019-08-15T15:42:00Z"/>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57D34A7C" w14:textId="7A0D0D76" w:rsidR="00614CBC" w:rsidRPr="00A448B2" w:rsidRDefault="00C944D3" w:rsidP="00FA534F">
            <w:pPr>
              <w:ind w:left="-144" w:right="-144"/>
              <w:jc w:val="center"/>
              <w:rPr>
                <w:ins w:id="1797" w:author="Nguyen Hong Nhung (Khoi CNTT)" w:date="2019-08-15T15:42:00Z"/>
                <w:rFonts w:ascii="Times New Roman" w:eastAsia="Times New Roman" w:hAnsi="Times New Roman" w:cs="Times New Roman"/>
                <w:sz w:val="24"/>
                <w:szCs w:val="24"/>
                <w:lang w:val="en-GB"/>
              </w:rPr>
            </w:pPr>
            <w:ins w:id="1798" w:author="Nguyen Hong Nhung (Khoi CNTT)" w:date="2019-08-15T15:42:00Z">
              <w:r>
                <w:rPr>
                  <w:rFonts w:ascii="Times New Roman" w:eastAsia="Times New Roman" w:hAnsi="Times New Roman" w:cs="Times New Roman"/>
                  <w:sz w:val="24"/>
                  <w:szCs w:val="24"/>
                  <w:lang w:val="en-GB"/>
                </w:rPr>
                <w:t>(</w:t>
              </w:r>
            </w:ins>
            <w:ins w:id="1799" w:author="Nguyen Hong Nhung (Khoi CNTT)" w:date="2019-08-15T16:01:00Z">
              <w:r>
                <w:rPr>
                  <w:rFonts w:ascii="Times New Roman" w:eastAsia="Times New Roman" w:hAnsi="Times New Roman" w:cs="Times New Roman"/>
                  <w:sz w:val="24"/>
                  <w:szCs w:val="24"/>
                  <w:lang w:val="en-GB"/>
                </w:rPr>
                <w:t>5</w:t>
              </w:r>
            </w:ins>
            <w:ins w:id="1800" w:author="Nguyen Hong Nhung (Khoi CNTT)" w:date="2019-08-15T15:42:00Z">
              <w:r w:rsidR="00614CBC">
                <w:rPr>
                  <w:rFonts w:ascii="Times New Roman" w:eastAsia="Times New Roman" w:hAnsi="Times New Roman" w:cs="Times New Roman"/>
                  <w:sz w:val="24"/>
                  <w:szCs w:val="24"/>
                  <w:lang w:val="en-GB"/>
                </w:rPr>
                <w:t>)</w:t>
              </w:r>
            </w:ins>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5FDD60C5" w14:textId="46FFEE19" w:rsidR="00614CBC" w:rsidRPr="00A448B2" w:rsidRDefault="00614CBC" w:rsidP="00FA534F">
            <w:pPr>
              <w:ind w:left="-144" w:right="-144"/>
              <w:jc w:val="center"/>
              <w:rPr>
                <w:ins w:id="1801" w:author="Nguyen Hong Nhung (Khoi CNTT)" w:date="2019-08-15T15:42:00Z"/>
                <w:rFonts w:ascii="Times New Roman" w:eastAsia="Times New Roman" w:hAnsi="Times New Roman" w:cs="Times New Roman"/>
                <w:sz w:val="24"/>
                <w:szCs w:val="24"/>
                <w:lang w:val="en-GB"/>
              </w:rPr>
            </w:pPr>
            <w:ins w:id="1802" w:author="Nguyen Hong Nhung (Khoi CNTT)" w:date="2019-08-15T15:42:00Z">
              <w:r>
                <w:rPr>
                  <w:rFonts w:ascii="Times New Roman" w:eastAsia="Times New Roman" w:hAnsi="Times New Roman" w:cs="Times New Roman"/>
                  <w:sz w:val="24"/>
                  <w:szCs w:val="24"/>
                  <w:lang w:val="en-GB"/>
                </w:rPr>
                <w:t>BR 1.2.</w:t>
              </w:r>
            </w:ins>
            <w:ins w:id="1803" w:author="Nguyen Hong Nhung (Khoi CNTT)" w:date="2019-08-15T16:01:00Z">
              <w:r w:rsidR="00C944D3">
                <w:rPr>
                  <w:rFonts w:ascii="Times New Roman" w:eastAsia="Times New Roman" w:hAnsi="Times New Roman" w:cs="Times New Roman"/>
                  <w:sz w:val="24"/>
                  <w:szCs w:val="24"/>
                  <w:lang w:val="en-GB"/>
                </w:rPr>
                <w:t>3</w:t>
              </w:r>
            </w:ins>
            <w:ins w:id="1804" w:author="Nguyen Hong Nhung (Khoi CNTT)" w:date="2019-08-15T15:42:00Z">
              <w:r>
                <w:rPr>
                  <w:rFonts w:ascii="Times New Roman" w:eastAsia="Times New Roman" w:hAnsi="Times New Roman" w:cs="Times New Roman"/>
                  <w:sz w:val="24"/>
                  <w:szCs w:val="24"/>
                  <w:lang w:val="en-GB"/>
                </w:rPr>
                <w:t>.</w:t>
              </w:r>
            </w:ins>
            <w:ins w:id="1805" w:author="Nguyen Hong Nhung (Khoi CNTT)" w:date="2019-08-15T16:01:00Z">
              <w:r w:rsidR="00C944D3">
                <w:rPr>
                  <w:rFonts w:ascii="Times New Roman" w:eastAsia="Times New Roman" w:hAnsi="Times New Roman" w:cs="Times New Roman"/>
                  <w:sz w:val="24"/>
                  <w:szCs w:val="24"/>
                  <w:lang w:val="en-GB"/>
                </w:rPr>
                <w:t>3</w:t>
              </w:r>
            </w:ins>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4AD64AB8" w14:textId="77777777" w:rsidR="00614CBC" w:rsidRPr="00A448B2" w:rsidRDefault="00614CBC" w:rsidP="00FA534F">
            <w:pPr>
              <w:tabs>
                <w:tab w:val="left" w:pos="5850"/>
              </w:tabs>
              <w:ind w:right="155"/>
              <w:rPr>
                <w:ins w:id="1806" w:author="Nguyen Hong Nhung (Khoi CNTT)" w:date="2019-08-15T15:42:00Z"/>
                <w:rFonts w:ascii="Times New Roman" w:eastAsia="Times New Roman" w:hAnsi="Times New Roman" w:cs="Times New Roman"/>
                <w:sz w:val="24"/>
                <w:szCs w:val="24"/>
                <w:lang w:val="en-GB"/>
              </w:rPr>
            </w:pPr>
            <w:ins w:id="1807" w:author="Nguyen Hong Nhung (Khoi CNTT)" w:date="2019-08-15T15:42:00Z">
              <w:r w:rsidRPr="00A448B2">
                <w:rPr>
                  <w:rFonts w:ascii="Times New Roman" w:eastAsia="Times New Roman" w:hAnsi="Times New Roman" w:cs="Times New Roman"/>
                  <w:sz w:val="24"/>
                  <w:szCs w:val="24"/>
                  <w:lang w:val="en-GB"/>
                </w:rPr>
                <w:t>Validating rules:</w:t>
              </w:r>
            </w:ins>
          </w:p>
          <w:p w14:paraId="19FD56ED" w14:textId="77777777" w:rsidR="00614CBC" w:rsidRPr="00A448B2" w:rsidRDefault="00614CBC" w:rsidP="00FA534F">
            <w:pPr>
              <w:pStyle w:val="ListParagraph"/>
              <w:numPr>
                <w:ilvl w:val="0"/>
                <w:numId w:val="5"/>
              </w:numPr>
              <w:tabs>
                <w:tab w:val="left" w:pos="5850"/>
              </w:tabs>
              <w:ind w:right="155"/>
              <w:rPr>
                <w:ins w:id="1808" w:author="Nguyen Hong Nhung (Khoi CNTT)" w:date="2019-08-15T15:42:00Z"/>
                <w:rFonts w:ascii="Times New Roman" w:eastAsia="Times New Roman" w:hAnsi="Times New Roman" w:cs="Times New Roman"/>
                <w:sz w:val="24"/>
                <w:szCs w:val="24"/>
                <w:lang w:val="en-GB"/>
              </w:rPr>
            </w:pPr>
            <w:ins w:id="1809" w:author="Nguyen Hong Nhung (Khoi CNTT)" w:date="2019-08-15T15:42:00Z">
              <w:r w:rsidRPr="00A448B2">
                <w:rPr>
                  <w:rFonts w:ascii="Times New Roman" w:eastAsia="Times New Roman" w:hAnsi="Times New Roman" w:cs="Times New Roman"/>
                  <w:sz w:val="24"/>
                  <w:szCs w:val="24"/>
                  <w:lang w:val="en-GB"/>
                </w:rPr>
                <w:t>Check bắt buộc</w:t>
              </w:r>
            </w:ins>
          </w:p>
          <w:p w14:paraId="26FC9306" w14:textId="77777777" w:rsidR="00614CBC" w:rsidRPr="00FA534F" w:rsidRDefault="00614CBC" w:rsidP="00FA534F">
            <w:pPr>
              <w:pStyle w:val="ListParagraph"/>
              <w:numPr>
                <w:ilvl w:val="0"/>
                <w:numId w:val="5"/>
              </w:numPr>
              <w:tabs>
                <w:tab w:val="left" w:pos="5850"/>
              </w:tabs>
              <w:ind w:right="155"/>
              <w:rPr>
                <w:ins w:id="1810" w:author="Nguyen Hong Nhung (Khoi CNTT)" w:date="2019-08-15T15:42:00Z"/>
                <w:rFonts w:ascii="Times New Roman" w:eastAsia="Times New Roman" w:hAnsi="Times New Roman" w:cs="Times New Roman"/>
                <w:sz w:val="24"/>
                <w:szCs w:val="24"/>
                <w:lang w:val="en-GB"/>
              </w:rPr>
            </w:pPr>
            <w:ins w:id="1811" w:author="Nguyen Hong Nhung (Khoi CNTT)" w:date="2019-08-15T15:42:00Z">
              <w:r w:rsidRPr="00A448B2">
                <w:rPr>
                  <w:rFonts w:ascii="Times New Roman" w:eastAsia="Times New Roman" w:hAnsi="Times New Roman" w:cs="Times New Roman"/>
                  <w:sz w:val="24"/>
                  <w:szCs w:val="24"/>
                  <w:lang w:val="en-GB"/>
                </w:rPr>
                <w:t>Check định dạng, điều kiện theo chi tiết</w:t>
              </w:r>
              <w:r>
                <w:rPr>
                  <w:rFonts w:ascii="Times New Roman" w:eastAsia="Times New Roman" w:hAnsi="Times New Roman" w:cs="Times New Roman"/>
                  <w:sz w:val="24"/>
                  <w:szCs w:val="24"/>
                  <w:lang w:val="en-GB"/>
                </w:rPr>
                <w:t xml:space="preserve"> theo </w:t>
              </w:r>
              <w:r w:rsidRPr="00FA534F">
                <w:rPr>
                  <w:rFonts w:ascii="Times New Roman" w:hAnsi="Times New Roman" w:cs="Times New Roman"/>
                  <w:color w:val="1A1A1A"/>
                  <w:sz w:val="24"/>
                  <w:szCs w:val="24"/>
                </w:rPr>
                <w:t>sb_basel2.TBL_BASEL_CONFIG</w:t>
              </w:r>
            </w:ins>
          </w:p>
          <w:p w14:paraId="635E10DE" w14:textId="6EBA9AF3" w:rsidR="00614CBC" w:rsidRPr="00C944D3" w:rsidRDefault="00614CBC" w:rsidP="00FA534F">
            <w:pPr>
              <w:pStyle w:val="ListParagraph"/>
              <w:numPr>
                <w:ilvl w:val="0"/>
                <w:numId w:val="5"/>
              </w:numPr>
              <w:tabs>
                <w:tab w:val="left" w:pos="5850"/>
              </w:tabs>
              <w:ind w:right="155"/>
              <w:rPr>
                <w:ins w:id="1812" w:author="Nguyen Hong Nhung (Khoi CNTT)" w:date="2019-08-15T16:01:00Z"/>
                <w:rFonts w:ascii="Times New Roman" w:eastAsia="Times New Roman" w:hAnsi="Times New Roman" w:cs="Times New Roman"/>
                <w:sz w:val="24"/>
                <w:szCs w:val="24"/>
                <w:lang w:val="en-GB"/>
                <w:rPrChange w:id="1813" w:author="Nguyen Hong Nhung (Khoi CNTT)" w:date="2019-08-15T16:01:00Z">
                  <w:rPr>
                    <w:ins w:id="1814" w:author="Nguyen Hong Nhung (Khoi CNTT)" w:date="2019-08-15T16:01:00Z"/>
                    <w:rFonts w:ascii="Times New Roman" w:hAnsi="Times New Roman" w:cs="Times New Roman"/>
                    <w:color w:val="1A1A1A"/>
                    <w:sz w:val="24"/>
                    <w:szCs w:val="24"/>
                  </w:rPr>
                </w:rPrChange>
              </w:rPr>
            </w:pPr>
            <w:ins w:id="1815" w:author="Nguyen Hong Nhung (Khoi CNTT)" w:date="2019-08-15T15:42:00Z">
              <w:r>
                <w:rPr>
                  <w:rFonts w:ascii="Times New Roman" w:hAnsi="Times New Roman" w:cs="Times New Roman"/>
                  <w:color w:val="1A1A1A"/>
                  <w:sz w:val="24"/>
                  <w:szCs w:val="24"/>
                </w:rPr>
                <w:t xml:space="preserve">Check điều kiện ngày </w:t>
              </w:r>
            </w:ins>
            <w:ins w:id="1816" w:author="Nguyen Hong Nhung (Khoi CNTT)" w:date="2019-08-16T09:38:00Z">
              <w:r w:rsidR="006F7EF1">
                <w:rPr>
                  <w:rFonts w:ascii="Times New Roman" w:hAnsi="Times New Roman" w:cs="Times New Roman"/>
                  <w:color w:val="1A1A1A"/>
                  <w:sz w:val="24"/>
                  <w:szCs w:val="24"/>
                </w:rPr>
                <w:t>Begin</w:t>
              </w:r>
            </w:ins>
          </w:p>
          <w:p w14:paraId="42A10740" w14:textId="2ABA020C" w:rsidR="00C944D3" w:rsidRPr="00A448B2" w:rsidRDefault="00C944D3" w:rsidP="00FA534F">
            <w:pPr>
              <w:pStyle w:val="ListParagraph"/>
              <w:numPr>
                <w:ilvl w:val="0"/>
                <w:numId w:val="5"/>
              </w:numPr>
              <w:tabs>
                <w:tab w:val="left" w:pos="5850"/>
              </w:tabs>
              <w:ind w:right="155"/>
              <w:rPr>
                <w:ins w:id="1817" w:author="Nguyen Hong Nhung (Khoi CNTT)" w:date="2019-08-15T15:42:00Z"/>
                <w:rFonts w:ascii="Times New Roman" w:eastAsia="Times New Roman" w:hAnsi="Times New Roman" w:cs="Times New Roman"/>
                <w:sz w:val="24"/>
                <w:szCs w:val="24"/>
                <w:lang w:val="en-GB"/>
              </w:rPr>
            </w:pPr>
            <w:ins w:id="1818" w:author="Nguyen Hong Nhung (Khoi CNTT)" w:date="2019-08-15T16:01:00Z">
              <w:r>
                <w:rPr>
                  <w:rFonts w:ascii="Times New Roman" w:hAnsi="Times New Roman" w:cs="Times New Roman"/>
                  <w:color w:val="1A1A1A"/>
                  <w:sz w:val="24"/>
                  <w:szCs w:val="24"/>
                </w:rPr>
                <w:t>Nếu không có chỉnh sửa gì hệ thống báo lỗi và không lưu double bản ghi.</w:t>
              </w:r>
            </w:ins>
          </w:p>
        </w:tc>
      </w:tr>
    </w:tbl>
    <w:p w14:paraId="664B0F3E" w14:textId="3A83BA77" w:rsidR="000C7A5C" w:rsidRPr="00FA534F" w:rsidRDefault="000C7A5C" w:rsidP="000C7A5C">
      <w:pPr>
        <w:pStyle w:val="Heading4"/>
        <w:numPr>
          <w:ilvl w:val="2"/>
          <w:numId w:val="6"/>
        </w:numPr>
        <w:ind w:left="1440"/>
        <w:rPr>
          <w:ins w:id="1819" w:author="Nguyen Hong Nhung (Khoi CNTT)" w:date="2019-08-15T11:31:00Z"/>
          <w:rFonts w:eastAsia="MS Mincho"/>
          <w:lang w:eastAsia="ja-JP"/>
        </w:rPr>
      </w:pPr>
      <w:ins w:id="1820" w:author="Nguyen Hong Nhung (Khoi CNTT)" w:date="2019-08-15T11:31:00Z">
        <w:r>
          <w:rPr>
            <w:rFonts w:eastAsia="MS Mincho"/>
            <w:lang w:eastAsia="ja-JP"/>
          </w:rPr>
          <w:t>Xóa</w:t>
        </w:r>
        <w:r w:rsidRPr="00FA534F">
          <w:rPr>
            <w:rFonts w:eastAsia="MS Mincho"/>
            <w:lang w:eastAsia="ja-JP"/>
          </w:rPr>
          <w:t xml:space="preserve"> dữ liệu</w:t>
        </w:r>
      </w:ins>
    </w:p>
    <w:p w14:paraId="2D784FF8" w14:textId="6DC7C857" w:rsidR="000C7A5C" w:rsidRDefault="00D35775" w:rsidP="000C7A5C">
      <w:pPr>
        <w:rPr>
          <w:ins w:id="1821" w:author="Nguyen Hong Nhung (Khoi CNTT)" w:date="2019-08-16T09:59:00Z"/>
          <w:lang w:eastAsia="ja-JP"/>
        </w:rPr>
        <w:pPrChange w:id="1822" w:author="Nguyen Hong Nhung (Khoi CNTT)" w:date="2019-08-15T11:30:00Z">
          <w:pPr>
            <w:pStyle w:val="Heading4"/>
            <w:numPr>
              <w:ilvl w:val="2"/>
              <w:numId w:val="6"/>
            </w:numPr>
            <w:ind w:left="1440" w:hanging="720"/>
          </w:pPr>
        </w:pPrChange>
      </w:pPr>
      <w:ins w:id="1823" w:author="Nguyen Hong Nhung (Khoi CNTT)" w:date="2019-08-16T09:58:00Z">
        <w:r>
          <w:rPr>
            <w:lang w:eastAsia="ja-JP"/>
          </w:rPr>
          <w:t>Tương tự xóa ở 1.1.3</w:t>
        </w:r>
      </w:ins>
    </w:p>
    <w:p w14:paraId="4167C792" w14:textId="455FF159" w:rsidR="00D35775" w:rsidRDefault="00D35775" w:rsidP="00FE55E4">
      <w:pPr>
        <w:pStyle w:val="Heading4"/>
        <w:numPr>
          <w:ilvl w:val="2"/>
          <w:numId w:val="6"/>
        </w:numPr>
        <w:ind w:left="1440"/>
        <w:rPr>
          <w:ins w:id="1824" w:author="Nguyen Hong Nhung (Khoi CNTT)" w:date="2019-08-15T11:30:00Z"/>
          <w:lang w:eastAsia="ja-JP"/>
        </w:rPr>
      </w:pPr>
      <w:ins w:id="1825" w:author="Nguyen Hong Nhung (Khoi CNTT)" w:date="2019-08-16T09:59:00Z">
        <w:r w:rsidRPr="00D35775">
          <w:rPr>
            <w:rFonts w:eastAsia="MS Mincho"/>
            <w:lang w:eastAsia="ja-JP"/>
            <w:rPrChange w:id="1826" w:author="Nguyen Hong Nhung (Khoi CNTT)" w:date="2019-08-16T09:59:00Z">
              <w:rPr>
                <w:lang w:eastAsia="ja-JP"/>
              </w:rPr>
            </w:rPrChange>
          </w:rPr>
          <w:t xml:space="preserve">Upload file điều chỉnh </w:t>
        </w:r>
        <w:proofErr w:type="gramStart"/>
        <w:r w:rsidRPr="00D35775">
          <w:rPr>
            <w:rFonts w:eastAsia="MS Mincho"/>
            <w:lang w:eastAsia="ja-JP"/>
            <w:rPrChange w:id="1827" w:author="Nguyen Hong Nhung (Khoi CNTT)" w:date="2019-08-16T09:59:00Z">
              <w:rPr>
                <w:lang w:eastAsia="ja-JP"/>
              </w:rPr>
            </w:rPrChange>
          </w:rPr>
          <w:t>theo</w:t>
        </w:r>
        <w:proofErr w:type="gramEnd"/>
        <w:r w:rsidRPr="00D35775">
          <w:rPr>
            <w:rFonts w:eastAsia="MS Mincho"/>
            <w:lang w:eastAsia="ja-JP"/>
            <w:rPrChange w:id="1828" w:author="Nguyen Hong Nhung (Khoi CNTT)" w:date="2019-08-16T09:59:00Z">
              <w:rPr>
                <w:lang w:eastAsia="ja-JP"/>
              </w:rPr>
            </w:rPrChange>
          </w:rPr>
          <w:t xml:space="preserve"> lô</w:t>
        </w:r>
      </w:ins>
    </w:p>
    <w:p w14:paraId="7BA0AA7E" w14:textId="126A4971" w:rsidR="000C7A5C" w:rsidRPr="000C7A5C" w:rsidRDefault="00D35775" w:rsidP="000C7A5C">
      <w:pPr>
        <w:rPr>
          <w:lang w:eastAsia="ja-JP"/>
          <w:rPrChange w:id="1829" w:author="Nguyen Hong Nhung (Khoi CNTT)" w:date="2019-08-15T11:30:00Z">
            <w:rPr>
              <w:rFonts w:eastAsia="MS Mincho"/>
              <w:lang w:eastAsia="ja-JP"/>
            </w:rPr>
          </w:rPrChange>
        </w:rPr>
        <w:pPrChange w:id="1830" w:author="Nguyen Hong Nhung (Khoi CNTT)" w:date="2019-08-15T11:30:00Z">
          <w:pPr>
            <w:pStyle w:val="Heading4"/>
            <w:numPr>
              <w:ilvl w:val="2"/>
              <w:numId w:val="6"/>
            </w:numPr>
            <w:ind w:left="1440" w:hanging="720"/>
          </w:pPr>
        </w:pPrChange>
      </w:pPr>
      <w:ins w:id="1831" w:author="Nguyen Hong Nhung (Khoi CNTT)" w:date="2019-08-16T09:59:00Z">
        <w:r>
          <w:rPr>
            <w:lang w:eastAsia="ja-JP"/>
          </w:rPr>
          <w:t>Tương tự, tham chiếu 1.1.4</w:t>
        </w:r>
      </w:ins>
    </w:p>
    <w:p w14:paraId="00A8FAA6" w14:textId="3599C22D" w:rsidR="00376B08" w:rsidRPr="000502AD" w:rsidDel="00D35775" w:rsidRDefault="00376B08" w:rsidP="00376B08">
      <w:pPr>
        <w:rPr>
          <w:del w:id="1832" w:author="Nguyen Hong Nhung (Khoi CNTT)" w:date="2019-08-16T10:00:00Z"/>
        </w:rPr>
      </w:pPr>
      <w:del w:id="1833" w:author="Nguyen Hong Nhung (Khoi CNTT)" w:date="2019-08-16T10:00:00Z">
        <w:r w:rsidDel="00D35775">
          <w:rPr>
            <w:lang w:val="vi-VN"/>
          </w:rPr>
          <w:delText>Danh sách các bảng FCT cho phép điều chỉnh:</w:delText>
        </w:r>
        <w:bookmarkStart w:id="1834" w:name="_Toc16842103"/>
        <w:bookmarkEnd w:id="1834"/>
      </w:del>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640"/>
        <w:gridCol w:w="5580"/>
      </w:tblGrid>
      <w:tr w:rsidR="00376B08" w:rsidRPr="00953011" w:rsidDel="00D35775" w14:paraId="242C6B60" w14:textId="72A8F146" w:rsidTr="00294747">
        <w:trPr>
          <w:trHeight w:val="300"/>
          <w:tblHeader/>
          <w:del w:id="1835" w:author="Nguyen Hong Nhung (Khoi CNTT)" w:date="2019-08-16T10:00:00Z"/>
        </w:trPr>
        <w:tc>
          <w:tcPr>
            <w:tcW w:w="960" w:type="dxa"/>
            <w:shd w:val="clear" w:color="auto" w:fill="95B3D7" w:themeFill="accent1" w:themeFillTint="99"/>
            <w:noWrap/>
            <w:vAlign w:val="center"/>
            <w:hideMark/>
          </w:tcPr>
          <w:p w14:paraId="6DA46E3F" w14:textId="12901F4A" w:rsidR="00376B08" w:rsidRPr="00953011" w:rsidDel="00D35775" w:rsidRDefault="00376B08" w:rsidP="00294747">
            <w:pPr>
              <w:spacing w:line="240" w:lineRule="auto"/>
              <w:ind w:right="0"/>
              <w:jc w:val="center"/>
              <w:rPr>
                <w:del w:id="1836" w:author="Nguyen Hong Nhung (Khoi CNTT)" w:date="2019-08-16T10:00:00Z"/>
                <w:rFonts w:eastAsia="Times New Roman"/>
                <w:b/>
                <w:bCs/>
                <w:color w:val="000000"/>
              </w:rPr>
            </w:pPr>
            <w:del w:id="1837" w:author="Nguyen Hong Nhung (Khoi CNTT)" w:date="2019-08-16T10:00:00Z">
              <w:r w:rsidRPr="00953011" w:rsidDel="00D35775">
                <w:rPr>
                  <w:rFonts w:eastAsia="Times New Roman"/>
                  <w:b/>
                  <w:bCs/>
                  <w:color w:val="000000"/>
                </w:rPr>
                <w:delText>STT</w:delText>
              </w:r>
              <w:bookmarkStart w:id="1838" w:name="_Toc16842104"/>
              <w:bookmarkEnd w:id="1838"/>
            </w:del>
          </w:p>
        </w:tc>
        <w:tc>
          <w:tcPr>
            <w:tcW w:w="2640" w:type="dxa"/>
            <w:shd w:val="clear" w:color="auto" w:fill="95B3D7" w:themeFill="accent1" w:themeFillTint="99"/>
            <w:noWrap/>
            <w:vAlign w:val="center"/>
            <w:hideMark/>
          </w:tcPr>
          <w:p w14:paraId="58264CB7" w14:textId="3E0D05F1" w:rsidR="00376B08" w:rsidRPr="00953011" w:rsidDel="00D35775" w:rsidRDefault="00376B08" w:rsidP="00294747">
            <w:pPr>
              <w:spacing w:line="240" w:lineRule="auto"/>
              <w:ind w:right="0"/>
              <w:jc w:val="center"/>
              <w:rPr>
                <w:del w:id="1839" w:author="Nguyen Hong Nhung (Khoi CNTT)" w:date="2019-08-16T10:00:00Z"/>
                <w:rFonts w:eastAsia="Times New Roman"/>
                <w:b/>
                <w:bCs/>
                <w:color w:val="000000"/>
              </w:rPr>
            </w:pPr>
            <w:del w:id="1840" w:author="Nguyen Hong Nhung (Khoi CNTT)" w:date="2019-08-16T10:00:00Z">
              <w:r w:rsidRPr="00953011" w:rsidDel="00D35775">
                <w:rPr>
                  <w:rFonts w:eastAsia="Times New Roman"/>
                  <w:b/>
                  <w:bCs/>
                  <w:color w:val="000000"/>
                </w:rPr>
                <w:delText>Tên bảng</w:delText>
              </w:r>
              <w:bookmarkStart w:id="1841" w:name="_Toc16842105"/>
              <w:bookmarkEnd w:id="1841"/>
            </w:del>
          </w:p>
        </w:tc>
        <w:tc>
          <w:tcPr>
            <w:tcW w:w="5580" w:type="dxa"/>
            <w:shd w:val="clear" w:color="auto" w:fill="95B3D7" w:themeFill="accent1" w:themeFillTint="99"/>
            <w:noWrap/>
            <w:vAlign w:val="center"/>
            <w:hideMark/>
          </w:tcPr>
          <w:p w14:paraId="5059E82A" w14:textId="4B2F5A53" w:rsidR="00376B08" w:rsidRPr="00953011" w:rsidDel="00D35775" w:rsidRDefault="00376B08" w:rsidP="00294747">
            <w:pPr>
              <w:spacing w:line="240" w:lineRule="auto"/>
              <w:ind w:right="0"/>
              <w:jc w:val="center"/>
              <w:rPr>
                <w:del w:id="1842" w:author="Nguyen Hong Nhung (Khoi CNTT)" w:date="2019-08-16T10:00:00Z"/>
                <w:rFonts w:eastAsia="Times New Roman"/>
                <w:b/>
                <w:bCs/>
                <w:color w:val="000000"/>
              </w:rPr>
            </w:pPr>
            <w:del w:id="1843" w:author="Nguyen Hong Nhung (Khoi CNTT)" w:date="2019-08-16T10:00:00Z">
              <w:r w:rsidDel="00D35775">
                <w:rPr>
                  <w:rFonts w:eastAsia="Times New Roman"/>
                  <w:b/>
                  <w:bCs/>
                  <w:color w:val="000000"/>
                </w:rPr>
                <w:delText>Trường làm Key</w:delText>
              </w:r>
              <w:bookmarkStart w:id="1844" w:name="_Toc16842106"/>
              <w:bookmarkEnd w:id="1844"/>
            </w:del>
          </w:p>
        </w:tc>
        <w:bookmarkStart w:id="1845" w:name="_Toc16842107"/>
        <w:bookmarkEnd w:id="1845"/>
      </w:tr>
      <w:tr w:rsidR="00376B08" w:rsidRPr="00953011" w:rsidDel="00D35775" w14:paraId="77AB159E" w14:textId="73ACB7BB" w:rsidTr="00294747">
        <w:trPr>
          <w:trHeight w:val="300"/>
          <w:del w:id="1846" w:author="Nguyen Hong Nhung (Khoi CNTT)" w:date="2019-08-16T10:00:00Z"/>
        </w:trPr>
        <w:tc>
          <w:tcPr>
            <w:tcW w:w="960" w:type="dxa"/>
            <w:shd w:val="clear" w:color="auto" w:fill="auto"/>
            <w:noWrap/>
            <w:vAlign w:val="bottom"/>
            <w:hideMark/>
          </w:tcPr>
          <w:p w14:paraId="57200CBA" w14:textId="563D0370" w:rsidR="00376B08" w:rsidRPr="00953011" w:rsidDel="00D35775" w:rsidRDefault="00376B08" w:rsidP="00294747">
            <w:pPr>
              <w:spacing w:line="240" w:lineRule="auto"/>
              <w:ind w:right="0"/>
              <w:jc w:val="center"/>
              <w:rPr>
                <w:del w:id="1847" w:author="Nguyen Hong Nhung (Khoi CNTT)" w:date="2019-08-16T10:00:00Z"/>
                <w:rFonts w:eastAsia="Times New Roman"/>
                <w:color w:val="000000"/>
              </w:rPr>
            </w:pPr>
            <w:del w:id="1848" w:author="Nguyen Hong Nhung (Khoi CNTT)" w:date="2019-08-16T10:00:00Z">
              <w:r w:rsidRPr="00953011" w:rsidDel="00D35775">
                <w:rPr>
                  <w:rFonts w:eastAsia="Times New Roman"/>
                  <w:color w:val="000000"/>
                </w:rPr>
                <w:delText>1</w:delText>
              </w:r>
              <w:bookmarkStart w:id="1849" w:name="_Toc16842108"/>
              <w:bookmarkEnd w:id="1849"/>
            </w:del>
          </w:p>
        </w:tc>
        <w:tc>
          <w:tcPr>
            <w:tcW w:w="2640" w:type="dxa"/>
            <w:shd w:val="clear" w:color="auto" w:fill="auto"/>
            <w:noWrap/>
            <w:vAlign w:val="center"/>
            <w:hideMark/>
          </w:tcPr>
          <w:p w14:paraId="03952706" w14:textId="5B14AA6F" w:rsidR="00376B08" w:rsidRPr="00953011" w:rsidDel="00D35775" w:rsidRDefault="00376B08" w:rsidP="00294747">
            <w:pPr>
              <w:spacing w:line="240" w:lineRule="auto"/>
              <w:ind w:right="0"/>
              <w:jc w:val="left"/>
              <w:rPr>
                <w:del w:id="1850" w:author="Nguyen Hong Nhung (Khoi CNTT)" w:date="2019-08-16T10:00:00Z"/>
                <w:rFonts w:eastAsia="Times New Roman"/>
                <w:color w:val="000000"/>
              </w:rPr>
            </w:pPr>
            <w:del w:id="1851" w:author="Nguyen Hong Nhung (Khoi CNTT)" w:date="2019-08-16T10:00:00Z">
              <w:r w:rsidRPr="003E6C90" w:rsidDel="00D35775">
                <w:rPr>
                  <w:color w:val="000000"/>
                  <w:sz w:val="20"/>
                  <w:szCs w:val="20"/>
                </w:rPr>
                <w:delText>FCT_COLLATERAL</w:delText>
              </w:r>
              <w:bookmarkStart w:id="1852" w:name="_Toc16842109"/>
              <w:bookmarkEnd w:id="1852"/>
            </w:del>
          </w:p>
        </w:tc>
        <w:tc>
          <w:tcPr>
            <w:tcW w:w="5580" w:type="dxa"/>
            <w:shd w:val="clear" w:color="auto" w:fill="auto"/>
            <w:noWrap/>
            <w:vAlign w:val="bottom"/>
          </w:tcPr>
          <w:p w14:paraId="0C06B06E" w14:textId="42DB5730" w:rsidR="00376B08" w:rsidRPr="004D04F5" w:rsidDel="00D35775" w:rsidRDefault="00376B08" w:rsidP="00294747">
            <w:pPr>
              <w:spacing w:line="240" w:lineRule="auto"/>
              <w:ind w:right="0"/>
              <w:jc w:val="left"/>
              <w:rPr>
                <w:del w:id="1853" w:author="Nguyen Hong Nhung (Khoi CNTT)" w:date="2019-08-16T10:00:00Z"/>
                <w:color w:val="000000"/>
                <w:sz w:val="20"/>
                <w:szCs w:val="20"/>
              </w:rPr>
            </w:pPr>
            <w:del w:id="1854" w:author="Nguyen Hong Nhung (Khoi CNTT)" w:date="2019-08-16T10:00:00Z">
              <w:r w:rsidRPr="004D04F5" w:rsidDel="00D35775">
                <w:rPr>
                  <w:color w:val="000000"/>
                  <w:sz w:val="20"/>
                  <w:szCs w:val="20"/>
                </w:rPr>
                <w:delText>DAYID+ COLLATERAL_ID</w:delText>
              </w:r>
              <w:bookmarkStart w:id="1855" w:name="_Toc16842110"/>
              <w:bookmarkEnd w:id="1855"/>
            </w:del>
          </w:p>
        </w:tc>
        <w:bookmarkStart w:id="1856" w:name="_Toc16842111"/>
        <w:bookmarkEnd w:id="1856"/>
      </w:tr>
      <w:tr w:rsidR="00376B08" w:rsidRPr="00953011" w:rsidDel="00D35775" w14:paraId="5CAA1D8F" w14:textId="31EF3E24" w:rsidTr="00294747">
        <w:trPr>
          <w:trHeight w:val="300"/>
          <w:del w:id="1857" w:author="Nguyen Hong Nhung (Khoi CNTT)" w:date="2019-08-16T10:00:00Z"/>
        </w:trPr>
        <w:tc>
          <w:tcPr>
            <w:tcW w:w="960" w:type="dxa"/>
            <w:shd w:val="clear" w:color="auto" w:fill="auto"/>
            <w:noWrap/>
            <w:vAlign w:val="bottom"/>
            <w:hideMark/>
          </w:tcPr>
          <w:p w14:paraId="79694E4C" w14:textId="44118555" w:rsidR="00376B08" w:rsidRPr="00953011" w:rsidDel="00D35775" w:rsidRDefault="00376B08" w:rsidP="00294747">
            <w:pPr>
              <w:spacing w:line="240" w:lineRule="auto"/>
              <w:ind w:right="0"/>
              <w:jc w:val="center"/>
              <w:rPr>
                <w:del w:id="1858" w:author="Nguyen Hong Nhung (Khoi CNTT)" w:date="2019-08-16T10:00:00Z"/>
                <w:rFonts w:eastAsia="Times New Roman"/>
                <w:color w:val="000000"/>
              </w:rPr>
            </w:pPr>
            <w:del w:id="1859" w:author="Nguyen Hong Nhung (Khoi CNTT)" w:date="2019-08-16T10:00:00Z">
              <w:r w:rsidRPr="00953011" w:rsidDel="00D35775">
                <w:rPr>
                  <w:rFonts w:eastAsia="Times New Roman"/>
                  <w:color w:val="000000"/>
                </w:rPr>
                <w:delText>2</w:delText>
              </w:r>
              <w:bookmarkStart w:id="1860" w:name="_Toc16842112"/>
              <w:bookmarkEnd w:id="1860"/>
            </w:del>
          </w:p>
        </w:tc>
        <w:tc>
          <w:tcPr>
            <w:tcW w:w="2640" w:type="dxa"/>
            <w:shd w:val="clear" w:color="auto" w:fill="auto"/>
            <w:noWrap/>
            <w:vAlign w:val="center"/>
            <w:hideMark/>
          </w:tcPr>
          <w:p w14:paraId="57EDBC35" w14:textId="5B70D21A" w:rsidR="00376B08" w:rsidRPr="00953011" w:rsidDel="00D35775" w:rsidRDefault="00376B08" w:rsidP="00294747">
            <w:pPr>
              <w:spacing w:line="240" w:lineRule="auto"/>
              <w:ind w:right="0"/>
              <w:jc w:val="left"/>
              <w:rPr>
                <w:del w:id="1861" w:author="Nguyen Hong Nhung (Khoi CNTT)" w:date="2019-08-16T10:00:00Z"/>
                <w:rFonts w:eastAsia="Times New Roman"/>
                <w:color w:val="000000"/>
              </w:rPr>
            </w:pPr>
            <w:del w:id="1862" w:author="Nguyen Hong Nhung (Khoi CNTT)" w:date="2019-08-16T10:00:00Z">
              <w:r w:rsidRPr="003E6C90" w:rsidDel="00D35775">
                <w:rPr>
                  <w:color w:val="000000"/>
                  <w:sz w:val="20"/>
                  <w:szCs w:val="20"/>
                </w:rPr>
                <w:delText>FCT_CUSTOMER</w:delText>
              </w:r>
              <w:bookmarkStart w:id="1863" w:name="_Toc16842113"/>
              <w:bookmarkEnd w:id="1863"/>
            </w:del>
          </w:p>
        </w:tc>
        <w:tc>
          <w:tcPr>
            <w:tcW w:w="5580" w:type="dxa"/>
            <w:shd w:val="clear" w:color="auto" w:fill="auto"/>
            <w:noWrap/>
            <w:vAlign w:val="bottom"/>
          </w:tcPr>
          <w:p w14:paraId="565A2E2B" w14:textId="12390E88" w:rsidR="00376B08" w:rsidRPr="004D04F5" w:rsidDel="00D35775" w:rsidRDefault="00376B08" w:rsidP="00294747">
            <w:pPr>
              <w:spacing w:line="240" w:lineRule="auto"/>
              <w:ind w:right="0"/>
              <w:jc w:val="left"/>
              <w:rPr>
                <w:del w:id="1864" w:author="Nguyen Hong Nhung (Khoi CNTT)" w:date="2019-08-16T10:00:00Z"/>
                <w:color w:val="000000"/>
                <w:sz w:val="20"/>
                <w:szCs w:val="20"/>
              </w:rPr>
            </w:pPr>
            <w:del w:id="1865" w:author="Nguyen Hong Nhung (Khoi CNTT)" w:date="2019-08-16T10:00:00Z">
              <w:r w:rsidRPr="004D04F5" w:rsidDel="00D35775">
                <w:rPr>
                  <w:color w:val="000000"/>
                  <w:sz w:val="20"/>
                  <w:szCs w:val="20"/>
                </w:rPr>
                <w:delText>DAYID+ COMPANY+ CUSTOMER</w:delText>
              </w:r>
              <w:bookmarkStart w:id="1866" w:name="_Toc16842114"/>
              <w:bookmarkEnd w:id="1866"/>
            </w:del>
          </w:p>
        </w:tc>
        <w:bookmarkStart w:id="1867" w:name="_Toc16842115"/>
        <w:bookmarkEnd w:id="1867"/>
      </w:tr>
      <w:tr w:rsidR="00376B08" w:rsidRPr="00953011" w:rsidDel="00D35775" w14:paraId="5D117568" w14:textId="7189CB2F" w:rsidTr="00294747">
        <w:trPr>
          <w:trHeight w:val="300"/>
          <w:del w:id="1868" w:author="Nguyen Hong Nhung (Khoi CNTT)" w:date="2019-08-16T10:00:00Z"/>
        </w:trPr>
        <w:tc>
          <w:tcPr>
            <w:tcW w:w="960" w:type="dxa"/>
            <w:shd w:val="clear" w:color="auto" w:fill="auto"/>
            <w:noWrap/>
            <w:vAlign w:val="bottom"/>
            <w:hideMark/>
          </w:tcPr>
          <w:p w14:paraId="053CCD0C" w14:textId="422FB089" w:rsidR="00376B08" w:rsidRPr="00953011" w:rsidDel="00D35775" w:rsidRDefault="00376B08" w:rsidP="00294747">
            <w:pPr>
              <w:spacing w:line="240" w:lineRule="auto"/>
              <w:ind w:right="0"/>
              <w:jc w:val="center"/>
              <w:rPr>
                <w:del w:id="1869" w:author="Nguyen Hong Nhung (Khoi CNTT)" w:date="2019-08-16T10:00:00Z"/>
                <w:rFonts w:eastAsia="Times New Roman"/>
                <w:color w:val="000000"/>
              </w:rPr>
            </w:pPr>
            <w:del w:id="1870" w:author="Nguyen Hong Nhung (Khoi CNTT)" w:date="2019-08-16T10:00:00Z">
              <w:r w:rsidRPr="00953011" w:rsidDel="00D35775">
                <w:rPr>
                  <w:rFonts w:eastAsia="Times New Roman"/>
                  <w:color w:val="000000"/>
                </w:rPr>
                <w:delText>3</w:delText>
              </w:r>
              <w:bookmarkStart w:id="1871" w:name="_Toc16842116"/>
              <w:bookmarkEnd w:id="1871"/>
            </w:del>
          </w:p>
        </w:tc>
        <w:tc>
          <w:tcPr>
            <w:tcW w:w="2640" w:type="dxa"/>
            <w:shd w:val="clear" w:color="auto" w:fill="auto"/>
            <w:noWrap/>
            <w:vAlign w:val="center"/>
            <w:hideMark/>
          </w:tcPr>
          <w:p w14:paraId="0892ED86" w14:textId="693C261F" w:rsidR="00376B08" w:rsidRPr="00953011" w:rsidDel="00D35775" w:rsidRDefault="00376B08" w:rsidP="00294747">
            <w:pPr>
              <w:spacing w:line="240" w:lineRule="auto"/>
              <w:ind w:right="0"/>
              <w:jc w:val="left"/>
              <w:rPr>
                <w:del w:id="1872" w:author="Nguyen Hong Nhung (Khoi CNTT)" w:date="2019-08-16T10:00:00Z"/>
                <w:rFonts w:eastAsia="Times New Roman"/>
                <w:color w:val="000000"/>
              </w:rPr>
            </w:pPr>
            <w:del w:id="1873" w:author="Nguyen Hong Nhung (Khoi CNTT)" w:date="2019-08-16T10:00:00Z">
              <w:r w:rsidRPr="003E6C90" w:rsidDel="00D35775">
                <w:rPr>
                  <w:color w:val="000000"/>
                  <w:sz w:val="20"/>
                  <w:szCs w:val="20"/>
                </w:rPr>
                <w:delText>FCT_LETTER_CREDIT</w:delText>
              </w:r>
              <w:bookmarkStart w:id="1874" w:name="_Toc16842117"/>
              <w:bookmarkEnd w:id="1874"/>
            </w:del>
          </w:p>
        </w:tc>
        <w:tc>
          <w:tcPr>
            <w:tcW w:w="5580" w:type="dxa"/>
            <w:shd w:val="clear" w:color="auto" w:fill="auto"/>
            <w:noWrap/>
            <w:vAlign w:val="bottom"/>
          </w:tcPr>
          <w:p w14:paraId="07AEEEF2" w14:textId="438F750A" w:rsidR="00376B08" w:rsidRPr="004D04F5" w:rsidDel="00D35775" w:rsidRDefault="00376B08" w:rsidP="00294747">
            <w:pPr>
              <w:spacing w:line="240" w:lineRule="auto"/>
              <w:ind w:right="0"/>
              <w:jc w:val="left"/>
              <w:rPr>
                <w:del w:id="1875" w:author="Nguyen Hong Nhung (Khoi CNTT)" w:date="2019-08-16T10:00:00Z"/>
                <w:color w:val="000000"/>
                <w:sz w:val="20"/>
                <w:szCs w:val="20"/>
              </w:rPr>
            </w:pPr>
            <w:del w:id="1876" w:author="Nguyen Hong Nhung (Khoi CNTT)" w:date="2019-08-16T10:00:00Z">
              <w:r w:rsidRPr="004D04F5" w:rsidDel="00D35775">
                <w:rPr>
                  <w:color w:val="000000"/>
                  <w:sz w:val="20"/>
                  <w:szCs w:val="20"/>
                </w:rPr>
                <w:delText>DAYID+ CONTRACT_ID</w:delText>
              </w:r>
              <w:bookmarkStart w:id="1877" w:name="_Toc16842118"/>
              <w:bookmarkEnd w:id="1877"/>
            </w:del>
          </w:p>
        </w:tc>
        <w:bookmarkStart w:id="1878" w:name="_Toc16842119"/>
        <w:bookmarkEnd w:id="1878"/>
      </w:tr>
      <w:tr w:rsidR="00376B08" w:rsidRPr="00953011" w:rsidDel="00D35775" w14:paraId="224BF4D3" w14:textId="3C2CC21C" w:rsidTr="00294747">
        <w:trPr>
          <w:trHeight w:val="300"/>
          <w:del w:id="1879" w:author="Nguyen Hong Nhung (Khoi CNTT)" w:date="2019-08-16T10:00:00Z"/>
        </w:trPr>
        <w:tc>
          <w:tcPr>
            <w:tcW w:w="960" w:type="dxa"/>
            <w:shd w:val="clear" w:color="auto" w:fill="auto"/>
            <w:noWrap/>
            <w:vAlign w:val="bottom"/>
            <w:hideMark/>
          </w:tcPr>
          <w:p w14:paraId="01D1F92B" w14:textId="4E44C003" w:rsidR="00376B08" w:rsidRPr="00953011" w:rsidDel="00D35775" w:rsidRDefault="00376B08" w:rsidP="00294747">
            <w:pPr>
              <w:spacing w:line="240" w:lineRule="auto"/>
              <w:ind w:right="0"/>
              <w:jc w:val="center"/>
              <w:rPr>
                <w:del w:id="1880" w:author="Nguyen Hong Nhung (Khoi CNTT)" w:date="2019-08-16T10:00:00Z"/>
                <w:rFonts w:eastAsia="Times New Roman"/>
                <w:color w:val="000000"/>
              </w:rPr>
            </w:pPr>
            <w:del w:id="1881" w:author="Nguyen Hong Nhung (Khoi CNTT)" w:date="2019-08-16T10:00:00Z">
              <w:r w:rsidRPr="00953011" w:rsidDel="00D35775">
                <w:rPr>
                  <w:rFonts w:eastAsia="Times New Roman"/>
                  <w:color w:val="000000"/>
                </w:rPr>
                <w:delText>4</w:delText>
              </w:r>
              <w:bookmarkStart w:id="1882" w:name="_Toc16842120"/>
              <w:bookmarkEnd w:id="1882"/>
            </w:del>
          </w:p>
        </w:tc>
        <w:tc>
          <w:tcPr>
            <w:tcW w:w="2640" w:type="dxa"/>
            <w:shd w:val="clear" w:color="auto" w:fill="auto"/>
            <w:noWrap/>
            <w:vAlign w:val="center"/>
            <w:hideMark/>
          </w:tcPr>
          <w:p w14:paraId="6F5086B0" w14:textId="5D781E99" w:rsidR="00376B08" w:rsidRPr="00953011" w:rsidDel="00D35775" w:rsidRDefault="00376B08" w:rsidP="00294747">
            <w:pPr>
              <w:spacing w:line="240" w:lineRule="auto"/>
              <w:ind w:right="0"/>
              <w:jc w:val="left"/>
              <w:rPr>
                <w:del w:id="1883" w:author="Nguyen Hong Nhung (Khoi CNTT)" w:date="2019-08-16T10:00:00Z"/>
                <w:rFonts w:eastAsia="Times New Roman"/>
                <w:color w:val="000000"/>
              </w:rPr>
            </w:pPr>
            <w:del w:id="1884" w:author="Nguyen Hong Nhung (Khoi CNTT)" w:date="2019-08-16T10:00:00Z">
              <w:r w:rsidRPr="003E6C90" w:rsidDel="00D35775">
                <w:rPr>
                  <w:color w:val="000000"/>
                  <w:sz w:val="20"/>
                  <w:szCs w:val="20"/>
                </w:rPr>
                <w:delText>FCT_LIMIT</w:delText>
              </w:r>
              <w:bookmarkStart w:id="1885" w:name="_Toc16842121"/>
              <w:bookmarkEnd w:id="1885"/>
            </w:del>
          </w:p>
        </w:tc>
        <w:tc>
          <w:tcPr>
            <w:tcW w:w="5580" w:type="dxa"/>
            <w:shd w:val="clear" w:color="auto" w:fill="auto"/>
            <w:noWrap/>
            <w:vAlign w:val="bottom"/>
            <w:hideMark/>
          </w:tcPr>
          <w:p w14:paraId="7F4C0440" w14:textId="643ABB35" w:rsidR="00376B08" w:rsidRPr="004D04F5" w:rsidDel="00D35775" w:rsidRDefault="00376B08" w:rsidP="00294747">
            <w:pPr>
              <w:spacing w:line="240" w:lineRule="auto"/>
              <w:ind w:right="0"/>
              <w:jc w:val="left"/>
              <w:rPr>
                <w:del w:id="1886" w:author="Nguyen Hong Nhung (Khoi CNTT)" w:date="2019-08-16T10:00:00Z"/>
                <w:color w:val="000000"/>
                <w:sz w:val="20"/>
                <w:szCs w:val="20"/>
              </w:rPr>
            </w:pPr>
            <w:del w:id="1887" w:author="Nguyen Hong Nhung (Khoi CNTT)" w:date="2019-08-16T10:00:00Z">
              <w:r w:rsidRPr="004D04F5" w:rsidDel="00D35775">
                <w:rPr>
                  <w:color w:val="000000"/>
                  <w:sz w:val="20"/>
                  <w:szCs w:val="20"/>
                </w:rPr>
                <w:delText>DAYID+ LIMIT_ID</w:delText>
              </w:r>
              <w:bookmarkStart w:id="1888" w:name="_Toc16842122"/>
              <w:bookmarkEnd w:id="1888"/>
            </w:del>
          </w:p>
        </w:tc>
        <w:bookmarkStart w:id="1889" w:name="_Toc16842123"/>
        <w:bookmarkEnd w:id="1889"/>
      </w:tr>
      <w:tr w:rsidR="00376B08" w:rsidRPr="00953011" w:rsidDel="00D35775" w14:paraId="7313932A" w14:textId="427BEB37" w:rsidTr="00294747">
        <w:trPr>
          <w:trHeight w:val="300"/>
          <w:del w:id="1890" w:author="Nguyen Hong Nhung (Khoi CNTT)" w:date="2019-08-16T10:00:00Z"/>
        </w:trPr>
        <w:tc>
          <w:tcPr>
            <w:tcW w:w="960" w:type="dxa"/>
            <w:shd w:val="clear" w:color="auto" w:fill="auto"/>
            <w:noWrap/>
            <w:vAlign w:val="bottom"/>
            <w:hideMark/>
          </w:tcPr>
          <w:p w14:paraId="56FC19F1" w14:textId="1C1F8E8E" w:rsidR="00376B08" w:rsidRPr="00953011" w:rsidDel="00D35775" w:rsidRDefault="00376B08" w:rsidP="00294747">
            <w:pPr>
              <w:spacing w:line="240" w:lineRule="auto"/>
              <w:ind w:right="0"/>
              <w:jc w:val="center"/>
              <w:rPr>
                <w:del w:id="1891" w:author="Nguyen Hong Nhung (Khoi CNTT)" w:date="2019-08-16T10:00:00Z"/>
                <w:rFonts w:eastAsia="Times New Roman"/>
                <w:color w:val="000000"/>
              </w:rPr>
            </w:pPr>
            <w:del w:id="1892" w:author="Nguyen Hong Nhung (Khoi CNTT)" w:date="2019-08-16T10:00:00Z">
              <w:r w:rsidRPr="00953011" w:rsidDel="00D35775">
                <w:rPr>
                  <w:rFonts w:eastAsia="Times New Roman"/>
                  <w:color w:val="000000"/>
                </w:rPr>
                <w:delText>5</w:delText>
              </w:r>
              <w:bookmarkStart w:id="1893" w:name="_Toc16842124"/>
              <w:bookmarkEnd w:id="1893"/>
            </w:del>
          </w:p>
        </w:tc>
        <w:tc>
          <w:tcPr>
            <w:tcW w:w="2640" w:type="dxa"/>
            <w:shd w:val="clear" w:color="auto" w:fill="auto"/>
            <w:noWrap/>
            <w:vAlign w:val="center"/>
            <w:hideMark/>
          </w:tcPr>
          <w:p w14:paraId="207C23D8" w14:textId="571D23C4" w:rsidR="00376B08" w:rsidRPr="00953011" w:rsidDel="00D35775" w:rsidRDefault="00376B08" w:rsidP="00294747">
            <w:pPr>
              <w:spacing w:line="240" w:lineRule="auto"/>
              <w:ind w:right="0"/>
              <w:jc w:val="left"/>
              <w:rPr>
                <w:del w:id="1894" w:author="Nguyen Hong Nhung (Khoi CNTT)" w:date="2019-08-16T10:00:00Z"/>
                <w:rFonts w:eastAsia="Times New Roman"/>
                <w:color w:val="000000"/>
              </w:rPr>
            </w:pPr>
            <w:del w:id="1895" w:author="Nguyen Hong Nhung (Khoi CNTT)" w:date="2019-08-16T10:00:00Z">
              <w:r w:rsidRPr="003E6C90" w:rsidDel="00D35775">
                <w:rPr>
                  <w:color w:val="000000"/>
                  <w:sz w:val="20"/>
                  <w:szCs w:val="20"/>
                </w:rPr>
                <w:delText>FCT_LINE</w:delText>
              </w:r>
              <w:bookmarkStart w:id="1896" w:name="_Toc16842125"/>
              <w:bookmarkEnd w:id="1896"/>
            </w:del>
          </w:p>
        </w:tc>
        <w:tc>
          <w:tcPr>
            <w:tcW w:w="5580" w:type="dxa"/>
            <w:shd w:val="clear" w:color="auto" w:fill="auto"/>
            <w:noWrap/>
            <w:vAlign w:val="bottom"/>
            <w:hideMark/>
          </w:tcPr>
          <w:p w14:paraId="5577E185" w14:textId="13F1E8C8" w:rsidR="00376B08" w:rsidRPr="004D04F5" w:rsidDel="00D35775" w:rsidRDefault="00376B08" w:rsidP="00294747">
            <w:pPr>
              <w:spacing w:line="240" w:lineRule="auto"/>
              <w:ind w:right="0"/>
              <w:jc w:val="left"/>
              <w:rPr>
                <w:del w:id="1897" w:author="Nguyen Hong Nhung (Khoi CNTT)" w:date="2019-08-16T10:00:00Z"/>
                <w:color w:val="000000"/>
                <w:sz w:val="20"/>
                <w:szCs w:val="20"/>
              </w:rPr>
            </w:pPr>
            <w:del w:id="1898" w:author="Nguyen Hong Nhung (Khoi CNTT)" w:date="2019-08-16T10:00:00Z">
              <w:r w:rsidRPr="004D04F5" w:rsidDel="00D35775">
                <w:rPr>
                  <w:color w:val="000000"/>
                  <w:sz w:val="20"/>
                  <w:szCs w:val="20"/>
                </w:rPr>
                <w:delText>DAYID+ CO_CODE+ CCY+ LINE_NO+ LINE_NAME</w:delText>
              </w:r>
              <w:bookmarkStart w:id="1899" w:name="_Toc16842126"/>
              <w:bookmarkEnd w:id="1899"/>
            </w:del>
          </w:p>
        </w:tc>
        <w:bookmarkStart w:id="1900" w:name="_Toc16842127"/>
        <w:bookmarkEnd w:id="1900"/>
      </w:tr>
      <w:tr w:rsidR="00376B08" w:rsidRPr="00953011" w:rsidDel="00D35775" w14:paraId="2C9AD840" w14:textId="174E2D43" w:rsidTr="00294747">
        <w:trPr>
          <w:trHeight w:val="300"/>
          <w:del w:id="1901" w:author="Nguyen Hong Nhung (Khoi CNTT)" w:date="2019-08-16T10:00:00Z"/>
        </w:trPr>
        <w:tc>
          <w:tcPr>
            <w:tcW w:w="960" w:type="dxa"/>
            <w:shd w:val="clear" w:color="auto" w:fill="auto"/>
            <w:noWrap/>
            <w:vAlign w:val="bottom"/>
          </w:tcPr>
          <w:p w14:paraId="5101A905" w14:textId="19071C95" w:rsidR="00376B08" w:rsidRPr="00953011" w:rsidDel="00D35775" w:rsidRDefault="00376B08" w:rsidP="00294747">
            <w:pPr>
              <w:spacing w:line="240" w:lineRule="auto"/>
              <w:ind w:right="0"/>
              <w:jc w:val="center"/>
              <w:rPr>
                <w:del w:id="1902" w:author="Nguyen Hong Nhung (Khoi CNTT)" w:date="2019-08-16T10:00:00Z"/>
                <w:rFonts w:eastAsia="Times New Roman"/>
                <w:color w:val="000000"/>
              </w:rPr>
            </w:pPr>
            <w:del w:id="1903" w:author="Nguyen Hong Nhung (Khoi CNTT)" w:date="2019-08-16T10:00:00Z">
              <w:r w:rsidDel="00D35775">
                <w:rPr>
                  <w:rFonts w:eastAsia="Times New Roman"/>
                  <w:color w:val="000000"/>
                </w:rPr>
                <w:delText>6</w:delText>
              </w:r>
              <w:bookmarkStart w:id="1904" w:name="_Toc16842128"/>
              <w:bookmarkEnd w:id="1904"/>
            </w:del>
          </w:p>
        </w:tc>
        <w:tc>
          <w:tcPr>
            <w:tcW w:w="2640" w:type="dxa"/>
            <w:shd w:val="clear" w:color="auto" w:fill="auto"/>
            <w:noWrap/>
            <w:vAlign w:val="center"/>
          </w:tcPr>
          <w:p w14:paraId="47BDFAE9" w14:textId="773C2F8B" w:rsidR="00376B08" w:rsidRPr="00953011" w:rsidDel="00D35775" w:rsidRDefault="00376B08" w:rsidP="00294747">
            <w:pPr>
              <w:spacing w:line="240" w:lineRule="auto"/>
              <w:ind w:right="0"/>
              <w:jc w:val="left"/>
              <w:rPr>
                <w:del w:id="1905" w:author="Nguyen Hong Nhung (Khoi CNTT)" w:date="2019-08-16T10:00:00Z"/>
                <w:rFonts w:eastAsia="Times New Roman"/>
                <w:color w:val="000000"/>
              </w:rPr>
            </w:pPr>
            <w:del w:id="1906" w:author="Nguyen Hong Nhung (Khoi CNTT)" w:date="2019-08-16T10:00:00Z">
              <w:r w:rsidRPr="003E6C90" w:rsidDel="00D35775">
                <w:rPr>
                  <w:color w:val="000000"/>
                  <w:sz w:val="20"/>
                  <w:szCs w:val="20"/>
                </w:rPr>
                <w:delText>FCT_LOAN</w:delText>
              </w:r>
              <w:bookmarkStart w:id="1907" w:name="_Toc16842129"/>
              <w:bookmarkEnd w:id="1907"/>
            </w:del>
          </w:p>
        </w:tc>
        <w:tc>
          <w:tcPr>
            <w:tcW w:w="5580" w:type="dxa"/>
            <w:shd w:val="clear" w:color="auto" w:fill="auto"/>
            <w:noWrap/>
            <w:vAlign w:val="bottom"/>
          </w:tcPr>
          <w:p w14:paraId="5E4F8B2B" w14:textId="5AF8D69D" w:rsidR="00376B08" w:rsidRPr="004D04F5" w:rsidDel="00D35775" w:rsidRDefault="00376B08" w:rsidP="00294747">
            <w:pPr>
              <w:spacing w:line="240" w:lineRule="auto"/>
              <w:ind w:right="0"/>
              <w:jc w:val="left"/>
              <w:rPr>
                <w:del w:id="1908" w:author="Nguyen Hong Nhung (Khoi CNTT)" w:date="2019-08-16T10:00:00Z"/>
                <w:color w:val="000000"/>
                <w:sz w:val="20"/>
                <w:szCs w:val="20"/>
              </w:rPr>
            </w:pPr>
            <w:del w:id="1909" w:author="Nguyen Hong Nhung (Khoi CNTT)" w:date="2019-08-16T10:00:00Z">
              <w:r w:rsidRPr="004D04F5" w:rsidDel="00D35775">
                <w:rPr>
                  <w:color w:val="000000"/>
                  <w:sz w:val="20"/>
                  <w:szCs w:val="20"/>
                </w:rPr>
                <w:delText>DAYID+ CONTRACT</w:delText>
              </w:r>
              <w:bookmarkStart w:id="1910" w:name="_Toc16842130"/>
              <w:bookmarkEnd w:id="1910"/>
            </w:del>
          </w:p>
        </w:tc>
        <w:bookmarkStart w:id="1911" w:name="_Toc16842131"/>
        <w:bookmarkEnd w:id="1911"/>
      </w:tr>
      <w:tr w:rsidR="00376B08" w:rsidRPr="00953011" w:rsidDel="00D35775" w14:paraId="2F83DEEE" w14:textId="7AA18717" w:rsidTr="00294747">
        <w:trPr>
          <w:trHeight w:val="300"/>
          <w:del w:id="1912" w:author="Nguyen Hong Nhung (Khoi CNTT)" w:date="2019-08-16T10:00:00Z"/>
        </w:trPr>
        <w:tc>
          <w:tcPr>
            <w:tcW w:w="960" w:type="dxa"/>
            <w:shd w:val="clear" w:color="auto" w:fill="auto"/>
            <w:noWrap/>
            <w:vAlign w:val="bottom"/>
          </w:tcPr>
          <w:p w14:paraId="4B66CABE" w14:textId="6CE595C1" w:rsidR="00376B08" w:rsidRPr="00953011" w:rsidDel="00D35775" w:rsidRDefault="00376B08" w:rsidP="00294747">
            <w:pPr>
              <w:spacing w:line="240" w:lineRule="auto"/>
              <w:ind w:right="0"/>
              <w:jc w:val="center"/>
              <w:rPr>
                <w:del w:id="1913" w:author="Nguyen Hong Nhung (Khoi CNTT)" w:date="2019-08-16T10:00:00Z"/>
                <w:rFonts w:eastAsia="Times New Roman"/>
                <w:color w:val="000000"/>
              </w:rPr>
            </w:pPr>
            <w:del w:id="1914" w:author="Nguyen Hong Nhung (Khoi CNTT)" w:date="2019-08-16T10:00:00Z">
              <w:r w:rsidDel="00D35775">
                <w:rPr>
                  <w:rFonts w:eastAsia="Times New Roman"/>
                  <w:color w:val="000000"/>
                </w:rPr>
                <w:delText>7</w:delText>
              </w:r>
              <w:bookmarkStart w:id="1915" w:name="_Toc16842132"/>
              <w:bookmarkEnd w:id="1915"/>
            </w:del>
          </w:p>
        </w:tc>
        <w:tc>
          <w:tcPr>
            <w:tcW w:w="2640" w:type="dxa"/>
            <w:shd w:val="clear" w:color="auto" w:fill="auto"/>
            <w:noWrap/>
            <w:vAlign w:val="center"/>
          </w:tcPr>
          <w:p w14:paraId="417CBD68" w14:textId="5A292A6B" w:rsidR="00376B08" w:rsidRPr="00953011" w:rsidDel="00D35775" w:rsidRDefault="00376B08" w:rsidP="00294747">
            <w:pPr>
              <w:spacing w:line="240" w:lineRule="auto"/>
              <w:ind w:right="0"/>
              <w:jc w:val="left"/>
              <w:rPr>
                <w:del w:id="1916" w:author="Nguyen Hong Nhung (Khoi CNTT)" w:date="2019-08-16T10:00:00Z"/>
                <w:rFonts w:eastAsia="Times New Roman"/>
                <w:color w:val="000000"/>
              </w:rPr>
            </w:pPr>
            <w:del w:id="1917" w:author="Nguyen Hong Nhung (Khoi CNTT)" w:date="2019-08-16T10:00:00Z">
              <w:r w:rsidRPr="003E6C90" w:rsidDel="00D35775">
                <w:rPr>
                  <w:color w:val="000000"/>
                  <w:sz w:val="20"/>
                  <w:szCs w:val="20"/>
                </w:rPr>
                <w:delText>FCT_MD</w:delText>
              </w:r>
              <w:bookmarkStart w:id="1918" w:name="_Toc16842133"/>
              <w:bookmarkEnd w:id="1918"/>
            </w:del>
          </w:p>
        </w:tc>
        <w:tc>
          <w:tcPr>
            <w:tcW w:w="5580" w:type="dxa"/>
            <w:shd w:val="clear" w:color="auto" w:fill="auto"/>
            <w:noWrap/>
            <w:vAlign w:val="bottom"/>
          </w:tcPr>
          <w:p w14:paraId="697B0536" w14:textId="457A29C7" w:rsidR="00376B08" w:rsidRPr="004D04F5" w:rsidDel="00D35775" w:rsidRDefault="00376B08" w:rsidP="00294747">
            <w:pPr>
              <w:spacing w:line="240" w:lineRule="auto"/>
              <w:ind w:right="0"/>
              <w:jc w:val="left"/>
              <w:rPr>
                <w:del w:id="1919" w:author="Nguyen Hong Nhung (Khoi CNTT)" w:date="2019-08-16T10:00:00Z"/>
                <w:color w:val="000000"/>
                <w:sz w:val="20"/>
                <w:szCs w:val="20"/>
              </w:rPr>
            </w:pPr>
            <w:del w:id="1920" w:author="Nguyen Hong Nhung (Khoi CNTT)" w:date="2019-08-16T10:00:00Z">
              <w:r w:rsidRPr="004D04F5" w:rsidDel="00D35775">
                <w:rPr>
                  <w:color w:val="000000"/>
                  <w:sz w:val="20"/>
                  <w:szCs w:val="20"/>
                </w:rPr>
                <w:delText>DAYID+ CONTRACT</w:delText>
              </w:r>
              <w:bookmarkStart w:id="1921" w:name="_Toc16842134"/>
              <w:bookmarkEnd w:id="1921"/>
            </w:del>
          </w:p>
        </w:tc>
        <w:bookmarkStart w:id="1922" w:name="_Toc16842135"/>
        <w:bookmarkEnd w:id="1922"/>
      </w:tr>
    </w:tbl>
    <w:p w14:paraId="710C2307" w14:textId="27A71009" w:rsidR="00376B08" w:rsidRPr="000502AD" w:rsidDel="00D35775" w:rsidRDefault="00376B08" w:rsidP="00376B08">
      <w:pPr>
        <w:spacing w:before="240" w:line="360" w:lineRule="auto"/>
        <w:ind w:right="0"/>
        <w:rPr>
          <w:del w:id="1923" w:author="Nguyen Hong Nhung (Khoi CNTT)" w:date="2019-08-16T10:00:00Z"/>
          <w:rFonts w:eastAsia="MS Mincho"/>
          <w:bCs/>
          <w:iCs/>
          <w:color w:val="000000"/>
          <w:lang w:eastAsia="ja-JP"/>
        </w:rPr>
      </w:pPr>
      <w:del w:id="1924" w:author="Nguyen Hong Nhung (Khoi CNTT)" w:date="2019-08-16T10:00:00Z">
        <w:r w:rsidDel="00D35775">
          <w:rPr>
            <w:rFonts w:eastAsia="MS Mincho"/>
            <w:bCs/>
            <w:iCs/>
            <w:color w:val="000000"/>
            <w:lang w:eastAsia="ja-JP"/>
          </w:rPr>
          <w:delText>Nghiệp vụ chú ý trường Key của từng bảng để thêm tránh trùng lặp bản ghi. Sửa/ xóa theo Key của bản ghi.</w:delText>
        </w:r>
        <w:bookmarkStart w:id="1925" w:name="_Toc16842136"/>
        <w:bookmarkEnd w:id="1925"/>
      </w:del>
    </w:p>
    <w:p w14:paraId="79A8CA30" w14:textId="29F35605" w:rsidR="00BC5FE1" w:rsidDel="00D35775" w:rsidRDefault="00B831DA" w:rsidP="00B831DA">
      <w:pPr>
        <w:pStyle w:val="ListParagraph"/>
        <w:numPr>
          <w:ilvl w:val="0"/>
          <w:numId w:val="47"/>
        </w:numPr>
        <w:rPr>
          <w:del w:id="1926" w:author="Nguyen Hong Nhung (Khoi CNTT)" w:date="2019-08-16T10:00:00Z"/>
          <w:b/>
          <w:lang w:eastAsia="ja-JP"/>
        </w:rPr>
      </w:pPr>
      <w:bookmarkStart w:id="1927" w:name="_Toc15029862"/>
      <w:del w:id="1928" w:author="Nguyen Hong Nhung (Khoi CNTT)" w:date="2019-08-16T10:00:00Z">
        <w:r w:rsidRPr="00B831DA" w:rsidDel="00D35775">
          <w:rPr>
            <w:b/>
            <w:lang w:eastAsia="ja-JP"/>
          </w:rPr>
          <w:delText>Cách xử lý bản ghi trong file với ADJ TYPE = A</w:delText>
        </w:r>
        <w:bookmarkStart w:id="1929" w:name="_Toc16842137"/>
        <w:bookmarkEnd w:id="1929"/>
      </w:del>
    </w:p>
    <w:p w14:paraId="5B617D03" w14:textId="2C29C5B3" w:rsidR="000F2A99" w:rsidRPr="000F2A99" w:rsidDel="00D35775" w:rsidRDefault="000F2A99" w:rsidP="000F2A99">
      <w:pPr>
        <w:spacing w:line="360" w:lineRule="auto"/>
        <w:ind w:right="0"/>
        <w:rPr>
          <w:del w:id="1930" w:author="Nguyen Hong Nhung (Khoi CNTT)" w:date="2019-08-16T10:00:00Z"/>
          <w:rFonts w:eastAsia="MS Mincho"/>
          <w:bCs/>
          <w:iCs/>
          <w:color w:val="000000"/>
          <w:lang w:eastAsia="ja-JP"/>
        </w:rPr>
      </w:pPr>
      <w:del w:id="1931" w:author="Nguyen Hong Nhung (Khoi CNTT)" w:date="2019-08-16T10:00:00Z">
        <w:r w:rsidRPr="000F2A99" w:rsidDel="00D35775">
          <w:rPr>
            <w:rFonts w:eastAsia="MS Mincho"/>
            <w:bCs/>
            <w:iCs/>
            <w:color w:val="000000"/>
            <w:lang w:eastAsia="ja-JP"/>
          </w:rPr>
          <w:delText xml:space="preserve">Bảng gốc ở RawData không ảnh hưởng. Các bảng ADJ chỉ dùng để lưu các bản ghi được điều chỉnh (Thêm/ sửa/ xóa) so với với Raw Data. Cấu túc bảng ADJ cho bảng FCT xây dựng trên nguyên tắc cấu trúc giống bảng gốc và bổ sung thêm các trường: </w:delText>
        </w:r>
        <w:bookmarkStart w:id="1932" w:name="_Toc16842138"/>
        <w:bookmarkEnd w:id="1932"/>
      </w:del>
    </w:p>
    <w:tbl>
      <w:tblPr>
        <w:tblStyle w:val="TableGrid"/>
        <w:tblW w:w="9468" w:type="dxa"/>
        <w:tblLook w:val="04A0" w:firstRow="1" w:lastRow="0" w:firstColumn="1" w:lastColumn="0" w:noHBand="0" w:noVBand="1"/>
      </w:tblPr>
      <w:tblGrid>
        <w:gridCol w:w="2358"/>
        <w:gridCol w:w="1451"/>
        <w:gridCol w:w="1742"/>
        <w:gridCol w:w="3917"/>
      </w:tblGrid>
      <w:tr w:rsidR="000F2A99" w:rsidRPr="00AC762B" w:rsidDel="00D35775" w14:paraId="3A93FD75" w14:textId="0182890F" w:rsidTr="00294747">
        <w:trPr>
          <w:tblHeader/>
          <w:del w:id="1933" w:author="Nguyen Hong Nhung (Khoi CNTT)" w:date="2019-08-16T10:00:00Z"/>
        </w:trPr>
        <w:tc>
          <w:tcPr>
            <w:tcW w:w="2358" w:type="dxa"/>
            <w:shd w:val="clear" w:color="auto" w:fill="8DB3E2" w:themeFill="text2" w:themeFillTint="66"/>
          </w:tcPr>
          <w:p w14:paraId="4605B362" w14:textId="282D27F8" w:rsidR="000F2A99" w:rsidRPr="00AC762B" w:rsidDel="00D35775" w:rsidRDefault="000F2A99" w:rsidP="00294747">
            <w:pPr>
              <w:pStyle w:val="ListParagraph"/>
              <w:ind w:left="0"/>
              <w:jc w:val="center"/>
              <w:rPr>
                <w:del w:id="1934" w:author="Nguyen Hong Nhung (Khoi CNTT)" w:date="2019-08-16T10:00:00Z"/>
                <w:b/>
              </w:rPr>
            </w:pPr>
            <w:del w:id="1935" w:author="Nguyen Hong Nhung (Khoi CNTT)" w:date="2019-08-16T10:00:00Z">
              <w:r w:rsidRPr="00AC762B" w:rsidDel="00D35775">
                <w:rPr>
                  <w:b/>
                </w:rPr>
                <w:delText>Trường</w:delText>
              </w:r>
              <w:bookmarkStart w:id="1936" w:name="_Toc16842139"/>
              <w:bookmarkEnd w:id="1936"/>
            </w:del>
          </w:p>
        </w:tc>
        <w:tc>
          <w:tcPr>
            <w:tcW w:w="1451" w:type="dxa"/>
            <w:shd w:val="clear" w:color="auto" w:fill="8DB3E2" w:themeFill="text2" w:themeFillTint="66"/>
          </w:tcPr>
          <w:p w14:paraId="63BF8187" w14:textId="61E4C806" w:rsidR="000F2A99" w:rsidRPr="00AC762B" w:rsidDel="00D35775" w:rsidRDefault="000F2A99" w:rsidP="00294747">
            <w:pPr>
              <w:pStyle w:val="ListParagraph"/>
              <w:ind w:left="0"/>
              <w:jc w:val="center"/>
              <w:rPr>
                <w:del w:id="1937" w:author="Nguyen Hong Nhung (Khoi CNTT)" w:date="2019-08-16T10:00:00Z"/>
                <w:b/>
              </w:rPr>
            </w:pPr>
            <w:del w:id="1938" w:author="Nguyen Hong Nhung (Khoi CNTT)" w:date="2019-08-16T10:00:00Z">
              <w:r w:rsidRPr="00AC762B" w:rsidDel="00D35775">
                <w:rPr>
                  <w:b/>
                </w:rPr>
                <w:delText>Bắt buộc nhập?</w:delText>
              </w:r>
              <w:bookmarkStart w:id="1939" w:name="_Toc16842140"/>
              <w:bookmarkEnd w:id="1939"/>
            </w:del>
          </w:p>
        </w:tc>
        <w:tc>
          <w:tcPr>
            <w:tcW w:w="1742" w:type="dxa"/>
            <w:shd w:val="clear" w:color="auto" w:fill="8DB3E2" w:themeFill="text2" w:themeFillTint="66"/>
          </w:tcPr>
          <w:p w14:paraId="44D90A75" w14:textId="6762F98B" w:rsidR="000F2A99" w:rsidRPr="00AC762B" w:rsidDel="00D35775" w:rsidRDefault="000F2A99" w:rsidP="00294747">
            <w:pPr>
              <w:pStyle w:val="ListParagraph"/>
              <w:ind w:left="0"/>
              <w:jc w:val="center"/>
              <w:rPr>
                <w:del w:id="1940" w:author="Nguyen Hong Nhung (Khoi CNTT)" w:date="2019-08-16T10:00:00Z"/>
                <w:b/>
              </w:rPr>
            </w:pPr>
            <w:del w:id="1941" w:author="Nguyen Hong Nhung (Khoi CNTT)" w:date="2019-08-16T10:00:00Z">
              <w:r w:rsidRPr="00AC762B" w:rsidDel="00D35775">
                <w:rPr>
                  <w:b/>
                </w:rPr>
                <w:delText>Định dạng</w:delText>
              </w:r>
              <w:bookmarkStart w:id="1942" w:name="_Toc16842141"/>
              <w:bookmarkEnd w:id="1942"/>
            </w:del>
          </w:p>
        </w:tc>
        <w:tc>
          <w:tcPr>
            <w:tcW w:w="3917" w:type="dxa"/>
            <w:shd w:val="clear" w:color="auto" w:fill="8DB3E2" w:themeFill="text2" w:themeFillTint="66"/>
          </w:tcPr>
          <w:p w14:paraId="5573125B" w14:textId="5B0C4A12" w:rsidR="000F2A99" w:rsidRPr="00AC762B" w:rsidDel="00D35775" w:rsidRDefault="000F2A99" w:rsidP="00294747">
            <w:pPr>
              <w:pStyle w:val="ListParagraph"/>
              <w:ind w:left="0"/>
              <w:jc w:val="center"/>
              <w:rPr>
                <w:del w:id="1943" w:author="Nguyen Hong Nhung (Khoi CNTT)" w:date="2019-08-16T10:00:00Z"/>
                <w:b/>
              </w:rPr>
            </w:pPr>
            <w:del w:id="1944" w:author="Nguyen Hong Nhung (Khoi CNTT)" w:date="2019-08-16T10:00:00Z">
              <w:r w:rsidRPr="00AC762B" w:rsidDel="00D35775">
                <w:rPr>
                  <w:b/>
                </w:rPr>
                <w:delText>Ý nghĩa</w:delText>
              </w:r>
              <w:bookmarkStart w:id="1945" w:name="_Toc16842142"/>
              <w:bookmarkEnd w:id="1945"/>
            </w:del>
          </w:p>
        </w:tc>
        <w:bookmarkStart w:id="1946" w:name="_Toc16842143"/>
        <w:bookmarkEnd w:id="1946"/>
      </w:tr>
      <w:tr w:rsidR="000F2A99" w:rsidRPr="00DB66BA" w:rsidDel="00D35775" w14:paraId="4C1EFC43" w14:textId="3CE55966" w:rsidTr="00294747">
        <w:trPr>
          <w:trHeight w:val="611"/>
          <w:del w:id="1947" w:author="Nguyen Hong Nhung (Khoi CNTT)" w:date="2019-08-16T10:00:00Z"/>
        </w:trPr>
        <w:tc>
          <w:tcPr>
            <w:tcW w:w="2358" w:type="dxa"/>
            <w:vAlign w:val="center"/>
          </w:tcPr>
          <w:p w14:paraId="5A6F4785" w14:textId="07D0A2E0" w:rsidR="000F2A99" w:rsidRPr="00DF22BA" w:rsidDel="00D35775" w:rsidRDefault="000F2A99" w:rsidP="00294747">
            <w:pPr>
              <w:rPr>
                <w:del w:id="1948" w:author="Nguyen Hong Nhung (Khoi CNTT)" w:date="2019-08-16T10:00:00Z"/>
                <w:rFonts w:eastAsia="Times New Roman"/>
                <w:bCs/>
                <w:lang w:val="vi-VN" w:eastAsia="x-none"/>
              </w:rPr>
            </w:pPr>
            <w:del w:id="1949" w:author="Nguyen Hong Nhung (Khoi CNTT)" w:date="2019-08-16T10:00:00Z">
              <w:r w:rsidRPr="00DF22BA" w:rsidDel="00D35775">
                <w:rPr>
                  <w:rFonts w:eastAsia="Times New Roman"/>
                  <w:bCs/>
                  <w:lang w:val="vi-VN" w:eastAsia="x-none"/>
                </w:rPr>
                <w:delText>Adj Type</w:delText>
              </w:r>
              <w:bookmarkStart w:id="1950" w:name="_Toc16842144"/>
              <w:bookmarkEnd w:id="1950"/>
            </w:del>
          </w:p>
        </w:tc>
        <w:tc>
          <w:tcPr>
            <w:tcW w:w="1451" w:type="dxa"/>
          </w:tcPr>
          <w:p w14:paraId="7A17A73C" w14:textId="6007BF2E" w:rsidR="000F2A99" w:rsidRPr="00AC762B" w:rsidDel="00D35775" w:rsidRDefault="000F2A99" w:rsidP="00294747">
            <w:pPr>
              <w:pStyle w:val="ListParagraph"/>
              <w:ind w:left="0"/>
              <w:jc w:val="center"/>
              <w:rPr>
                <w:del w:id="1951" w:author="Nguyen Hong Nhung (Khoi CNTT)" w:date="2019-08-16T10:00:00Z"/>
              </w:rPr>
            </w:pPr>
            <w:del w:id="1952" w:author="Nguyen Hong Nhung (Khoi CNTT)" w:date="2019-08-16T10:00:00Z">
              <w:r w:rsidDel="00D35775">
                <w:delText>N</w:delText>
              </w:r>
              <w:bookmarkStart w:id="1953" w:name="_Toc16842145"/>
              <w:bookmarkEnd w:id="1953"/>
            </w:del>
          </w:p>
        </w:tc>
        <w:tc>
          <w:tcPr>
            <w:tcW w:w="1742" w:type="dxa"/>
          </w:tcPr>
          <w:p w14:paraId="7877948A" w14:textId="008859A8" w:rsidR="000F2A99" w:rsidDel="00D35775" w:rsidRDefault="000F2A99" w:rsidP="00294747">
            <w:pPr>
              <w:pStyle w:val="ListParagraph"/>
              <w:ind w:left="0"/>
              <w:rPr>
                <w:del w:id="1954" w:author="Nguyen Hong Nhung (Khoi CNTT)" w:date="2019-08-16T10:00:00Z"/>
              </w:rPr>
            </w:pPr>
            <w:del w:id="1955" w:author="Nguyen Hong Nhung (Khoi CNTT)" w:date="2019-08-16T10:00:00Z">
              <w:r w:rsidRPr="00AC762B" w:rsidDel="00D35775">
                <w:delText>Drop down list</w:delText>
              </w:r>
              <w:bookmarkStart w:id="1956" w:name="_Toc16842146"/>
              <w:bookmarkEnd w:id="1956"/>
            </w:del>
          </w:p>
        </w:tc>
        <w:tc>
          <w:tcPr>
            <w:tcW w:w="3917" w:type="dxa"/>
          </w:tcPr>
          <w:p w14:paraId="1E8A7A21" w14:textId="5ABE2CC7" w:rsidR="000F2A99" w:rsidRPr="004F5553" w:rsidDel="00D35775" w:rsidRDefault="000F2A99" w:rsidP="00294747">
            <w:pPr>
              <w:rPr>
                <w:del w:id="1957" w:author="Nguyen Hong Nhung (Khoi CNTT)" w:date="2019-08-16T10:00:00Z"/>
                <w:rFonts w:eastAsia="Times New Roman"/>
                <w:bCs/>
                <w:lang w:eastAsia="x-none"/>
              </w:rPr>
            </w:pPr>
            <w:del w:id="1958" w:author="Nguyen Hong Nhung (Khoi CNTT)" w:date="2019-08-16T10:00:00Z">
              <w:r w:rsidDel="00D35775">
                <w:rPr>
                  <w:rFonts w:eastAsia="Times New Roman"/>
                  <w:bCs/>
                  <w:lang w:val="vi-VN" w:eastAsia="x-none"/>
                </w:rPr>
                <w:delText>Loại điều chỉnh</w:delText>
              </w:r>
              <w:r w:rsidDel="00D35775">
                <w:rPr>
                  <w:rFonts w:eastAsia="Times New Roman"/>
                  <w:bCs/>
                  <w:lang w:eastAsia="x-none"/>
                </w:rPr>
                <w:delText>. Nhận các giá trị:</w:delText>
              </w:r>
              <w:bookmarkStart w:id="1959" w:name="_Toc16842147"/>
              <w:bookmarkEnd w:id="1959"/>
            </w:del>
          </w:p>
          <w:p w14:paraId="417C118A" w14:textId="4C9177D6" w:rsidR="000F2A99" w:rsidRPr="00D91459" w:rsidDel="00D35775" w:rsidRDefault="000F2A99" w:rsidP="000F2A99">
            <w:pPr>
              <w:pStyle w:val="ListParagraph"/>
              <w:numPr>
                <w:ilvl w:val="0"/>
                <w:numId w:val="22"/>
              </w:numPr>
              <w:ind w:left="389"/>
              <w:rPr>
                <w:del w:id="1960" w:author="Nguyen Hong Nhung (Khoi CNTT)" w:date="2019-08-16T10:00:00Z"/>
                <w:rFonts w:eastAsia="Times New Roman"/>
                <w:bCs/>
                <w:lang w:val="vi-VN" w:eastAsia="x-none"/>
              </w:rPr>
            </w:pPr>
            <w:del w:id="1961" w:author="Nguyen Hong Nhung (Khoi CNTT)" w:date="2019-08-16T10:00:00Z">
              <w:r w:rsidRPr="00D91459" w:rsidDel="00D35775">
                <w:rPr>
                  <w:rFonts w:eastAsia="Times New Roman"/>
                  <w:bCs/>
                  <w:lang w:val="vi-VN" w:eastAsia="x-none"/>
                </w:rPr>
                <w:delText>D: Xóa giao dịch</w:delText>
              </w:r>
              <w:bookmarkStart w:id="1962" w:name="_Toc16842148"/>
              <w:bookmarkEnd w:id="1962"/>
            </w:del>
          </w:p>
          <w:p w14:paraId="4FB9B4E5" w14:textId="71709369" w:rsidR="000F2A99" w:rsidRPr="00D91459" w:rsidDel="00D35775" w:rsidRDefault="000F2A99" w:rsidP="000F2A99">
            <w:pPr>
              <w:pStyle w:val="ListParagraph"/>
              <w:numPr>
                <w:ilvl w:val="0"/>
                <w:numId w:val="22"/>
              </w:numPr>
              <w:ind w:left="389"/>
              <w:rPr>
                <w:del w:id="1963" w:author="Nguyen Hong Nhung (Khoi CNTT)" w:date="2019-08-16T10:00:00Z"/>
                <w:bCs/>
              </w:rPr>
            </w:pPr>
            <w:del w:id="1964" w:author="Nguyen Hong Nhung (Khoi CNTT)" w:date="2019-08-16T10:00:00Z">
              <w:r w:rsidRPr="00D91459" w:rsidDel="00D35775">
                <w:rPr>
                  <w:rFonts w:eastAsia="Times New Roman"/>
                  <w:bCs/>
                  <w:lang w:val="vi-VN" w:eastAsia="x-none"/>
                </w:rPr>
                <w:delText>A: thêm giao dịch</w:delText>
              </w:r>
              <w:bookmarkStart w:id="1965" w:name="_Toc16842149"/>
              <w:bookmarkEnd w:id="1965"/>
            </w:del>
          </w:p>
          <w:p w14:paraId="225DA643" w14:textId="43DB4773" w:rsidR="000F2A99" w:rsidRPr="003F27D0" w:rsidDel="00D35775" w:rsidRDefault="003114E1" w:rsidP="000F2A99">
            <w:pPr>
              <w:pStyle w:val="ListParagraph"/>
              <w:numPr>
                <w:ilvl w:val="0"/>
                <w:numId w:val="22"/>
              </w:numPr>
              <w:ind w:left="389"/>
              <w:rPr>
                <w:del w:id="1966" w:author="Nguyen Hong Nhung (Khoi CNTT)" w:date="2019-08-16T10:00:00Z"/>
                <w:rFonts w:eastAsia="Times New Roman"/>
                <w:bCs/>
                <w:lang w:val="vi-VN" w:eastAsia="x-none"/>
              </w:rPr>
            </w:pPr>
            <w:del w:id="1967" w:author="Nguyen Hong Nhung (Khoi CNTT)" w:date="2019-08-16T10:00:00Z">
              <w:r w:rsidDel="00D35775">
                <w:rPr>
                  <w:rFonts w:eastAsia="Times New Roman"/>
                  <w:bCs/>
                  <w:lang w:eastAsia="x-none"/>
                </w:rPr>
                <w:delText>M</w:delText>
              </w:r>
              <w:r w:rsidR="000F2A99" w:rsidRPr="00D91459" w:rsidDel="00D35775">
                <w:rPr>
                  <w:rFonts w:eastAsia="Times New Roman"/>
                  <w:bCs/>
                  <w:lang w:val="vi-VN" w:eastAsia="x-none"/>
                </w:rPr>
                <w:delText>: sửa giao dịch</w:delText>
              </w:r>
              <w:bookmarkStart w:id="1968" w:name="_Toc16842150"/>
              <w:bookmarkEnd w:id="1968"/>
            </w:del>
          </w:p>
          <w:p w14:paraId="7DC00F7C" w14:textId="0FEE1D43" w:rsidR="000F2A99" w:rsidRPr="003F27D0" w:rsidDel="00D35775" w:rsidRDefault="000F2A99" w:rsidP="00294747">
            <w:pPr>
              <w:ind w:left="29"/>
              <w:rPr>
                <w:del w:id="1969" w:author="Nguyen Hong Nhung (Khoi CNTT)" w:date="2019-08-16T10:00:00Z"/>
                <w:rFonts w:eastAsia="Times New Roman"/>
                <w:bCs/>
                <w:lang w:eastAsia="x-none"/>
              </w:rPr>
            </w:pPr>
            <w:del w:id="1970" w:author="Nguyen Hong Nhung (Khoi CNTT)" w:date="2019-08-16T10:00:00Z">
              <w:r w:rsidDel="00D35775">
                <w:rPr>
                  <w:rFonts w:eastAsia="Times New Roman"/>
                  <w:bCs/>
                  <w:lang w:eastAsia="x-none"/>
                </w:rPr>
                <w:delText>Khi thêm mới, trường này mặc định giá trị là A.</w:delText>
              </w:r>
              <w:bookmarkStart w:id="1971" w:name="_Toc16842151"/>
              <w:bookmarkEnd w:id="1971"/>
            </w:del>
          </w:p>
        </w:tc>
        <w:bookmarkStart w:id="1972" w:name="_Toc16842152"/>
        <w:bookmarkEnd w:id="1972"/>
      </w:tr>
      <w:tr w:rsidR="000F2A99" w:rsidRPr="00DB66BA" w:rsidDel="00D35775" w14:paraId="64836A94" w14:textId="6E4E24BF" w:rsidTr="00294747">
        <w:trPr>
          <w:trHeight w:val="611"/>
          <w:del w:id="1973" w:author="Nguyen Hong Nhung (Khoi CNTT)" w:date="2019-08-16T10:00:00Z"/>
        </w:trPr>
        <w:tc>
          <w:tcPr>
            <w:tcW w:w="2358" w:type="dxa"/>
            <w:vAlign w:val="center"/>
          </w:tcPr>
          <w:p w14:paraId="5BC065B0" w14:textId="45A37186" w:rsidR="000F2A99" w:rsidRPr="00DF22BA" w:rsidDel="00D35775" w:rsidRDefault="000F2A99" w:rsidP="00294747">
            <w:pPr>
              <w:rPr>
                <w:del w:id="1974" w:author="Nguyen Hong Nhung (Khoi CNTT)" w:date="2019-08-16T10:00:00Z"/>
                <w:rFonts w:eastAsia="Times New Roman"/>
                <w:bCs/>
                <w:lang w:val="vi-VN" w:eastAsia="x-none"/>
              </w:rPr>
            </w:pPr>
            <w:del w:id="1975" w:author="Nguyen Hong Nhung (Khoi CNTT)" w:date="2019-08-16T10:00:00Z">
              <w:r w:rsidRPr="00DF22BA" w:rsidDel="00D35775">
                <w:rPr>
                  <w:rFonts w:eastAsia="Times New Roman"/>
                  <w:bCs/>
                  <w:lang w:val="vi-VN" w:eastAsia="x-none"/>
                </w:rPr>
                <w:delText>Adj Comment</w:delText>
              </w:r>
              <w:bookmarkStart w:id="1976" w:name="_Toc16842153"/>
              <w:bookmarkEnd w:id="1976"/>
            </w:del>
          </w:p>
        </w:tc>
        <w:tc>
          <w:tcPr>
            <w:tcW w:w="1451" w:type="dxa"/>
          </w:tcPr>
          <w:p w14:paraId="7F09F87C" w14:textId="022B97F9" w:rsidR="000F2A99" w:rsidRPr="00AC762B" w:rsidDel="00D35775" w:rsidRDefault="000F2A99" w:rsidP="00294747">
            <w:pPr>
              <w:pStyle w:val="ListParagraph"/>
              <w:ind w:left="0"/>
              <w:jc w:val="center"/>
              <w:rPr>
                <w:del w:id="1977" w:author="Nguyen Hong Nhung (Khoi CNTT)" w:date="2019-08-16T10:00:00Z"/>
              </w:rPr>
            </w:pPr>
            <w:del w:id="1978" w:author="Nguyen Hong Nhung (Khoi CNTT)" w:date="2019-08-16T10:00:00Z">
              <w:r w:rsidDel="00D35775">
                <w:delText>N</w:delText>
              </w:r>
              <w:bookmarkStart w:id="1979" w:name="_Toc16842154"/>
              <w:bookmarkEnd w:id="1979"/>
            </w:del>
          </w:p>
        </w:tc>
        <w:tc>
          <w:tcPr>
            <w:tcW w:w="1742" w:type="dxa"/>
          </w:tcPr>
          <w:p w14:paraId="3C8EAE4C" w14:textId="5D71D9D6" w:rsidR="000F2A99" w:rsidDel="00D35775" w:rsidRDefault="000F2A99" w:rsidP="00294747">
            <w:pPr>
              <w:pStyle w:val="ListParagraph"/>
              <w:ind w:left="0"/>
              <w:rPr>
                <w:del w:id="1980" w:author="Nguyen Hong Nhung (Khoi CNTT)" w:date="2019-08-16T10:00:00Z"/>
              </w:rPr>
            </w:pPr>
            <w:del w:id="1981" w:author="Nguyen Hong Nhung (Khoi CNTT)" w:date="2019-08-16T10:00:00Z">
              <w:r w:rsidDel="00D35775">
                <w:delText>Text</w:delText>
              </w:r>
              <w:bookmarkStart w:id="1982" w:name="_Toc16842155"/>
              <w:bookmarkEnd w:id="1982"/>
            </w:del>
          </w:p>
        </w:tc>
        <w:tc>
          <w:tcPr>
            <w:tcW w:w="3917" w:type="dxa"/>
          </w:tcPr>
          <w:p w14:paraId="48C18030" w14:textId="7A6FFFF6" w:rsidR="000F2A99" w:rsidDel="00D35775" w:rsidRDefault="000F2A99" w:rsidP="00294747">
            <w:pPr>
              <w:rPr>
                <w:del w:id="1983" w:author="Nguyen Hong Nhung (Khoi CNTT)" w:date="2019-08-16T10:00:00Z"/>
                <w:rFonts w:eastAsia="Times New Roman"/>
                <w:bCs/>
                <w:lang w:eastAsia="x-none"/>
              </w:rPr>
            </w:pPr>
            <w:del w:id="1984" w:author="Nguyen Hong Nhung (Khoi CNTT)" w:date="2019-08-16T10:00:00Z">
              <w:r w:rsidRPr="0053273D" w:rsidDel="00D35775">
                <w:rPr>
                  <w:rFonts w:eastAsia="Times New Roman"/>
                  <w:bCs/>
                  <w:lang w:val="vi-VN" w:eastAsia="x-none"/>
                </w:rPr>
                <w:delText>Lý do điều chỉnh</w:delText>
              </w:r>
              <w:r w:rsidDel="00D35775">
                <w:rPr>
                  <w:rFonts w:eastAsia="Times New Roman"/>
                  <w:bCs/>
                  <w:lang w:eastAsia="x-none"/>
                </w:rPr>
                <w:delText xml:space="preserve"> (nếu có).</w:delText>
              </w:r>
              <w:bookmarkStart w:id="1985" w:name="_Toc16842156"/>
              <w:bookmarkEnd w:id="1985"/>
            </w:del>
          </w:p>
          <w:p w14:paraId="425F7E77" w14:textId="7415403C" w:rsidR="000F2A99" w:rsidRPr="003F27D0" w:rsidDel="00D35775" w:rsidRDefault="000F2A99" w:rsidP="00294747">
            <w:pPr>
              <w:rPr>
                <w:del w:id="1986" w:author="Nguyen Hong Nhung (Khoi CNTT)" w:date="2019-08-16T10:00:00Z"/>
                <w:rFonts w:eastAsia="Times New Roman"/>
                <w:bCs/>
                <w:lang w:eastAsia="x-none"/>
              </w:rPr>
            </w:pPr>
            <w:del w:id="1987" w:author="Nguyen Hong Nhung (Khoi CNTT)" w:date="2019-08-16T10:00:00Z">
              <w:r w:rsidDel="00D35775">
                <w:rPr>
                  <w:rFonts w:eastAsia="Times New Roman"/>
                  <w:bCs/>
                  <w:lang w:eastAsia="x-none"/>
                </w:rPr>
                <w:delText>User nhập tay.</w:delText>
              </w:r>
              <w:bookmarkStart w:id="1988" w:name="_Toc16842157"/>
              <w:bookmarkEnd w:id="1988"/>
            </w:del>
          </w:p>
        </w:tc>
        <w:bookmarkStart w:id="1989" w:name="_Toc16842158"/>
        <w:bookmarkEnd w:id="1989"/>
      </w:tr>
      <w:tr w:rsidR="000F2A99" w:rsidRPr="00DB66BA" w:rsidDel="00D35775" w14:paraId="26C90162" w14:textId="08272705" w:rsidTr="00294747">
        <w:trPr>
          <w:del w:id="1990" w:author="Nguyen Hong Nhung (Khoi CNTT)" w:date="2019-08-16T10:00:00Z"/>
        </w:trPr>
        <w:tc>
          <w:tcPr>
            <w:tcW w:w="2358" w:type="dxa"/>
            <w:vAlign w:val="center"/>
          </w:tcPr>
          <w:p w14:paraId="209C9752" w14:textId="60B1BD23" w:rsidR="000F2A99" w:rsidRPr="000A18FB" w:rsidDel="00D35775" w:rsidRDefault="000F2A99" w:rsidP="00294747">
            <w:pPr>
              <w:rPr>
                <w:del w:id="1991" w:author="Nguyen Hong Nhung (Khoi CNTT)" w:date="2019-08-16T10:00:00Z"/>
                <w:rFonts w:eastAsia="Times New Roman"/>
                <w:bCs/>
                <w:lang w:eastAsia="x-none"/>
              </w:rPr>
            </w:pPr>
            <w:del w:id="1992" w:author="Nguyen Hong Nhung (Khoi CNTT)" w:date="2019-08-16T10:00:00Z">
              <w:r w:rsidRPr="0053273D" w:rsidDel="00D35775">
                <w:rPr>
                  <w:rFonts w:eastAsia="Times New Roman"/>
                  <w:bCs/>
                  <w:lang w:val="vi-VN" w:eastAsia="x-none"/>
                </w:rPr>
                <w:delText xml:space="preserve">Updated </w:delText>
              </w:r>
              <w:r w:rsidDel="00D35775">
                <w:rPr>
                  <w:rFonts w:eastAsia="Times New Roman"/>
                  <w:bCs/>
                  <w:lang w:eastAsia="x-none"/>
                </w:rPr>
                <w:delText>User</w:delText>
              </w:r>
              <w:bookmarkStart w:id="1993" w:name="_Toc16842159"/>
              <w:bookmarkEnd w:id="1993"/>
            </w:del>
          </w:p>
        </w:tc>
        <w:tc>
          <w:tcPr>
            <w:tcW w:w="1451" w:type="dxa"/>
          </w:tcPr>
          <w:p w14:paraId="3265D951" w14:textId="1DB1D33D" w:rsidR="000F2A99" w:rsidRPr="00AC762B" w:rsidDel="00D35775" w:rsidRDefault="000F2A99" w:rsidP="00294747">
            <w:pPr>
              <w:pStyle w:val="ListParagraph"/>
              <w:ind w:left="0"/>
              <w:jc w:val="center"/>
              <w:rPr>
                <w:del w:id="1994" w:author="Nguyen Hong Nhung (Khoi CNTT)" w:date="2019-08-16T10:00:00Z"/>
              </w:rPr>
            </w:pPr>
            <w:del w:id="1995" w:author="Nguyen Hong Nhung (Khoi CNTT)" w:date="2019-08-16T10:00:00Z">
              <w:r w:rsidRPr="00AC762B" w:rsidDel="00D35775">
                <w:delText>Y</w:delText>
              </w:r>
              <w:bookmarkStart w:id="1996" w:name="_Toc16842160"/>
              <w:bookmarkEnd w:id="1996"/>
            </w:del>
          </w:p>
        </w:tc>
        <w:tc>
          <w:tcPr>
            <w:tcW w:w="1742" w:type="dxa"/>
          </w:tcPr>
          <w:p w14:paraId="084EB891" w14:textId="3A26F990" w:rsidR="000F2A99" w:rsidRPr="00AC762B" w:rsidDel="00D35775" w:rsidRDefault="000F2A99" w:rsidP="00294747">
            <w:pPr>
              <w:pStyle w:val="ListParagraph"/>
              <w:ind w:left="0"/>
              <w:rPr>
                <w:del w:id="1997" w:author="Nguyen Hong Nhung (Khoi CNTT)" w:date="2019-08-16T10:00:00Z"/>
              </w:rPr>
            </w:pPr>
            <w:del w:id="1998" w:author="Nguyen Hong Nhung (Khoi CNTT)" w:date="2019-08-16T10:00:00Z">
              <w:r w:rsidDel="00D35775">
                <w:delText>Text</w:delText>
              </w:r>
              <w:bookmarkStart w:id="1999" w:name="_Toc16842161"/>
              <w:bookmarkEnd w:id="1999"/>
            </w:del>
          </w:p>
        </w:tc>
        <w:tc>
          <w:tcPr>
            <w:tcW w:w="3917" w:type="dxa"/>
          </w:tcPr>
          <w:p w14:paraId="4F0B58BC" w14:textId="3FDA1B63" w:rsidR="000F2A99" w:rsidRPr="00A008DC" w:rsidDel="00D35775" w:rsidRDefault="000F2A99" w:rsidP="00294747">
            <w:pPr>
              <w:rPr>
                <w:del w:id="2000" w:author="Nguyen Hong Nhung (Khoi CNTT)" w:date="2019-08-16T10:00:00Z"/>
                <w:rFonts w:eastAsia="Times New Roman"/>
                <w:bCs/>
                <w:lang w:eastAsia="x-none"/>
              </w:rPr>
            </w:pPr>
            <w:del w:id="2001" w:author="Nguyen Hong Nhung (Khoi CNTT)" w:date="2019-08-16T10:00:00Z">
              <w:r w:rsidRPr="0053273D" w:rsidDel="00D35775">
                <w:rPr>
                  <w:rFonts w:eastAsia="Times New Roman"/>
                  <w:bCs/>
                  <w:lang w:val="vi-VN" w:eastAsia="x-none"/>
                </w:rPr>
                <w:delText>Người cập nhật</w:delText>
              </w:r>
              <w:r w:rsidDel="00D35775">
                <w:rPr>
                  <w:rFonts w:eastAsia="Times New Roman"/>
                  <w:bCs/>
                  <w:lang w:eastAsia="x-none"/>
                </w:rPr>
                <w:delText>.</w:delText>
              </w:r>
              <w:bookmarkStart w:id="2002" w:name="_Toc16842162"/>
              <w:bookmarkEnd w:id="2002"/>
            </w:del>
          </w:p>
          <w:p w14:paraId="0157F7C5" w14:textId="5BB349E8" w:rsidR="000F2A99" w:rsidRPr="00A008DC" w:rsidDel="00D35775" w:rsidRDefault="000F2A99" w:rsidP="00294747">
            <w:pPr>
              <w:rPr>
                <w:del w:id="2003" w:author="Nguyen Hong Nhung (Khoi CNTT)" w:date="2019-08-16T10:00:00Z"/>
                <w:rFonts w:eastAsia="Times New Roman"/>
                <w:bCs/>
                <w:lang w:eastAsia="x-none"/>
              </w:rPr>
            </w:pPr>
            <w:del w:id="2004" w:author="Nguyen Hong Nhung (Khoi CNTT)" w:date="2019-08-16T10:00:00Z">
              <w:r w:rsidDel="00D35775">
                <w:rPr>
                  <w:rFonts w:eastAsia="Times New Roman"/>
                  <w:bCs/>
                  <w:lang w:eastAsia="x-none"/>
                </w:rPr>
                <w:delText>Hệ thống tự động lấy theo User thêm mới dữ liệu.</w:delText>
              </w:r>
              <w:bookmarkStart w:id="2005" w:name="_Toc16842163"/>
              <w:bookmarkEnd w:id="2005"/>
            </w:del>
          </w:p>
        </w:tc>
        <w:bookmarkStart w:id="2006" w:name="_Toc16842164"/>
        <w:bookmarkEnd w:id="2006"/>
      </w:tr>
      <w:tr w:rsidR="000F2A99" w:rsidRPr="00DB66BA" w:rsidDel="00D35775" w14:paraId="57518BFE" w14:textId="55E401D1" w:rsidTr="00294747">
        <w:trPr>
          <w:del w:id="2007" w:author="Nguyen Hong Nhung (Khoi CNTT)" w:date="2019-08-16T10:00:00Z"/>
        </w:trPr>
        <w:tc>
          <w:tcPr>
            <w:tcW w:w="2358" w:type="dxa"/>
            <w:vAlign w:val="center"/>
          </w:tcPr>
          <w:p w14:paraId="0846C4A7" w14:textId="246E6DC0" w:rsidR="000F2A99" w:rsidRPr="000A18FB" w:rsidDel="00D35775" w:rsidRDefault="000F2A99" w:rsidP="00294747">
            <w:pPr>
              <w:rPr>
                <w:del w:id="2008" w:author="Nguyen Hong Nhung (Khoi CNTT)" w:date="2019-08-16T10:00:00Z"/>
                <w:rFonts w:eastAsia="Times New Roman"/>
                <w:bCs/>
                <w:lang w:eastAsia="x-none"/>
              </w:rPr>
            </w:pPr>
            <w:del w:id="2009" w:author="Nguyen Hong Nhung (Khoi CNTT)" w:date="2019-08-16T10:00:00Z">
              <w:r w:rsidRPr="0053273D" w:rsidDel="00D35775">
                <w:rPr>
                  <w:rFonts w:eastAsia="Times New Roman"/>
                  <w:bCs/>
                  <w:lang w:val="vi-VN" w:eastAsia="x-none"/>
                </w:rPr>
                <w:delText xml:space="preserve">Updated </w:delText>
              </w:r>
              <w:r w:rsidDel="00D35775">
                <w:rPr>
                  <w:rFonts w:eastAsia="Times New Roman"/>
                  <w:bCs/>
                  <w:lang w:eastAsia="x-none"/>
                </w:rPr>
                <w:delText>Time</w:delText>
              </w:r>
              <w:bookmarkStart w:id="2010" w:name="_Toc16842165"/>
              <w:bookmarkEnd w:id="2010"/>
            </w:del>
          </w:p>
        </w:tc>
        <w:tc>
          <w:tcPr>
            <w:tcW w:w="1451" w:type="dxa"/>
          </w:tcPr>
          <w:p w14:paraId="1DF2F48D" w14:textId="3B753332" w:rsidR="000F2A99" w:rsidRPr="00AC762B" w:rsidDel="00D35775" w:rsidRDefault="000F2A99" w:rsidP="00294747">
            <w:pPr>
              <w:pStyle w:val="ListParagraph"/>
              <w:ind w:left="0"/>
              <w:jc w:val="center"/>
              <w:rPr>
                <w:del w:id="2011" w:author="Nguyen Hong Nhung (Khoi CNTT)" w:date="2019-08-16T10:00:00Z"/>
              </w:rPr>
            </w:pPr>
            <w:del w:id="2012" w:author="Nguyen Hong Nhung (Khoi CNTT)" w:date="2019-08-16T10:00:00Z">
              <w:r w:rsidRPr="00AC762B" w:rsidDel="00D35775">
                <w:delText>Y</w:delText>
              </w:r>
              <w:bookmarkStart w:id="2013" w:name="_Toc16842166"/>
              <w:bookmarkEnd w:id="2013"/>
            </w:del>
          </w:p>
        </w:tc>
        <w:tc>
          <w:tcPr>
            <w:tcW w:w="1742" w:type="dxa"/>
          </w:tcPr>
          <w:p w14:paraId="0C9C980F" w14:textId="3780AE4E" w:rsidR="000F2A99" w:rsidRPr="00AC762B" w:rsidDel="00D35775" w:rsidRDefault="000F2A99" w:rsidP="00294747">
            <w:pPr>
              <w:pStyle w:val="ListParagraph"/>
              <w:ind w:left="0"/>
              <w:rPr>
                <w:del w:id="2014" w:author="Nguyen Hong Nhung (Khoi CNTT)" w:date="2019-08-16T10:00:00Z"/>
              </w:rPr>
            </w:pPr>
            <w:del w:id="2015" w:author="Nguyen Hong Nhung (Khoi CNTT)" w:date="2019-08-16T10:00:00Z">
              <w:r w:rsidDel="00D35775">
                <w:delText>Date Time</w:delText>
              </w:r>
              <w:bookmarkStart w:id="2016" w:name="_Toc16842167"/>
              <w:bookmarkEnd w:id="2016"/>
            </w:del>
          </w:p>
        </w:tc>
        <w:tc>
          <w:tcPr>
            <w:tcW w:w="3917" w:type="dxa"/>
          </w:tcPr>
          <w:p w14:paraId="6E823693" w14:textId="6F4F6B88" w:rsidR="000F2A99" w:rsidRPr="00A008DC" w:rsidDel="00D35775" w:rsidRDefault="000F2A99" w:rsidP="00294747">
            <w:pPr>
              <w:rPr>
                <w:del w:id="2017" w:author="Nguyen Hong Nhung (Khoi CNTT)" w:date="2019-08-16T10:00:00Z"/>
                <w:rFonts w:eastAsia="Times New Roman"/>
                <w:bCs/>
                <w:lang w:eastAsia="x-none"/>
              </w:rPr>
            </w:pPr>
            <w:del w:id="2018" w:author="Nguyen Hong Nhung (Khoi CNTT)" w:date="2019-08-16T10:00:00Z">
              <w:r w:rsidRPr="0053273D" w:rsidDel="00D35775">
                <w:rPr>
                  <w:rFonts w:eastAsia="Times New Roman"/>
                  <w:bCs/>
                  <w:lang w:val="vi-VN" w:eastAsia="x-none"/>
                </w:rPr>
                <w:delText>Thời gian cập nhật</w:delText>
              </w:r>
              <w:r w:rsidDel="00D35775">
                <w:rPr>
                  <w:rFonts w:eastAsia="Times New Roman"/>
                  <w:bCs/>
                  <w:lang w:eastAsia="x-none"/>
                </w:rPr>
                <w:delText>.</w:delText>
              </w:r>
              <w:bookmarkStart w:id="2019" w:name="_Toc16842168"/>
              <w:bookmarkEnd w:id="2019"/>
            </w:del>
          </w:p>
          <w:p w14:paraId="147493AA" w14:textId="451BC867" w:rsidR="000F2A99" w:rsidRPr="00A008DC" w:rsidDel="00D35775" w:rsidRDefault="000F2A99" w:rsidP="00294747">
            <w:pPr>
              <w:rPr>
                <w:del w:id="2020" w:author="Nguyen Hong Nhung (Khoi CNTT)" w:date="2019-08-16T10:00:00Z"/>
                <w:rFonts w:eastAsia="Times New Roman"/>
                <w:bCs/>
                <w:lang w:eastAsia="x-none"/>
              </w:rPr>
            </w:pPr>
            <w:del w:id="2021" w:author="Nguyen Hong Nhung (Khoi CNTT)" w:date="2019-08-16T10:00:00Z">
              <w:r w:rsidDel="00D35775">
                <w:rPr>
                  <w:rFonts w:eastAsia="Times New Roman"/>
                  <w:bCs/>
                  <w:lang w:eastAsia="x-none"/>
                </w:rPr>
                <w:delText>Hệ thống tự động lấy theo thời gian thêm mới dữ liệu.</w:delText>
              </w:r>
              <w:bookmarkStart w:id="2022" w:name="_Toc16842169"/>
              <w:bookmarkEnd w:id="2022"/>
            </w:del>
          </w:p>
        </w:tc>
        <w:bookmarkStart w:id="2023" w:name="_Toc16842170"/>
        <w:bookmarkEnd w:id="2023"/>
      </w:tr>
    </w:tbl>
    <w:p w14:paraId="6E7461B1" w14:textId="27268612" w:rsidR="00A01B0B" w:rsidRPr="00A01B0B" w:rsidDel="00D35775" w:rsidRDefault="00A01B0B" w:rsidP="00A01B0B">
      <w:pPr>
        <w:rPr>
          <w:del w:id="2024" w:author="Nguyen Hong Nhung (Khoi CNTT)" w:date="2019-08-16T10:00:00Z"/>
          <w:b/>
          <w:lang w:eastAsia="ja-JP"/>
        </w:rPr>
      </w:pPr>
      <w:bookmarkStart w:id="2025" w:name="_Toc16842171"/>
      <w:bookmarkEnd w:id="2025"/>
    </w:p>
    <w:p w14:paraId="01D4BC04" w14:textId="6BC2B6D6" w:rsidR="00B831DA" w:rsidDel="00D35775" w:rsidRDefault="00B831DA" w:rsidP="00B831DA">
      <w:pPr>
        <w:pStyle w:val="ListParagraph"/>
        <w:numPr>
          <w:ilvl w:val="0"/>
          <w:numId w:val="47"/>
        </w:numPr>
        <w:rPr>
          <w:del w:id="2026" w:author="Nguyen Hong Nhung (Khoi CNTT)" w:date="2019-08-16T10:00:00Z"/>
          <w:b/>
          <w:lang w:eastAsia="ja-JP"/>
        </w:rPr>
      </w:pPr>
      <w:del w:id="2027" w:author="Nguyen Hong Nhung (Khoi CNTT)" w:date="2019-08-16T10:00:00Z">
        <w:r w:rsidRPr="00B831DA" w:rsidDel="00D35775">
          <w:rPr>
            <w:b/>
            <w:lang w:eastAsia="ja-JP"/>
          </w:rPr>
          <w:delText>Cách xử lý bản ghi trong file với ADJ TYPE = M</w:delText>
        </w:r>
        <w:bookmarkStart w:id="2028" w:name="_Toc16842172"/>
        <w:bookmarkEnd w:id="2028"/>
      </w:del>
    </w:p>
    <w:p w14:paraId="593D8A8B" w14:textId="3A9A85A8" w:rsidR="00462907" w:rsidDel="00D35775" w:rsidRDefault="00462907" w:rsidP="00462907">
      <w:pPr>
        <w:rPr>
          <w:del w:id="2029" w:author="Nguyen Hong Nhung (Khoi CNTT)" w:date="2019-08-16T10:00:00Z"/>
        </w:rPr>
      </w:pPr>
      <w:del w:id="2030" w:author="Nguyen Hong Nhung (Khoi CNTT)" w:date="2019-08-16T10:00:00Z">
        <w:r w:rsidDel="00D35775">
          <w:delText>Hệ thống ghi nhận các giá trị như sau:</w:delText>
        </w:r>
        <w:bookmarkStart w:id="2031" w:name="_Toc16842173"/>
        <w:bookmarkEnd w:id="2031"/>
      </w:del>
    </w:p>
    <w:tbl>
      <w:tblPr>
        <w:tblStyle w:val="TableGrid"/>
        <w:tblW w:w="6318" w:type="dxa"/>
        <w:jc w:val="center"/>
        <w:tblLook w:val="04A0" w:firstRow="1" w:lastRow="0" w:firstColumn="1" w:lastColumn="0" w:noHBand="0" w:noVBand="1"/>
      </w:tblPr>
      <w:tblGrid>
        <w:gridCol w:w="2358"/>
        <w:gridCol w:w="3960"/>
      </w:tblGrid>
      <w:tr w:rsidR="003114E1" w:rsidRPr="00AC762B" w:rsidDel="00D35775" w14:paraId="723B799D" w14:textId="7299AFFC" w:rsidTr="003114E1">
        <w:trPr>
          <w:tblHeader/>
          <w:jc w:val="center"/>
          <w:del w:id="2032" w:author="Nguyen Hong Nhung (Khoi CNTT)" w:date="2019-08-16T10:00:00Z"/>
        </w:trPr>
        <w:tc>
          <w:tcPr>
            <w:tcW w:w="2358" w:type="dxa"/>
            <w:shd w:val="clear" w:color="auto" w:fill="8DB3E2" w:themeFill="text2" w:themeFillTint="66"/>
          </w:tcPr>
          <w:p w14:paraId="28F8CCF8" w14:textId="392832A6" w:rsidR="003114E1" w:rsidRPr="00AC762B" w:rsidDel="00D35775" w:rsidRDefault="003114E1" w:rsidP="00294747">
            <w:pPr>
              <w:pStyle w:val="ListParagraph"/>
              <w:ind w:left="0"/>
              <w:jc w:val="center"/>
              <w:rPr>
                <w:del w:id="2033" w:author="Nguyen Hong Nhung (Khoi CNTT)" w:date="2019-08-16T10:00:00Z"/>
                <w:b/>
              </w:rPr>
            </w:pPr>
            <w:del w:id="2034" w:author="Nguyen Hong Nhung (Khoi CNTT)" w:date="2019-08-16T10:00:00Z">
              <w:r w:rsidRPr="00AC762B" w:rsidDel="00D35775">
                <w:rPr>
                  <w:b/>
                </w:rPr>
                <w:delText>Trường</w:delText>
              </w:r>
              <w:bookmarkStart w:id="2035" w:name="_Toc16842174"/>
              <w:bookmarkEnd w:id="2035"/>
            </w:del>
          </w:p>
        </w:tc>
        <w:tc>
          <w:tcPr>
            <w:tcW w:w="3960" w:type="dxa"/>
            <w:shd w:val="clear" w:color="auto" w:fill="8DB3E2" w:themeFill="text2" w:themeFillTint="66"/>
          </w:tcPr>
          <w:p w14:paraId="6BDC01BC" w14:textId="39970B4F" w:rsidR="003114E1" w:rsidRPr="00AC762B" w:rsidDel="00D35775" w:rsidRDefault="003114E1" w:rsidP="00294747">
            <w:pPr>
              <w:pStyle w:val="ListParagraph"/>
              <w:ind w:left="0"/>
              <w:jc w:val="center"/>
              <w:rPr>
                <w:del w:id="2036" w:author="Nguyen Hong Nhung (Khoi CNTT)" w:date="2019-08-16T10:00:00Z"/>
                <w:b/>
              </w:rPr>
            </w:pPr>
            <w:del w:id="2037" w:author="Nguyen Hong Nhung (Khoi CNTT)" w:date="2019-08-16T10:00:00Z">
              <w:r w:rsidDel="00D35775">
                <w:rPr>
                  <w:b/>
                </w:rPr>
                <w:delText>Bản ghi update</w:delText>
              </w:r>
              <w:bookmarkStart w:id="2038" w:name="_Toc16842175"/>
              <w:bookmarkEnd w:id="2038"/>
            </w:del>
          </w:p>
        </w:tc>
        <w:bookmarkStart w:id="2039" w:name="_Toc16842176"/>
        <w:bookmarkEnd w:id="2039"/>
      </w:tr>
      <w:tr w:rsidR="003114E1" w:rsidRPr="00DB66BA" w:rsidDel="00D35775" w14:paraId="1C59C9F4" w14:textId="5ED95A83" w:rsidTr="003114E1">
        <w:trPr>
          <w:trHeight w:val="611"/>
          <w:jc w:val="center"/>
          <w:del w:id="2040" w:author="Nguyen Hong Nhung (Khoi CNTT)" w:date="2019-08-16T10:00:00Z"/>
        </w:trPr>
        <w:tc>
          <w:tcPr>
            <w:tcW w:w="2358" w:type="dxa"/>
            <w:vAlign w:val="center"/>
          </w:tcPr>
          <w:p w14:paraId="6EB560A9" w14:textId="0D015208" w:rsidR="003114E1" w:rsidRPr="00DF22BA" w:rsidDel="00D35775" w:rsidRDefault="003114E1" w:rsidP="00294747">
            <w:pPr>
              <w:rPr>
                <w:del w:id="2041" w:author="Nguyen Hong Nhung (Khoi CNTT)" w:date="2019-08-16T10:00:00Z"/>
                <w:rFonts w:eastAsia="Times New Roman"/>
                <w:bCs/>
                <w:lang w:val="vi-VN" w:eastAsia="x-none"/>
              </w:rPr>
            </w:pPr>
            <w:del w:id="2042" w:author="Nguyen Hong Nhung (Khoi CNTT)" w:date="2019-08-16T10:00:00Z">
              <w:r w:rsidRPr="00DF22BA" w:rsidDel="00D35775">
                <w:rPr>
                  <w:rFonts w:eastAsia="Times New Roman"/>
                  <w:bCs/>
                  <w:lang w:val="vi-VN" w:eastAsia="x-none"/>
                </w:rPr>
                <w:delText>Adj Type</w:delText>
              </w:r>
              <w:bookmarkStart w:id="2043" w:name="_Toc16842177"/>
              <w:bookmarkEnd w:id="2043"/>
            </w:del>
          </w:p>
        </w:tc>
        <w:tc>
          <w:tcPr>
            <w:tcW w:w="3960" w:type="dxa"/>
          </w:tcPr>
          <w:p w14:paraId="3F4A3180" w14:textId="06B4BD93" w:rsidR="003114E1" w:rsidDel="00D35775" w:rsidRDefault="003114E1" w:rsidP="00294747">
            <w:pPr>
              <w:pStyle w:val="ListParagraph"/>
              <w:ind w:left="0"/>
              <w:jc w:val="center"/>
              <w:rPr>
                <w:del w:id="2044" w:author="Nguyen Hong Nhung (Khoi CNTT)" w:date="2019-08-16T10:00:00Z"/>
              </w:rPr>
            </w:pPr>
            <w:del w:id="2045" w:author="Nguyen Hong Nhung (Khoi CNTT)" w:date="2019-08-16T10:00:00Z">
              <w:r w:rsidDel="00D35775">
                <w:delText>M</w:delText>
              </w:r>
              <w:bookmarkStart w:id="2046" w:name="_Toc16842178"/>
              <w:bookmarkEnd w:id="2046"/>
            </w:del>
          </w:p>
        </w:tc>
        <w:bookmarkStart w:id="2047" w:name="_Toc16842179"/>
        <w:bookmarkEnd w:id="2047"/>
      </w:tr>
      <w:tr w:rsidR="003114E1" w:rsidRPr="00DB66BA" w:rsidDel="00D35775" w14:paraId="07FFBF7C" w14:textId="0A705E7B" w:rsidTr="003114E1">
        <w:trPr>
          <w:trHeight w:val="611"/>
          <w:jc w:val="center"/>
          <w:del w:id="2048" w:author="Nguyen Hong Nhung (Khoi CNTT)" w:date="2019-08-16T10:00:00Z"/>
        </w:trPr>
        <w:tc>
          <w:tcPr>
            <w:tcW w:w="2358" w:type="dxa"/>
            <w:vAlign w:val="center"/>
          </w:tcPr>
          <w:p w14:paraId="3BA54FEF" w14:textId="53723093" w:rsidR="003114E1" w:rsidRPr="00DF22BA" w:rsidDel="00D35775" w:rsidRDefault="003114E1" w:rsidP="00294747">
            <w:pPr>
              <w:rPr>
                <w:del w:id="2049" w:author="Nguyen Hong Nhung (Khoi CNTT)" w:date="2019-08-16T10:00:00Z"/>
                <w:rFonts w:eastAsia="Times New Roman"/>
                <w:bCs/>
                <w:lang w:val="vi-VN" w:eastAsia="x-none"/>
              </w:rPr>
            </w:pPr>
            <w:del w:id="2050" w:author="Nguyen Hong Nhung (Khoi CNTT)" w:date="2019-08-16T10:00:00Z">
              <w:r w:rsidRPr="00DF22BA" w:rsidDel="00D35775">
                <w:rPr>
                  <w:rFonts w:eastAsia="Times New Roman"/>
                  <w:bCs/>
                  <w:lang w:val="vi-VN" w:eastAsia="x-none"/>
                </w:rPr>
                <w:delText>Adj Comment</w:delText>
              </w:r>
              <w:bookmarkStart w:id="2051" w:name="_Toc16842180"/>
              <w:bookmarkEnd w:id="2051"/>
            </w:del>
          </w:p>
        </w:tc>
        <w:tc>
          <w:tcPr>
            <w:tcW w:w="3960" w:type="dxa"/>
          </w:tcPr>
          <w:p w14:paraId="4FF869CD" w14:textId="26F7C5EA" w:rsidR="003114E1" w:rsidDel="00D35775" w:rsidRDefault="003114E1" w:rsidP="00294747">
            <w:pPr>
              <w:pStyle w:val="ListParagraph"/>
              <w:ind w:left="0"/>
              <w:jc w:val="center"/>
              <w:rPr>
                <w:del w:id="2052" w:author="Nguyen Hong Nhung (Khoi CNTT)" w:date="2019-08-16T10:00:00Z"/>
              </w:rPr>
            </w:pPr>
            <w:del w:id="2053" w:author="Nguyen Hong Nhung (Khoi CNTT)" w:date="2019-08-16T10:00:00Z">
              <w:r w:rsidDel="00D35775">
                <w:delText>Theo User nhập vào (Nếu có)</w:delText>
              </w:r>
              <w:bookmarkStart w:id="2054" w:name="_Toc16842181"/>
              <w:bookmarkEnd w:id="2054"/>
            </w:del>
          </w:p>
        </w:tc>
        <w:bookmarkStart w:id="2055" w:name="_Toc16842182"/>
        <w:bookmarkEnd w:id="2055"/>
      </w:tr>
      <w:tr w:rsidR="003114E1" w:rsidRPr="00DB66BA" w:rsidDel="00D35775" w14:paraId="03D0766B" w14:textId="70321B55" w:rsidTr="003114E1">
        <w:trPr>
          <w:jc w:val="center"/>
          <w:del w:id="2056" w:author="Nguyen Hong Nhung (Khoi CNTT)" w:date="2019-08-16T10:00:00Z"/>
        </w:trPr>
        <w:tc>
          <w:tcPr>
            <w:tcW w:w="2358" w:type="dxa"/>
            <w:vAlign w:val="center"/>
          </w:tcPr>
          <w:p w14:paraId="79619BA2" w14:textId="1E215F5B" w:rsidR="003114E1" w:rsidRPr="000A18FB" w:rsidDel="00D35775" w:rsidRDefault="003114E1" w:rsidP="00294747">
            <w:pPr>
              <w:rPr>
                <w:del w:id="2057" w:author="Nguyen Hong Nhung (Khoi CNTT)" w:date="2019-08-16T10:00:00Z"/>
                <w:rFonts w:eastAsia="Times New Roman"/>
                <w:bCs/>
                <w:lang w:eastAsia="x-none"/>
              </w:rPr>
            </w:pPr>
            <w:del w:id="2058" w:author="Nguyen Hong Nhung (Khoi CNTT)" w:date="2019-08-16T10:00:00Z">
              <w:r w:rsidRPr="0053273D" w:rsidDel="00D35775">
                <w:rPr>
                  <w:rFonts w:eastAsia="Times New Roman"/>
                  <w:bCs/>
                  <w:lang w:val="vi-VN" w:eastAsia="x-none"/>
                </w:rPr>
                <w:delText xml:space="preserve">Updated </w:delText>
              </w:r>
              <w:r w:rsidDel="00D35775">
                <w:rPr>
                  <w:rFonts w:eastAsia="Times New Roman"/>
                  <w:bCs/>
                  <w:lang w:eastAsia="x-none"/>
                </w:rPr>
                <w:delText>User</w:delText>
              </w:r>
              <w:bookmarkStart w:id="2059" w:name="_Toc16842183"/>
              <w:bookmarkEnd w:id="2059"/>
            </w:del>
          </w:p>
        </w:tc>
        <w:tc>
          <w:tcPr>
            <w:tcW w:w="3960" w:type="dxa"/>
          </w:tcPr>
          <w:p w14:paraId="309CA0C5" w14:textId="28E18EDA" w:rsidR="003114E1" w:rsidRPr="00AC762B" w:rsidDel="00D35775" w:rsidRDefault="003114E1" w:rsidP="00294747">
            <w:pPr>
              <w:pStyle w:val="ListParagraph"/>
              <w:ind w:left="0"/>
              <w:jc w:val="center"/>
              <w:rPr>
                <w:del w:id="2060" w:author="Nguyen Hong Nhung (Khoi CNTT)" w:date="2019-08-16T10:00:00Z"/>
              </w:rPr>
            </w:pPr>
            <w:del w:id="2061" w:author="Nguyen Hong Nhung (Khoi CNTT)" w:date="2019-08-16T10:00:00Z">
              <w:r w:rsidDel="00D35775">
                <w:delText>User thay đổi</w:delText>
              </w:r>
              <w:bookmarkStart w:id="2062" w:name="_Toc16842184"/>
              <w:bookmarkEnd w:id="2062"/>
            </w:del>
          </w:p>
        </w:tc>
        <w:bookmarkStart w:id="2063" w:name="_Toc16842185"/>
        <w:bookmarkEnd w:id="2063"/>
      </w:tr>
      <w:tr w:rsidR="003114E1" w:rsidRPr="00DB66BA" w:rsidDel="00D35775" w14:paraId="23BB6060" w14:textId="40ABFD5A" w:rsidTr="003114E1">
        <w:trPr>
          <w:jc w:val="center"/>
          <w:del w:id="2064" w:author="Nguyen Hong Nhung (Khoi CNTT)" w:date="2019-08-16T10:00:00Z"/>
        </w:trPr>
        <w:tc>
          <w:tcPr>
            <w:tcW w:w="2358" w:type="dxa"/>
            <w:vAlign w:val="center"/>
          </w:tcPr>
          <w:p w14:paraId="6F5B99F8" w14:textId="6DE30B96" w:rsidR="003114E1" w:rsidRPr="000A18FB" w:rsidDel="00D35775" w:rsidRDefault="003114E1" w:rsidP="00294747">
            <w:pPr>
              <w:rPr>
                <w:del w:id="2065" w:author="Nguyen Hong Nhung (Khoi CNTT)" w:date="2019-08-16T10:00:00Z"/>
                <w:rFonts w:eastAsia="Times New Roman"/>
                <w:bCs/>
                <w:lang w:eastAsia="x-none"/>
              </w:rPr>
            </w:pPr>
            <w:del w:id="2066" w:author="Nguyen Hong Nhung (Khoi CNTT)" w:date="2019-08-16T10:00:00Z">
              <w:r w:rsidRPr="0053273D" w:rsidDel="00D35775">
                <w:rPr>
                  <w:rFonts w:eastAsia="Times New Roman"/>
                  <w:bCs/>
                  <w:lang w:val="vi-VN" w:eastAsia="x-none"/>
                </w:rPr>
                <w:delText xml:space="preserve">Updated </w:delText>
              </w:r>
              <w:r w:rsidDel="00D35775">
                <w:rPr>
                  <w:rFonts w:eastAsia="Times New Roman"/>
                  <w:bCs/>
                  <w:lang w:eastAsia="x-none"/>
                </w:rPr>
                <w:delText>Time</w:delText>
              </w:r>
              <w:bookmarkStart w:id="2067" w:name="_Toc16842186"/>
              <w:bookmarkEnd w:id="2067"/>
            </w:del>
          </w:p>
        </w:tc>
        <w:tc>
          <w:tcPr>
            <w:tcW w:w="3960" w:type="dxa"/>
          </w:tcPr>
          <w:p w14:paraId="282EBAA7" w14:textId="3DD8C936" w:rsidR="003114E1" w:rsidRPr="00AC762B" w:rsidDel="00D35775" w:rsidRDefault="003114E1" w:rsidP="00294747">
            <w:pPr>
              <w:pStyle w:val="ListParagraph"/>
              <w:ind w:left="0"/>
              <w:jc w:val="center"/>
              <w:rPr>
                <w:del w:id="2068" w:author="Nguyen Hong Nhung (Khoi CNTT)" w:date="2019-08-16T10:00:00Z"/>
              </w:rPr>
            </w:pPr>
            <w:del w:id="2069" w:author="Nguyen Hong Nhung (Khoi CNTT)" w:date="2019-08-16T10:00:00Z">
              <w:r w:rsidDel="00D35775">
                <w:delText>Thời gian thay đổi</w:delText>
              </w:r>
              <w:bookmarkStart w:id="2070" w:name="_Toc16842187"/>
              <w:bookmarkEnd w:id="2070"/>
            </w:del>
          </w:p>
        </w:tc>
        <w:bookmarkStart w:id="2071" w:name="_Toc16842188"/>
        <w:bookmarkEnd w:id="2071"/>
      </w:tr>
    </w:tbl>
    <w:p w14:paraId="666D1631" w14:textId="2A3BA4EE" w:rsidR="00B831DA" w:rsidRPr="00B831DA" w:rsidDel="00D35775" w:rsidRDefault="00B831DA" w:rsidP="00B831DA">
      <w:pPr>
        <w:pStyle w:val="ListParagraph"/>
        <w:numPr>
          <w:ilvl w:val="0"/>
          <w:numId w:val="47"/>
        </w:numPr>
        <w:rPr>
          <w:del w:id="2072" w:author="Nguyen Hong Nhung (Khoi CNTT)" w:date="2019-08-16T10:00:00Z"/>
          <w:b/>
          <w:lang w:eastAsia="ja-JP"/>
        </w:rPr>
      </w:pPr>
      <w:del w:id="2073" w:author="Nguyen Hong Nhung (Khoi CNTT)" w:date="2019-08-16T10:00:00Z">
        <w:r w:rsidRPr="00B831DA" w:rsidDel="00D35775">
          <w:rPr>
            <w:b/>
            <w:lang w:eastAsia="ja-JP"/>
          </w:rPr>
          <w:delText>Cách xử lý bản ghi trong file với ADJ TYPE = D</w:delText>
        </w:r>
        <w:bookmarkStart w:id="2074" w:name="_Toc16842189"/>
        <w:bookmarkEnd w:id="2074"/>
      </w:del>
    </w:p>
    <w:p w14:paraId="01F95568" w14:textId="1090EC8D" w:rsidR="004A410F" w:rsidDel="00D35775" w:rsidRDefault="004A410F" w:rsidP="00D35775">
      <w:pPr>
        <w:jc w:val="center"/>
        <w:rPr>
          <w:del w:id="2075" w:author="Nguyen Hong Nhung (Khoi CNTT)" w:date="2019-08-16T10:00:00Z"/>
          <w:lang w:eastAsia="ja-JP"/>
        </w:rPr>
        <w:pPrChange w:id="2076" w:author="Nguyen Hong Nhung (Khoi CNTT)" w:date="2019-08-16T09:59:00Z">
          <w:pPr/>
        </w:pPrChange>
      </w:pPr>
      <w:del w:id="2077" w:author="Nguyen Hong Nhung (Khoi CNTT)" w:date="2019-08-16T10:00:00Z">
        <w:r w:rsidRPr="004A410F" w:rsidDel="00D35775">
          <w:rPr>
            <w:rFonts w:eastAsia="MS Mincho"/>
            <w:bCs/>
            <w:iCs/>
            <w:color w:val="000000"/>
            <w:lang w:eastAsia="ja-JP"/>
          </w:rPr>
          <w:delText>Sau khi xác nhận xóa, bản ghi được chọn xóa Raw được sao chép dữ liệu sang bảng ADJ tương ứng với giá trị ghi nhận:</w:delText>
        </w:r>
        <w:bookmarkStart w:id="2078" w:name="_Toc16842190"/>
        <w:bookmarkEnd w:id="2078"/>
      </w:del>
    </w:p>
    <w:tbl>
      <w:tblPr>
        <w:tblStyle w:val="TableGrid"/>
        <w:tblpPr w:leftFromText="180" w:rightFromText="180" w:vertAnchor="text" w:tblpXSpec="center" w:tblpY="1"/>
        <w:tblOverlap w:val="never"/>
        <w:tblW w:w="6318" w:type="dxa"/>
        <w:tblLook w:val="04A0" w:firstRow="1" w:lastRow="0" w:firstColumn="1" w:lastColumn="0" w:noHBand="0" w:noVBand="1"/>
      </w:tblPr>
      <w:tblGrid>
        <w:gridCol w:w="2358"/>
        <w:gridCol w:w="3960"/>
      </w:tblGrid>
      <w:tr w:rsidR="004A410F" w:rsidRPr="00AC762B" w:rsidDel="00D35775" w14:paraId="7FAD46FF" w14:textId="4EEB1E2D" w:rsidTr="003114E1">
        <w:trPr>
          <w:tblHeader/>
          <w:del w:id="2079" w:author="Nguyen Hong Nhung (Khoi CNTT)" w:date="2019-08-16T09:59:00Z"/>
        </w:trPr>
        <w:tc>
          <w:tcPr>
            <w:tcW w:w="2358" w:type="dxa"/>
            <w:shd w:val="clear" w:color="auto" w:fill="8DB3E2" w:themeFill="text2" w:themeFillTint="66"/>
          </w:tcPr>
          <w:p w14:paraId="554E3712" w14:textId="6643D517" w:rsidR="004A410F" w:rsidRPr="00AC762B" w:rsidDel="00D35775" w:rsidRDefault="004A410F" w:rsidP="003114E1">
            <w:pPr>
              <w:pStyle w:val="ListParagraph"/>
              <w:ind w:left="0"/>
              <w:jc w:val="center"/>
              <w:rPr>
                <w:del w:id="2080" w:author="Nguyen Hong Nhung (Khoi CNTT)" w:date="2019-08-16T09:59:00Z"/>
                <w:b/>
              </w:rPr>
            </w:pPr>
            <w:del w:id="2081" w:author="Nguyen Hong Nhung (Khoi CNTT)" w:date="2019-08-16T09:59:00Z">
              <w:r w:rsidRPr="00AC762B" w:rsidDel="00D35775">
                <w:rPr>
                  <w:b/>
                </w:rPr>
                <w:delText>Trường</w:delText>
              </w:r>
              <w:bookmarkStart w:id="2082" w:name="_Toc16842191"/>
              <w:bookmarkEnd w:id="2082"/>
            </w:del>
          </w:p>
        </w:tc>
        <w:tc>
          <w:tcPr>
            <w:tcW w:w="3960" w:type="dxa"/>
            <w:shd w:val="clear" w:color="auto" w:fill="8DB3E2" w:themeFill="text2" w:themeFillTint="66"/>
          </w:tcPr>
          <w:p w14:paraId="34A38189" w14:textId="313B66FF" w:rsidR="004A410F" w:rsidRPr="00AC762B" w:rsidDel="00D35775" w:rsidRDefault="004A410F" w:rsidP="003114E1">
            <w:pPr>
              <w:pStyle w:val="ListParagraph"/>
              <w:ind w:left="0"/>
              <w:jc w:val="center"/>
              <w:rPr>
                <w:del w:id="2083" w:author="Nguyen Hong Nhung (Khoi CNTT)" w:date="2019-08-16T09:59:00Z"/>
                <w:b/>
              </w:rPr>
            </w:pPr>
            <w:del w:id="2084" w:author="Nguyen Hong Nhung (Khoi CNTT)" w:date="2019-08-16T09:59:00Z">
              <w:r w:rsidDel="00D35775">
                <w:rPr>
                  <w:b/>
                </w:rPr>
                <w:delText>Bản ghi được xóa</w:delText>
              </w:r>
              <w:bookmarkStart w:id="2085" w:name="_Toc16842192"/>
              <w:bookmarkEnd w:id="2085"/>
            </w:del>
          </w:p>
        </w:tc>
        <w:bookmarkStart w:id="2086" w:name="_Toc16842193"/>
        <w:bookmarkEnd w:id="2086"/>
      </w:tr>
      <w:tr w:rsidR="004A410F" w:rsidRPr="00DB66BA" w:rsidDel="00D35775" w14:paraId="09762B1A" w14:textId="59F0E32C" w:rsidTr="003114E1">
        <w:trPr>
          <w:trHeight w:val="611"/>
          <w:del w:id="2087" w:author="Nguyen Hong Nhung (Khoi CNTT)" w:date="2019-08-16T09:59:00Z"/>
        </w:trPr>
        <w:tc>
          <w:tcPr>
            <w:tcW w:w="2358" w:type="dxa"/>
            <w:vAlign w:val="center"/>
          </w:tcPr>
          <w:p w14:paraId="3589A9DC" w14:textId="2CF18083" w:rsidR="004A410F" w:rsidRPr="00DF22BA" w:rsidDel="00D35775" w:rsidRDefault="004A410F" w:rsidP="003114E1">
            <w:pPr>
              <w:rPr>
                <w:del w:id="2088" w:author="Nguyen Hong Nhung (Khoi CNTT)" w:date="2019-08-16T09:59:00Z"/>
                <w:rFonts w:eastAsia="Times New Roman"/>
                <w:bCs/>
                <w:lang w:val="vi-VN" w:eastAsia="x-none"/>
              </w:rPr>
            </w:pPr>
            <w:del w:id="2089" w:author="Nguyen Hong Nhung (Khoi CNTT)" w:date="2019-08-16T09:59:00Z">
              <w:r w:rsidRPr="00DF22BA" w:rsidDel="00D35775">
                <w:rPr>
                  <w:rFonts w:eastAsia="Times New Roman"/>
                  <w:bCs/>
                  <w:lang w:val="vi-VN" w:eastAsia="x-none"/>
                </w:rPr>
                <w:delText>Adj Type</w:delText>
              </w:r>
              <w:bookmarkStart w:id="2090" w:name="_Toc16842194"/>
              <w:bookmarkEnd w:id="2090"/>
            </w:del>
          </w:p>
        </w:tc>
        <w:tc>
          <w:tcPr>
            <w:tcW w:w="3960" w:type="dxa"/>
          </w:tcPr>
          <w:p w14:paraId="7D463542" w14:textId="47DBE51A" w:rsidR="004A410F" w:rsidDel="00D35775" w:rsidRDefault="004A410F" w:rsidP="003114E1">
            <w:pPr>
              <w:pStyle w:val="ListParagraph"/>
              <w:ind w:left="0"/>
              <w:jc w:val="center"/>
              <w:rPr>
                <w:del w:id="2091" w:author="Nguyen Hong Nhung (Khoi CNTT)" w:date="2019-08-16T09:59:00Z"/>
              </w:rPr>
            </w:pPr>
            <w:del w:id="2092" w:author="Nguyen Hong Nhung (Khoi CNTT)" w:date="2019-08-16T09:59:00Z">
              <w:r w:rsidDel="00D35775">
                <w:delText>D</w:delText>
              </w:r>
              <w:bookmarkStart w:id="2093" w:name="_Toc16842195"/>
              <w:bookmarkEnd w:id="2093"/>
            </w:del>
          </w:p>
        </w:tc>
        <w:bookmarkStart w:id="2094" w:name="_Toc16842196"/>
        <w:bookmarkEnd w:id="2094"/>
      </w:tr>
      <w:tr w:rsidR="004A410F" w:rsidRPr="00DB66BA" w:rsidDel="00D35775" w14:paraId="008B794D" w14:textId="7078AD79" w:rsidTr="003114E1">
        <w:trPr>
          <w:trHeight w:val="611"/>
          <w:del w:id="2095" w:author="Nguyen Hong Nhung (Khoi CNTT)" w:date="2019-08-16T09:59:00Z"/>
        </w:trPr>
        <w:tc>
          <w:tcPr>
            <w:tcW w:w="2358" w:type="dxa"/>
            <w:vAlign w:val="center"/>
          </w:tcPr>
          <w:p w14:paraId="15603D52" w14:textId="26BBB853" w:rsidR="004A410F" w:rsidRPr="00DF22BA" w:rsidDel="00D35775" w:rsidRDefault="004A410F" w:rsidP="003114E1">
            <w:pPr>
              <w:rPr>
                <w:del w:id="2096" w:author="Nguyen Hong Nhung (Khoi CNTT)" w:date="2019-08-16T09:59:00Z"/>
                <w:rFonts w:eastAsia="Times New Roman"/>
                <w:bCs/>
                <w:lang w:val="vi-VN" w:eastAsia="x-none"/>
              </w:rPr>
            </w:pPr>
            <w:del w:id="2097" w:author="Nguyen Hong Nhung (Khoi CNTT)" w:date="2019-08-16T09:59:00Z">
              <w:r w:rsidRPr="00DF22BA" w:rsidDel="00D35775">
                <w:rPr>
                  <w:rFonts w:eastAsia="Times New Roman"/>
                  <w:bCs/>
                  <w:lang w:val="vi-VN" w:eastAsia="x-none"/>
                </w:rPr>
                <w:delText>Adj Comment</w:delText>
              </w:r>
              <w:bookmarkStart w:id="2098" w:name="_Toc16842197"/>
              <w:bookmarkEnd w:id="2098"/>
            </w:del>
          </w:p>
        </w:tc>
        <w:tc>
          <w:tcPr>
            <w:tcW w:w="3960" w:type="dxa"/>
          </w:tcPr>
          <w:p w14:paraId="281D2119" w14:textId="1AA614CD" w:rsidR="004A410F" w:rsidDel="00D35775" w:rsidRDefault="004A410F" w:rsidP="003114E1">
            <w:pPr>
              <w:pStyle w:val="ListParagraph"/>
              <w:ind w:left="0"/>
              <w:jc w:val="center"/>
              <w:rPr>
                <w:del w:id="2099" w:author="Nguyen Hong Nhung (Khoi CNTT)" w:date="2019-08-16T09:59:00Z"/>
              </w:rPr>
            </w:pPr>
            <w:del w:id="2100" w:author="Nguyen Hong Nhung (Khoi CNTT)" w:date="2019-08-16T09:59:00Z">
              <w:r w:rsidDel="00D35775">
                <w:delText>Theo User nhập vào (Nếu có)</w:delText>
              </w:r>
              <w:bookmarkStart w:id="2101" w:name="_Toc16842198"/>
              <w:bookmarkEnd w:id="2101"/>
            </w:del>
          </w:p>
        </w:tc>
        <w:bookmarkStart w:id="2102" w:name="_Toc16842199"/>
        <w:bookmarkEnd w:id="2102"/>
      </w:tr>
      <w:tr w:rsidR="004A410F" w:rsidRPr="00DB66BA" w:rsidDel="00D35775" w14:paraId="1BABE741" w14:textId="6CC4B93F" w:rsidTr="003114E1">
        <w:trPr>
          <w:del w:id="2103" w:author="Nguyen Hong Nhung (Khoi CNTT)" w:date="2019-08-16T09:59:00Z"/>
        </w:trPr>
        <w:tc>
          <w:tcPr>
            <w:tcW w:w="2358" w:type="dxa"/>
            <w:vAlign w:val="center"/>
          </w:tcPr>
          <w:p w14:paraId="01B941D0" w14:textId="4E740C86" w:rsidR="004A410F" w:rsidRPr="000A18FB" w:rsidDel="00D35775" w:rsidRDefault="004A410F" w:rsidP="003114E1">
            <w:pPr>
              <w:rPr>
                <w:del w:id="2104" w:author="Nguyen Hong Nhung (Khoi CNTT)" w:date="2019-08-16T09:59:00Z"/>
                <w:rFonts w:eastAsia="Times New Roman"/>
                <w:bCs/>
                <w:lang w:eastAsia="x-none"/>
              </w:rPr>
            </w:pPr>
            <w:del w:id="2105" w:author="Nguyen Hong Nhung (Khoi CNTT)" w:date="2019-08-16T09:59:00Z">
              <w:r w:rsidRPr="0053273D" w:rsidDel="00D35775">
                <w:rPr>
                  <w:rFonts w:eastAsia="Times New Roman"/>
                  <w:bCs/>
                  <w:lang w:val="vi-VN" w:eastAsia="x-none"/>
                </w:rPr>
                <w:delText xml:space="preserve">Updated </w:delText>
              </w:r>
              <w:r w:rsidDel="00D35775">
                <w:rPr>
                  <w:rFonts w:eastAsia="Times New Roman"/>
                  <w:bCs/>
                  <w:lang w:eastAsia="x-none"/>
                </w:rPr>
                <w:delText>User</w:delText>
              </w:r>
              <w:bookmarkStart w:id="2106" w:name="_Toc16842200"/>
              <w:bookmarkEnd w:id="2106"/>
            </w:del>
          </w:p>
        </w:tc>
        <w:tc>
          <w:tcPr>
            <w:tcW w:w="3960" w:type="dxa"/>
          </w:tcPr>
          <w:p w14:paraId="3B1E7CF0" w14:textId="1694FD43" w:rsidR="004A410F" w:rsidRPr="00AC762B" w:rsidDel="00D35775" w:rsidRDefault="004A410F" w:rsidP="003114E1">
            <w:pPr>
              <w:pStyle w:val="ListParagraph"/>
              <w:ind w:left="0"/>
              <w:jc w:val="center"/>
              <w:rPr>
                <w:del w:id="2107" w:author="Nguyen Hong Nhung (Khoi CNTT)" w:date="2019-08-16T09:59:00Z"/>
              </w:rPr>
            </w:pPr>
            <w:del w:id="2108" w:author="Nguyen Hong Nhung (Khoi CNTT)" w:date="2019-08-16T09:59:00Z">
              <w:r w:rsidDel="00D35775">
                <w:delText>User xóa</w:delText>
              </w:r>
              <w:bookmarkStart w:id="2109" w:name="_Toc16842201"/>
              <w:bookmarkEnd w:id="2109"/>
            </w:del>
          </w:p>
        </w:tc>
        <w:bookmarkStart w:id="2110" w:name="_Toc16842202"/>
        <w:bookmarkEnd w:id="2110"/>
      </w:tr>
      <w:tr w:rsidR="004A410F" w:rsidRPr="00DB66BA" w:rsidDel="00D35775" w14:paraId="20DE00EE" w14:textId="7968B800" w:rsidTr="003114E1">
        <w:trPr>
          <w:del w:id="2111" w:author="Nguyen Hong Nhung (Khoi CNTT)" w:date="2019-08-16T09:59:00Z"/>
        </w:trPr>
        <w:tc>
          <w:tcPr>
            <w:tcW w:w="2358" w:type="dxa"/>
            <w:vAlign w:val="center"/>
          </w:tcPr>
          <w:p w14:paraId="2CD36E99" w14:textId="0DEFD791" w:rsidR="004A410F" w:rsidRPr="000A18FB" w:rsidDel="00D35775" w:rsidRDefault="004A410F" w:rsidP="003114E1">
            <w:pPr>
              <w:rPr>
                <w:del w:id="2112" w:author="Nguyen Hong Nhung (Khoi CNTT)" w:date="2019-08-16T09:59:00Z"/>
                <w:rFonts w:eastAsia="Times New Roman"/>
                <w:bCs/>
                <w:lang w:eastAsia="x-none"/>
              </w:rPr>
            </w:pPr>
            <w:del w:id="2113" w:author="Nguyen Hong Nhung (Khoi CNTT)" w:date="2019-08-16T09:59:00Z">
              <w:r w:rsidRPr="0053273D" w:rsidDel="00D35775">
                <w:rPr>
                  <w:rFonts w:eastAsia="Times New Roman"/>
                  <w:bCs/>
                  <w:lang w:val="vi-VN" w:eastAsia="x-none"/>
                </w:rPr>
                <w:delText xml:space="preserve">Updated </w:delText>
              </w:r>
              <w:r w:rsidDel="00D35775">
                <w:rPr>
                  <w:rFonts w:eastAsia="Times New Roman"/>
                  <w:bCs/>
                  <w:lang w:eastAsia="x-none"/>
                </w:rPr>
                <w:delText>Time</w:delText>
              </w:r>
              <w:bookmarkStart w:id="2114" w:name="_Toc16842203"/>
              <w:bookmarkEnd w:id="2114"/>
            </w:del>
          </w:p>
        </w:tc>
        <w:tc>
          <w:tcPr>
            <w:tcW w:w="3960" w:type="dxa"/>
          </w:tcPr>
          <w:p w14:paraId="4646B015" w14:textId="781C86B5" w:rsidR="004A410F" w:rsidRPr="00AC762B" w:rsidDel="00D35775" w:rsidRDefault="004A410F" w:rsidP="003114E1">
            <w:pPr>
              <w:pStyle w:val="ListParagraph"/>
              <w:ind w:left="0"/>
              <w:jc w:val="center"/>
              <w:rPr>
                <w:del w:id="2115" w:author="Nguyen Hong Nhung (Khoi CNTT)" w:date="2019-08-16T09:59:00Z"/>
              </w:rPr>
            </w:pPr>
            <w:del w:id="2116" w:author="Nguyen Hong Nhung (Khoi CNTT)" w:date="2019-08-16T09:59:00Z">
              <w:r w:rsidDel="00D35775">
                <w:delText>Thời gian xóa</w:delText>
              </w:r>
              <w:bookmarkStart w:id="2117" w:name="_Toc16842204"/>
              <w:bookmarkEnd w:id="2117"/>
            </w:del>
          </w:p>
        </w:tc>
        <w:bookmarkStart w:id="2118" w:name="_Toc16842205"/>
        <w:bookmarkEnd w:id="2118"/>
      </w:tr>
    </w:tbl>
    <w:p w14:paraId="7FD66221" w14:textId="131A1AB0" w:rsidR="00855C76" w:rsidDel="00AC2207" w:rsidRDefault="00855C76" w:rsidP="00855C76">
      <w:pPr>
        <w:pStyle w:val="Heading4"/>
        <w:numPr>
          <w:ilvl w:val="2"/>
          <w:numId w:val="6"/>
        </w:numPr>
        <w:ind w:left="1440"/>
        <w:rPr>
          <w:del w:id="2119" w:author="Nguyen Hong Nhung (Khoi CNTT)" w:date="2019-08-15T16:48:00Z"/>
          <w:rFonts w:eastAsia="MS Mincho"/>
          <w:lang w:eastAsia="ja-JP"/>
        </w:rPr>
      </w:pPr>
      <w:del w:id="2120" w:author="Nguyen Hong Nhung (Khoi CNTT)" w:date="2019-08-15T16:48:00Z">
        <w:r w:rsidRPr="00855C76" w:rsidDel="00AC2207">
          <w:rPr>
            <w:rFonts w:eastAsia="MS Mincho"/>
            <w:lang w:eastAsia="ja-JP"/>
          </w:rPr>
          <w:delText>Đối với các bảng DIM</w:delText>
        </w:r>
        <w:bookmarkStart w:id="2121" w:name="_Toc16842206"/>
        <w:bookmarkEnd w:id="1927"/>
        <w:bookmarkEnd w:id="2121"/>
      </w:del>
    </w:p>
    <w:p w14:paraId="5E7F8A9E" w14:textId="64C527AC" w:rsidR="00457841" w:rsidRPr="00457841" w:rsidDel="00AC2207" w:rsidRDefault="00457841" w:rsidP="00457841">
      <w:pPr>
        <w:rPr>
          <w:del w:id="2122" w:author="Nguyen Hong Nhung (Khoi CNTT)" w:date="2019-08-15T16:48:00Z"/>
          <w:lang w:val="vi-VN"/>
        </w:rPr>
      </w:pPr>
      <w:del w:id="2123" w:author="Nguyen Hong Nhung (Khoi CNTT)" w:date="2019-08-15T16:48:00Z">
        <w:r w:rsidRPr="00457841" w:rsidDel="00AC2207">
          <w:rPr>
            <w:lang w:val="vi-VN"/>
          </w:rPr>
          <w:delText xml:space="preserve">Danh sách các bảng </w:delText>
        </w:r>
        <w:r w:rsidDel="00AC2207">
          <w:delText>DIM</w:delText>
        </w:r>
        <w:r w:rsidRPr="00457841" w:rsidDel="00AC2207">
          <w:rPr>
            <w:lang w:val="vi-VN"/>
          </w:rPr>
          <w:delText xml:space="preserve"> cho phép điều chỉnh:</w:delText>
        </w:r>
        <w:bookmarkStart w:id="2124" w:name="_Toc16842207"/>
        <w:bookmarkEnd w:id="2124"/>
      </w:del>
    </w:p>
    <w:tbl>
      <w:tblPr>
        <w:tblW w:w="91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663"/>
        <w:gridCol w:w="4557"/>
      </w:tblGrid>
      <w:tr w:rsidR="00457841" w:rsidRPr="00953011" w:rsidDel="00AC2207" w14:paraId="49E46F5C" w14:textId="13313D54" w:rsidTr="00294747">
        <w:trPr>
          <w:trHeight w:val="300"/>
          <w:tblHeader/>
          <w:del w:id="2125" w:author="Nguyen Hong Nhung (Khoi CNTT)" w:date="2019-08-15T16:48:00Z"/>
        </w:trPr>
        <w:tc>
          <w:tcPr>
            <w:tcW w:w="960" w:type="dxa"/>
            <w:shd w:val="clear" w:color="auto" w:fill="95B3D7" w:themeFill="accent1" w:themeFillTint="99"/>
            <w:noWrap/>
            <w:vAlign w:val="center"/>
            <w:hideMark/>
          </w:tcPr>
          <w:p w14:paraId="5DF5A856" w14:textId="7A8FD19D" w:rsidR="00457841" w:rsidRPr="00953011" w:rsidDel="00AC2207" w:rsidRDefault="00457841" w:rsidP="00294747">
            <w:pPr>
              <w:spacing w:line="240" w:lineRule="auto"/>
              <w:ind w:right="0"/>
              <w:jc w:val="center"/>
              <w:rPr>
                <w:del w:id="2126" w:author="Nguyen Hong Nhung (Khoi CNTT)" w:date="2019-08-15T16:48:00Z"/>
                <w:rFonts w:eastAsia="Times New Roman"/>
                <w:b/>
                <w:bCs/>
                <w:color w:val="000000"/>
              </w:rPr>
            </w:pPr>
            <w:del w:id="2127" w:author="Nguyen Hong Nhung (Khoi CNTT)" w:date="2019-08-15T16:48:00Z">
              <w:r w:rsidRPr="00953011" w:rsidDel="00AC2207">
                <w:rPr>
                  <w:rFonts w:eastAsia="Times New Roman"/>
                  <w:b/>
                  <w:bCs/>
                  <w:color w:val="000000"/>
                </w:rPr>
                <w:delText>STT</w:delText>
              </w:r>
              <w:bookmarkStart w:id="2128" w:name="_Toc16842208"/>
              <w:bookmarkEnd w:id="2128"/>
            </w:del>
          </w:p>
        </w:tc>
        <w:tc>
          <w:tcPr>
            <w:tcW w:w="3663" w:type="dxa"/>
            <w:shd w:val="clear" w:color="auto" w:fill="95B3D7" w:themeFill="accent1" w:themeFillTint="99"/>
            <w:noWrap/>
            <w:vAlign w:val="center"/>
            <w:hideMark/>
          </w:tcPr>
          <w:p w14:paraId="3447DC63" w14:textId="7A6975F5" w:rsidR="00457841" w:rsidRPr="00953011" w:rsidDel="00AC2207" w:rsidRDefault="00457841" w:rsidP="00294747">
            <w:pPr>
              <w:spacing w:line="240" w:lineRule="auto"/>
              <w:ind w:right="0"/>
              <w:jc w:val="center"/>
              <w:rPr>
                <w:del w:id="2129" w:author="Nguyen Hong Nhung (Khoi CNTT)" w:date="2019-08-15T16:48:00Z"/>
                <w:rFonts w:eastAsia="Times New Roman"/>
                <w:b/>
                <w:bCs/>
                <w:color w:val="000000"/>
              </w:rPr>
            </w:pPr>
            <w:del w:id="2130" w:author="Nguyen Hong Nhung (Khoi CNTT)" w:date="2019-08-15T16:48:00Z">
              <w:r w:rsidRPr="00953011" w:rsidDel="00AC2207">
                <w:rPr>
                  <w:rFonts w:eastAsia="Times New Roman"/>
                  <w:b/>
                  <w:bCs/>
                  <w:color w:val="000000"/>
                </w:rPr>
                <w:delText>Tên bảng</w:delText>
              </w:r>
              <w:bookmarkStart w:id="2131" w:name="_Toc16842209"/>
              <w:bookmarkEnd w:id="2131"/>
            </w:del>
          </w:p>
        </w:tc>
        <w:tc>
          <w:tcPr>
            <w:tcW w:w="4557" w:type="dxa"/>
            <w:shd w:val="clear" w:color="auto" w:fill="95B3D7" w:themeFill="accent1" w:themeFillTint="99"/>
            <w:noWrap/>
            <w:vAlign w:val="center"/>
            <w:hideMark/>
          </w:tcPr>
          <w:p w14:paraId="43DE8015" w14:textId="20485D55" w:rsidR="00457841" w:rsidRPr="00953011" w:rsidDel="00AC2207" w:rsidRDefault="00457841" w:rsidP="00294747">
            <w:pPr>
              <w:spacing w:line="240" w:lineRule="auto"/>
              <w:ind w:right="0"/>
              <w:jc w:val="center"/>
              <w:rPr>
                <w:del w:id="2132" w:author="Nguyen Hong Nhung (Khoi CNTT)" w:date="2019-08-15T16:48:00Z"/>
                <w:rFonts w:eastAsia="Times New Roman"/>
                <w:b/>
                <w:bCs/>
                <w:color w:val="000000"/>
              </w:rPr>
            </w:pPr>
            <w:del w:id="2133" w:author="Nguyen Hong Nhung (Khoi CNTT)" w:date="2019-08-15T16:48:00Z">
              <w:r w:rsidDel="00AC2207">
                <w:rPr>
                  <w:rFonts w:eastAsia="Times New Roman"/>
                  <w:b/>
                  <w:bCs/>
                  <w:color w:val="000000"/>
                </w:rPr>
                <w:delText>Trường làm Key</w:delText>
              </w:r>
              <w:bookmarkStart w:id="2134" w:name="_Toc16842210"/>
              <w:bookmarkEnd w:id="2134"/>
            </w:del>
          </w:p>
        </w:tc>
        <w:bookmarkStart w:id="2135" w:name="_Toc16842211"/>
        <w:bookmarkEnd w:id="2135"/>
      </w:tr>
      <w:tr w:rsidR="00457841" w:rsidRPr="00953011" w:rsidDel="00AC2207" w14:paraId="3D14C755" w14:textId="5C12BC4A" w:rsidTr="00294747">
        <w:trPr>
          <w:trHeight w:val="300"/>
          <w:del w:id="2136" w:author="Nguyen Hong Nhung (Khoi CNTT)" w:date="2019-08-15T16:48:00Z"/>
        </w:trPr>
        <w:tc>
          <w:tcPr>
            <w:tcW w:w="960" w:type="dxa"/>
            <w:shd w:val="clear" w:color="auto" w:fill="auto"/>
            <w:noWrap/>
            <w:vAlign w:val="bottom"/>
            <w:hideMark/>
          </w:tcPr>
          <w:p w14:paraId="5B90EC12" w14:textId="630A82E0" w:rsidR="00457841" w:rsidRPr="00953011" w:rsidDel="00AC2207" w:rsidRDefault="00457841" w:rsidP="00294747">
            <w:pPr>
              <w:spacing w:line="240" w:lineRule="auto"/>
              <w:ind w:right="0"/>
              <w:jc w:val="center"/>
              <w:rPr>
                <w:del w:id="2137" w:author="Nguyen Hong Nhung (Khoi CNTT)" w:date="2019-08-15T16:48:00Z"/>
                <w:rFonts w:eastAsia="Times New Roman"/>
                <w:color w:val="000000"/>
              </w:rPr>
            </w:pPr>
            <w:del w:id="2138" w:author="Nguyen Hong Nhung (Khoi CNTT)" w:date="2019-08-15T16:48:00Z">
              <w:r w:rsidRPr="00953011" w:rsidDel="00AC2207">
                <w:rPr>
                  <w:rFonts w:eastAsia="Times New Roman"/>
                  <w:color w:val="000000"/>
                </w:rPr>
                <w:delText>1</w:delText>
              </w:r>
              <w:bookmarkStart w:id="2139" w:name="_Toc16842212"/>
              <w:bookmarkEnd w:id="2139"/>
            </w:del>
          </w:p>
        </w:tc>
        <w:tc>
          <w:tcPr>
            <w:tcW w:w="3663" w:type="dxa"/>
            <w:shd w:val="clear" w:color="auto" w:fill="auto"/>
            <w:noWrap/>
            <w:vAlign w:val="center"/>
            <w:hideMark/>
          </w:tcPr>
          <w:p w14:paraId="61BD4B99" w14:textId="63C00D1F" w:rsidR="00457841" w:rsidRPr="00953011" w:rsidDel="00AC2207" w:rsidRDefault="00457841" w:rsidP="00294747">
            <w:pPr>
              <w:spacing w:line="240" w:lineRule="auto"/>
              <w:ind w:right="0"/>
              <w:jc w:val="left"/>
              <w:rPr>
                <w:del w:id="2140" w:author="Nguyen Hong Nhung (Khoi CNTT)" w:date="2019-08-15T16:48:00Z"/>
                <w:rFonts w:eastAsia="Times New Roman"/>
                <w:color w:val="000000"/>
              </w:rPr>
            </w:pPr>
            <w:del w:id="2141" w:author="Nguyen Hong Nhung (Khoi CNTT)" w:date="2019-08-15T16:48:00Z">
              <w:r w:rsidRPr="003E6C90" w:rsidDel="00AC2207">
                <w:rPr>
                  <w:color w:val="000000"/>
                  <w:sz w:val="20"/>
                  <w:szCs w:val="20"/>
                </w:rPr>
                <w:delText>DIM_COLLATERAL</w:delText>
              </w:r>
              <w:bookmarkStart w:id="2142" w:name="_Toc16842213"/>
              <w:bookmarkEnd w:id="2142"/>
            </w:del>
          </w:p>
        </w:tc>
        <w:tc>
          <w:tcPr>
            <w:tcW w:w="4557" w:type="dxa"/>
            <w:shd w:val="clear" w:color="auto" w:fill="auto"/>
            <w:noWrap/>
            <w:vAlign w:val="center"/>
          </w:tcPr>
          <w:p w14:paraId="360A1D5A" w14:textId="59C4558C" w:rsidR="00457841" w:rsidRPr="00B028C1" w:rsidDel="00AC2207" w:rsidRDefault="00457841" w:rsidP="00294747">
            <w:pPr>
              <w:spacing w:line="240" w:lineRule="auto"/>
              <w:ind w:right="0"/>
              <w:jc w:val="left"/>
              <w:rPr>
                <w:del w:id="2143" w:author="Nguyen Hong Nhung (Khoi CNTT)" w:date="2019-08-15T16:48:00Z"/>
                <w:color w:val="000000"/>
                <w:sz w:val="20"/>
                <w:szCs w:val="20"/>
              </w:rPr>
            </w:pPr>
            <w:del w:id="2144" w:author="Nguyen Hong Nhung (Khoi CNTT)" w:date="2019-08-15T16:48:00Z">
              <w:r w:rsidRPr="00B028C1" w:rsidDel="00AC2207">
                <w:rPr>
                  <w:color w:val="000000"/>
                  <w:sz w:val="20"/>
                  <w:szCs w:val="20"/>
                </w:rPr>
                <w:delText>COLLATERAL_ID</w:delText>
              </w:r>
              <w:bookmarkStart w:id="2145" w:name="_Toc16842214"/>
              <w:bookmarkEnd w:id="2145"/>
            </w:del>
          </w:p>
        </w:tc>
        <w:bookmarkStart w:id="2146" w:name="_Toc16842215"/>
        <w:bookmarkEnd w:id="2146"/>
      </w:tr>
      <w:tr w:rsidR="00457841" w:rsidRPr="00953011" w:rsidDel="00AC2207" w14:paraId="14FF305D" w14:textId="2DEE9F7D" w:rsidTr="00294747">
        <w:trPr>
          <w:trHeight w:val="300"/>
          <w:del w:id="2147" w:author="Nguyen Hong Nhung (Khoi CNTT)" w:date="2019-08-15T16:48:00Z"/>
        </w:trPr>
        <w:tc>
          <w:tcPr>
            <w:tcW w:w="960" w:type="dxa"/>
            <w:shd w:val="clear" w:color="auto" w:fill="auto"/>
            <w:noWrap/>
            <w:vAlign w:val="bottom"/>
            <w:hideMark/>
          </w:tcPr>
          <w:p w14:paraId="612FE636" w14:textId="55CE5A51" w:rsidR="00457841" w:rsidRPr="00953011" w:rsidDel="00AC2207" w:rsidRDefault="00457841" w:rsidP="00294747">
            <w:pPr>
              <w:spacing w:line="240" w:lineRule="auto"/>
              <w:ind w:right="0"/>
              <w:jc w:val="center"/>
              <w:rPr>
                <w:del w:id="2148" w:author="Nguyen Hong Nhung (Khoi CNTT)" w:date="2019-08-15T16:48:00Z"/>
                <w:rFonts w:eastAsia="Times New Roman"/>
                <w:color w:val="000000"/>
              </w:rPr>
            </w:pPr>
            <w:del w:id="2149" w:author="Nguyen Hong Nhung (Khoi CNTT)" w:date="2019-08-15T16:48:00Z">
              <w:r w:rsidRPr="00953011" w:rsidDel="00AC2207">
                <w:rPr>
                  <w:rFonts w:eastAsia="Times New Roman"/>
                  <w:color w:val="000000"/>
                </w:rPr>
                <w:delText>2</w:delText>
              </w:r>
              <w:bookmarkStart w:id="2150" w:name="_Toc16842216"/>
              <w:bookmarkEnd w:id="2150"/>
            </w:del>
          </w:p>
        </w:tc>
        <w:tc>
          <w:tcPr>
            <w:tcW w:w="3663" w:type="dxa"/>
            <w:shd w:val="clear" w:color="auto" w:fill="auto"/>
            <w:noWrap/>
            <w:vAlign w:val="center"/>
            <w:hideMark/>
          </w:tcPr>
          <w:p w14:paraId="059F99C3" w14:textId="094331F1" w:rsidR="00457841" w:rsidRPr="00953011" w:rsidDel="00AC2207" w:rsidRDefault="00457841" w:rsidP="00294747">
            <w:pPr>
              <w:spacing w:line="240" w:lineRule="auto"/>
              <w:ind w:right="0"/>
              <w:jc w:val="left"/>
              <w:rPr>
                <w:del w:id="2151" w:author="Nguyen Hong Nhung (Khoi CNTT)" w:date="2019-08-15T16:48:00Z"/>
                <w:rFonts w:eastAsia="Times New Roman"/>
                <w:color w:val="000000"/>
              </w:rPr>
            </w:pPr>
            <w:del w:id="2152" w:author="Nguyen Hong Nhung (Khoi CNTT)" w:date="2019-08-15T16:48:00Z">
              <w:r w:rsidRPr="003E6C90" w:rsidDel="00AC2207">
                <w:rPr>
                  <w:color w:val="000000"/>
                  <w:sz w:val="20"/>
                  <w:szCs w:val="20"/>
                </w:rPr>
                <w:delText>DIM_LETTER_CREDIT</w:delText>
              </w:r>
              <w:bookmarkStart w:id="2153" w:name="_Toc16842217"/>
              <w:bookmarkEnd w:id="2153"/>
            </w:del>
          </w:p>
        </w:tc>
        <w:tc>
          <w:tcPr>
            <w:tcW w:w="4557" w:type="dxa"/>
            <w:shd w:val="clear" w:color="auto" w:fill="auto"/>
            <w:noWrap/>
            <w:vAlign w:val="center"/>
          </w:tcPr>
          <w:p w14:paraId="56DA6FC8" w14:textId="71DFB34E" w:rsidR="00457841" w:rsidRPr="00B028C1" w:rsidDel="00AC2207" w:rsidRDefault="00457841" w:rsidP="00294747">
            <w:pPr>
              <w:spacing w:line="240" w:lineRule="auto"/>
              <w:ind w:right="0"/>
              <w:jc w:val="left"/>
              <w:rPr>
                <w:del w:id="2154" w:author="Nguyen Hong Nhung (Khoi CNTT)" w:date="2019-08-15T16:48:00Z"/>
                <w:color w:val="000000"/>
                <w:sz w:val="20"/>
                <w:szCs w:val="20"/>
              </w:rPr>
            </w:pPr>
            <w:del w:id="2155" w:author="Nguyen Hong Nhung (Khoi CNTT)" w:date="2019-08-15T16:48:00Z">
              <w:r w:rsidRPr="00B028C1" w:rsidDel="00AC2207">
                <w:rPr>
                  <w:color w:val="000000"/>
                  <w:sz w:val="20"/>
                  <w:szCs w:val="20"/>
                </w:rPr>
                <w:delText>CONTRACT_ID</w:delText>
              </w:r>
              <w:bookmarkStart w:id="2156" w:name="_Toc16842218"/>
              <w:bookmarkEnd w:id="2156"/>
            </w:del>
          </w:p>
        </w:tc>
        <w:bookmarkStart w:id="2157" w:name="_Toc16842219"/>
        <w:bookmarkEnd w:id="2157"/>
      </w:tr>
      <w:tr w:rsidR="00457841" w:rsidRPr="00953011" w:rsidDel="00AC2207" w14:paraId="053200E4" w14:textId="09368D0A" w:rsidTr="00294747">
        <w:trPr>
          <w:trHeight w:val="300"/>
          <w:del w:id="2158" w:author="Nguyen Hong Nhung (Khoi CNTT)" w:date="2019-08-15T16:48:00Z"/>
        </w:trPr>
        <w:tc>
          <w:tcPr>
            <w:tcW w:w="960" w:type="dxa"/>
            <w:shd w:val="clear" w:color="auto" w:fill="auto"/>
            <w:noWrap/>
            <w:vAlign w:val="bottom"/>
            <w:hideMark/>
          </w:tcPr>
          <w:p w14:paraId="1CEF180F" w14:textId="36694452" w:rsidR="00457841" w:rsidRPr="00953011" w:rsidDel="00AC2207" w:rsidRDefault="00457841" w:rsidP="00294747">
            <w:pPr>
              <w:spacing w:line="240" w:lineRule="auto"/>
              <w:ind w:right="0"/>
              <w:jc w:val="center"/>
              <w:rPr>
                <w:del w:id="2159" w:author="Nguyen Hong Nhung (Khoi CNTT)" w:date="2019-08-15T16:48:00Z"/>
                <w:rFonts w:eastAsia="Times New Roman"/>
                <w:color w:val="000000"/>
              </w:rPr>
            </w:pPr>
            <w:del w:id="2160" w:author="Nguyen Hong Nhung (Khoi CNTT)" w:date="2019-08-15T16:48:00Z">
              <w:r w:rsidRPr="00953011" w:rsidDel="00AC2207">
                <w:rPr>
                  <w:rFonts w:eastAsia="Times New Roman"/>
                  <w:color w:val="000000"/>
                </w:rPr>
                <w:delText>3</w:delText>
              </w:r>
              <w:bookmarkStart w:id="2161" w:name="_Toc16842220"/>
              <w:bookmarkEnd w:id="2161"/>
            </w:del>
          </w:p>
        </w:tc>
        <w:tc>
          <w:tcPr>
            <w:tcW w:w="3663" w:type="dxa"/>
            <w:shd w:val="clear" w:color="auto" w:fill="auto"/>
            <w:noWrap/>
            <w:vAlign w:val="center"/>
            <w:hideMark/>
          </w:tcPr>
          <w:p w14:paraId="1B7ABABD" w14:textId="02A29EFE" w:rsidR="00457841" w:rsidRPr="00953011" w:rsidDel="00AC2207" w:rsidRDefault="00457841" w:rsidP="00294747">
            <w:pPr>
              <w:spacing w:line="240" w:lineRule="auto"/>
              <w:ind w:right="0"/>
              <w:jc w:val="left"/>
              <w:rPr>
                <w:del w:id="2162" w:author="Nguyen Hong Nhung (Khoi CNTT)" w:date="2019-08-15T16:48:00Z"/>
                <w:rFonts w:eastAsia="Times New Roman"/>
                <w:color w:val="000000"/>
              </w:rPr>
            </w:pPr>
            <w:del w:id="2163" w:author="Nguyen Hong Nhung (Khoi CNTT)" w:date="2019-08-15T16:48:00Z">
              <w:r w:rsidRPr="003E6C90" w:rsidDel="00AC2207">
                <w:rPr>
                  <w:color w:val="000000"/>
                  <w:sz w:val="20"/>
                  <w:szCs w:val="20"/>
                </w:rPr>
                <w:delText>DIM_LIMIT</w:delText>
              </w:r>
              <w:bookmarkStart w:id="2164" w:name="_Toc16842221"/>
              <w:bookmarkEnd w:id="2164"/>
            </w:del>
          </w:p>
        </w:tc>
        <w:tc>
          <w:tcPr>
            <w:tcW w:w="4557" w:type="dxa"/>
            <w:shd w:val="clear" w:color="auto" w:fill="auto"/>
            <w:noWrap/>
            <w:vAlign w:val="center"/>
          </w:tcPr>
          <w:p w14:paraId="4E5A9C7B" w14:textId="33BA32AB" w:rsidR="00457841" w:rsidRPr="00B028C1" w:rsidDel="00AC2207" w:rsidRDefault="00457841" w:rsidP="00294747">
            <w:pPr>
              <w:spacing w:line="240" w:lineRule="auto"/>
              <w:ind w:right="0"/>
              <w:jc w:val="left"/>
              <w:rPr>
                <w:del w:id="2165" w:author="Nguyen Hong Nhung (Khoi CNTT)" w:date="2019-08-15T16:48:00Z"/>
                <w:color w:val="000000"/>
                <w:sz w:val="20"/>
                <w:szCs w:val="20"/>
              </w:rPr>
            </w:pPr>
            <w:del w:id="2166" w:author="Nguyen Hong Nhung (Khoi CNTT)" w:date="2019-08-15T16:48:00Z">
              <w:r w:rsidRPr="00B028C1" w:rsidDel="00AC2207">
                <w:rPr>
                  <w:color w:val="000000"/>
                  <w:sz w:val="20"/>
                  <w:szCs w:val="20"/>
                </w:rPr>
                <w:delText>LIMIT_ID</w:delText>
              </w:r>
              <w:bookmarkStart w:id="2167" w:name="_Toc16842222"/>
              <w:bookmarkEnd w:id="2167"/>
            </w:del>
          </w:p>
        </w:tc>
        <w:bookmarkStart w:id="2168" w:name="_Toc16842223"/>
        <w:bookmarkEnd w:id="2168"/>
      </w:tr>
      <w:tr w:rsidR="00457841" w:rsidRPr="00953011" w:rsidDel="00AC2207" w14:paraId="20E9AA0F" w14:textId="5534B4A8" w:rsidTr="00294747">
        <w:trPr>
          <w:trHeight w:val="300"/>
          <w:del w:id="2169" w:author="Nguyen Hong Nhung (Khoi CNTT)" w:date="2019-08-15T16:48:00Z"/>
        </w:trPr>
        <w:tc>
          <w:tcPr>
            <w:tcW w:w="960" w:type="dxa"/>
            <w:shd w:val="clear" w:color="auto" w:fill="auto"/>
            <w:noWrap/>
            <w:vAlign w:val="bottom"/>
            <w:hideMark/>
          </w:tcPr>
          <w:p w14:paraId="6A58D503" w14:textId="0CCD649F" w:rsidR="00457841" w:rsidRPr="00953011" w:rsidDel="00AC2207" w:rsidRDefault="00457841" w:rsidP="00294747">
            <w:pPr>
              <w:spacing w:line="240" w:lineRule="auto"/>
              <w:ind w:right="0"/>
              <w:jc w:val="center"/>
              <w:rPr>
                <w:del w:id="2170" w:author="Nguyen Hong Nhung (Khoi CNTT)" w:date="2019-08-15T16:48:00Z"/>
                <w:rFonts w:eastAsia="Times New Roman"/>
                <w:color w:val="000000"/>
              </w:rPr>
            </w:pPr>
            <w:del w:id="2171" w:author="Nguyen Hong Nhung (Khoi CNTT)" w:date="2019-08-15T16:48:00Z">
              <w:r w:rsidRPr="00953011" w:rsidDel="00AC2207">
                <w:rPr>
                  <w:rFonts w:eastAsia="Times New Roman"/>
                  <w:color w:val="000000"/>
                </w:rPr>
                <w:delText>4</w:delText>
              </w:r>
              <w:bookmarkStart w:id="2172" w:name="_Toc16842224"/>
              <w:bookmarkEnd w:id="2172"/>
            </w:del>
          </w:p>
        </w:tc>
        <w:tc>
          <w:tcPr>
            <w:tcW w:w="3663" w:type="dxa"/>
            <w:shd w:val="clear" w:color="auto" w:fill="auto"/>
            <w:noWrap/>
            <w:vAlign w:val="center"/>
            <w:hideMark/>
          </w:tcPr>
          <w:p w14:paraId="6CF0B80B" w14:textId="2D51BDCB" w:rsidR="00457841" w:rsidRPr="00953011" w:rsidDel="00AC2207" w:rsidRDefault="00457841" w:rsidP="00294747">
            <w:pPr>
              <w:spacing w:line="240" w:lineRule="auto"/>
              <w:ind w:right="0"/>
              <w:jc w:val="left"/>
              <w:rPr>
                <w:del w:id="2173" w:author="Nguyen Hong Nhung (Khoi CNTT)" w:date="2019-08-15T16:48:00Z"/>
                <w:rFonts w:eastAsia="Times New Roman"/>
                <w:color w:val="000000"/>
              </w:rPr>
            </w:pPr>
            <w:del w:id="2174" w:author="Nguyen Hong Nhung (Khoi CNTT)" w:date="2019-08-15T16:48:00Z">
              <w:r w:rsidRPr="003E6C90" w:rsidDel="00AC2207">
                <w:rPr>
                  <w:color w:val="000000"/>
                  <w:sz w:val="20"/>
                  <w:szCs w:val="20"/>
                </w:rPr>
                <w:delText>DIM_LINE</w:delText>
              </w:r>
              <w:bookmarkStart w:id="2175" w:name="_Toc16842225"/>
              <w:bookmarkEnd w:id="2175"/>
            </w:del>
          </w:p>
        </w:tc>
        <w:tc>
          <w:tcPr>
            <w:tcW w:w="4557" w:type="dxa"/>
            <w:shd w:val="clear" w:color="auto" w:fill="auto"/>
            <w:noWrap/>
            <w:vAlign w:val="center"/>
            <w:hideMark/>
          </w:tcPr>
          <w:p w14:paraId="69D163AC" w14:textId="33EAE3DF" w:rsidR="00457841" w:rsidRPr="00B028C1" w:rsidDel="00AC2207" w:rsidRDefault="00457841" w:rsidP="00294747">
            <w:pPr>
              <w:spacing w:line="240" w:lineRule="auto"/>
              <w:ind w:right="0"/>
              <w:jc w:val="left"/>
              <w:rPr>
                <w:del w:id="2176" w:author="Nguyen Hong Nhung (Khoi CNTT)" w:date="2019-08-15T16:48:00Z"/>
                <w:color w:val="000000"/>
                <w:sz w:val="20"/>
                <w:szCs w:val="20"/>
              </w:rPr>
            </w:pPr>
            <w:del w:id="2177" w:author="Nguyen Hong Nhung (Khoi CNTT)" w:date="2019-08-15T16:48:00Z">
              <w:r w:rsidRPr="00B028C1" w:rsidDel="00AC2207">
                <w:rPr>
                  <w:color w:val="000000"/>
                  <w:sz w:val="20"/>
                  <w:szCs w:val="20"/>
                </w:rPr>
                <w:delText>LINE_NO+ LINE_NAME</w:delText>
              </w:r>
              <w:bookmarkStart w:id="2178" w:name="_Toc16842226"/>
              <w:bookmarkEnd w:id="2178"/>
            </w:del>
          </w:p>
        </w:tc>
        <w:bookmarkStart w:id="2179" w:name="_Toc16842227"/>
        <w:bookmarkEnd w:id="2179"/>
      </w:tr>
      <w:tr w:rsidR="00457841" w:rsidRPr="00953011" w:rsidDel="00AC2207" w14:paraId="4FDD90B5" w14:textId="5AF4DECF" w:rsidTr="00294747">
        <w:trPr>
          <w:trHeight w:val="300"/>
          <w:del w:id="2180" w:author="Nguyen Hong Nhung (Khoi CNTT)" w:date="2019-08-15T16:48:00Z"/>
        </w:trPr>
        <w:tc>
          <w:tcPr>
            <w:tcW w:w="960" w:type="dxa"/>
            <w:shd w:val="clear" w:color="auto" w:fill="auto"/>
            <w:noWrap/>
            <w:vAlign w:val="bottom"/>
            <w:hideMark/>
          </w:tcPr>
          <w:p w14:paraId="3F2DBC7E" w14:textId="62037848" w:rsidR="00457841" w:rsidRPr="00953011" w:rsidDel="00AC2207" w:rsidRDefault="00457841" w:rsidP="00294747">
            <w:pPr>
              <w:spacing w:line="240" w:lineRule="auto"/>
              <w:ind w:right="0"/>
              <w:jc w:val="center"/>
              <w:rPr>
                <w:del w:id="2181" w:author="Nguyen Hong Nhung (Khoi CNTT)" w:date="2019-08-15T16:48:00Z"/>
                <w:rFonts w:eastAsia="Times New Roman"/>
                <w:color w:val="000000"/>
              </w:rPr>
            </w:pPr>
            <w:del w:id="2182" w:author="Nguyen Hong Nhung (Khoi CNTT)" w:date="2019-08-15T16:48:00Z">
              <w:r w:rsidRPr="00953011" w:rsidDel="00AC2207">
                <w:rPr>
                  <w:rFonts w:eastAsia="Times New Roman"/>
                  <w:color w:val="000000"/>
                </w:rPr>
                <w:delText>5</w:delText>
              </w:r>
              <w:bookmarkStart w:id="2183" w:name="_Toc16842228"/>
              <w:bookmarkEnd w:id="2183"/>
            </w:del>
          </w:p>
        </w:tc>
        <w:tc>
          <w:tcPr>
            <w:tcW w:w="3663" w:type="dxa"/>
            <w:shd w:val="clear" w:color="auto" w:fill="auto"/>
            <w:noWrap/>
            <w:vAlign w:val="center"/>
            <w:hideMark/>
          </w:tcPr>
          <w:p w14:paraId="58A50CB5" w14:textId="03072365" w:rsidR="00457841" w:rsidRPr="00953011" w:rsidDel="00AC2207" w:rsidRDefault="00457841" w:rsidP="00294747">
            <w:pPr>
              <w:spacing w:line="240" w:lineRule="auto"/>
              <w:ind w:right="0"/>
              <w:jc w:val="left"/>
              <w:rPr>
                <w:del w:id="2184" w:author="Nguyen Hong Nhung (Khoi CNTT)" w:date="2019-08-15T16:48:00Z"/>
                <w:rFonts w:eastAsia="Times New Roman"/>
                <w:color w:val="000000"/>
              </w:rPr>
            </w:pPr>
            <w:del w:id="2185" w:author="Nguyen Hong Nhung (Khoi CNTT)" w:date="2019-08-15T16:48:00Z">
              <w:r w:rsidRPr="003E6C90" w:rsidDel="00AC2207">
                <w:rPr>
                  <w:color w:val="000000"/>
                  <w:sz w:val="20"/>
                  <w:szCs w:val="20"/>
                </w:rPr>
                <w:delText>DIM_LOAN</w:delText>
              </w:r>
              <w:bookmarkStart w:id="2186" w:name="_Toc16842229"/>
              <w:bookmarkEnd w:id="2186"/>
            </w:del>
          </w:p>
        </w:tc>
        <w:tc>
          <w:tcPr>
            <w:tcW w:w="4557" w:type="dxa"/>
            <w:shd w:val="clear" w:color="auto" w:fill="auto"/>
            <w:noWrap/>
            <w:vAlign w:val="center"/>
            <w:hideMark/>
          </w:tcPr>
          <w:p w14:paraId="4EE55AEA" w14:textId="43E59E40" w:rsidR="00457841" w:rsidRPr="00B028C1" w:rsidDel="00AC2207" w:rsidRDefault="00457841" w:rsidP="00294747">
            <w:pPr>
              <w:spacing w:line="240" w:lineRule="auto"/>
              <w:ind w:right="0"/>
              <w:jc w:val="left"/>
              <w:rPr>
                <w:del w:id="2187" w:author="Nguyen Hong Nhung (Khoi CNTT)" w:date="2019-08-15T16:48:00Z"/>
                <w:color w:val="000000"/>
                <w:sz w:val="20"/>
                <w:szCs w:val="20"/>
              </w:rPr>
            </w:pPr>
            <w:del w:id="2188" w:author="Nguyen Hong Nhung (Khoi CNTT)" w:date="2019-08-15T16:48:00Z">
              <w:r w:rsidRPr="00B028C1" w:rsidDel="00AC2207">
                <w:rPr>
                  <w:color w:val="000000"/>
                  <w:sz w:val="20"/>
                  <w:szCs w:val="20"/>
                </w:rPr>
                <w:delText>CONTRACT</w:delText>
              </w:r>
              <w:bookmarkStart w:id="2189" w:name="_Toc16842230"/>
              <w:bookmarkEnd w:id="2189"/>
            </w:del>
          </w:p>
        </w:tc>
        <w:bookmarkStart w:id="2190" w:name="_Toc16842231"/>
        <w:bookmarkEnd w:id="2190"/>
      </w:tr>
      <w:tr w:rsidR="00457841" w:rsidRPr="00953011" w:rsidDel="00AC2207" w14:paraId="2C347816" w14:textId="6AB995E1" w:rsidTr="00294747">
        <w:trPr>
          <w:trHeight w:val="300"/>
          <w:del w:id="2191" w:author="Nguyen Hong Nhung (Khoi CNTT)" w:date="2019-08-15T16:48:00Z"/>
        </w:trPr>
        <w:tc>
          <w:tcPr>
            <w:tcW w:w="960" w:type="dxa"/>
            <w:shd w:val="clear" w:color="auto" w:fill="auto"/>
            <w:noWrap/>
            <w:vAlign w:val="bottom"/>
          </w:tcPr>
          <w:p w14:paraId="02055775" w14:textId="51CD7BF8" w:rsidR="00457841" w:rsidRPr="00953011" w:rsidDel="00AC2207" w:rsidRDefault="00457841" w:rsidP="00294747">
            <w:pPr>
              <w:spacing w:line="240" w:lineRule="auto"/>
              <w:ind w:right="0"/>
              <w:jc w:val="center"/>
              <w:rPr>
                <w:del w:id="2192" w:author="Nguyen Hong Nhung (Khoi CNTT)" w:date="2019-08-15T16:48:00Z"/>
                <w:rFonts w:eastAsia="Times New Roman"/>
                <w:color w:val="000000"/>
              </w:rPr>
            </w:pPr>
            <w:del w:id="2193" w:author="Nguyen Hong Nhung (Khoi CNTT)" w:date="2019-08-15T16:48:00Z">
              <w:r w:rsidDel="00AC2207">
                <w:rPr>
                  <w:rFonts w:eastAsia="Times New Roman"/>
                  <w:color w:val="000000"/>
                </w:rPr>
                <w:delText>6</w:delText>
              </w:r>
              <w:bookmarkStart w:id="2194" w:name="_Toc16842232"/>
              <w:bookmarkEnd w:id="2194"/>
            </w:del>
          </w:p>
        </w:tc>
        <w:tc>
          <w:tcPr>
            <w:tcW w:w="3663" w:type="dxa"/>
            <w:shd w:val="clear" w:color="auto" w:fill="auto"/>
            <w:noWrap/>
            <w:vAlign w:val="center"/>
          </w:tcPr>
          <w:p w14:paraId="21F8E5F8" w14:textId="1A5FDE9B" w:rsidR="00457841" w:rsidRPr="00953011" w:rsidDel="00AC2207" w:rsidRDefault="00457841" w:rsidP="00294747">
            <w:pPr>
              <w:spacing w:line="240" w:lineRule="auto"/>
              <w:ind w:right="0"/>
              <w:jc w:val="left"/>
              <w:rPr>
                <w:del w:id="2195" w:author="Nguyen Hong Nhung (Khoi CNTT)" w:date="2019-08-15T16:48:00Z"/>
                <w:rFonts w:eastAsia="Times New Roman"/>
                <w:color w:val="000000"/>
              </w:rPr>
            </w:pPr>
            <w:del w:id="2196" w:author="Nguyen Hong Nhung (Khoi CNTT)" w:date="2019-08-15T16:48:00Z">
              <w:r w:rsidRPr="003E6C90" w:rsidDel="00AC2207">
                <w:rPr>
                  <w:color w:val="000000"/>
                  <w:sz w:val="20"/>
                  <w:szCs w:val="20"/>
                </w:rPr>
                <w:delText>DIM_MD</w:delText>
              </w:r>
              <w:bookmarkStart w:id="2197" w:name="_Toc16842233"/>
              <w:bookmarkEnd w:id="2197"/>
            </w:del>
          </w:p>
        </w:tc>
        <w:tc>
          <w:tcPr>
            <w:tcW w:w="4557" w:type="dxa"/>
            <w:shd w:val="clear" w:color="auto" w:fill="auto"/>
            <w:noWrap/>
            <w:vAlign w:val="center"/>
          </w:tcPr>
          <w:p w14:paraId="649B12FE" w14:textId="6AEB94D5" w:rsidR="00457841" w:rsidRPr="00B028C1" w:rsidDel="00AC2207" w:rsidRDefault="00457841" w:rsidP="00294747">
            <w:pPr>
              <w:spacing w:line="240" w:lineRule="auto"/>
              <w:ind w:right="0"/>
              <w:jc w:val="left"/>
              <w:rPr>
                <w:del w:id="2198" w:author="Nguyen Hong Nhung (Khoi CNTT)" w:date="2019-08-15T16:48:00Z"/>
                <w:color w:val="000000"/>
                <w:sz w:val="20"/>
                <w:szCs w:val="20"/>
              </w:rPr>
            </w:pPr>
            <w:del w:id="2199" w:author="Nguyen Hong Nhung (Khoi CNTT)" w:date="2019-08-15T16:48:00Z">
              <w:r w:rsidRPr="00B028C1" w:rsidDel="00AC2207">
                <w:rPr>
                  <w:color w:val="000000"/>
                  <w:sz w:val="20"/>
                  <w:szCs w:val="20"/>
                </w:rPr>
                <w:delText>CONTRACT_MD</w:delText>
              </w:r>
              <w:bookmarkStart w:id="2200" w:name="_Toc16842234"/>
              <w:bookmarkEnd w:id="2200"/>
            </w:del>
          </w:p>
        </w:tc>
        <w:bookmarkStart w:id="2201" w:name="_Toc16842235"/>
        <w:bookmarkEnd w:id="2201"/>
      </w:tr>
    </w:tbl>
    <w:p w14:paraId="73EFA75A" w14:textId="3CA6BEBE" w:rsidR="00457841" w:rsidRPr="00457841" w:rsidDel="00AC2207" w:rsidRDefault="00457841" w:rsidP="00457841">
      <w:pPr>
        <w:spacing w:before="240" w:line="360" w:lineRule="auto"/>
        <w:ind w:right="0"/>
        <w:rPr>
          <w:del w:id="2202" w:author="Nguyen Hong Nhung (Khoi CNTT)" w:date="2019-08-15T16:48:00Z"/>
          <w:rFonts w:eastAsia="MS Mincho"/>
          <w:bCs/>
          <w:iCs/>
          <w:color w:val="000000"/>
          <w:lang w:eastAsia="ja-JP"/>
        </w:rPr>
      </w:pPr>
      <w:del w:id="2203" w:author="Nguyen Hong Nhung (Khoi CNTT)" w:date="2019-08-15T16:48:00Z">
        <w:r w:rsidRPr="00457841" w:rsidDel="00AC2207">
          <w:rPr>
            <w:rFonts w:eastAsia="MS Mincho"/>
            <w:bCs/>
            <w:iCs/>
            <w:color w:val="000000"/>
            <w:lang w:eastAsia="ja-JP"/>
          </w:rPr>
          <w:delText xml:space="preserve">Nghiệp vụ chú ý trường Key của từng bảng để thêm tránh trùng lặp bản ghi. Sửa/ xóa theo Key của bản ghi. </w:delText>
        </w:r>
        <w:bookmarkStart w:id="2204" w:name="_Toc16842236"/>
        <w:bookmarkEnd w:id="2204"/>
      </w:del>
    </w:p>
    <w:p w14:paraId="4BF40CD9" w14:textId="6D32F0BB" w:rsidR="009E0C25" w:rsidDel="00AC2207" w:rsidRDefault="009E0C25" w:rsidP="009E0C25">
      <w:pPr>
        <w:pStyle w:val="ListParagraph"/>
        <w:numPr>
          <w:ilvl w:val="0"/>
          <w:numId w:val="47"/>
        </w:numPr>
        <w:rPr>
          <w:del w:id="2205" w:author="Nguyen Hong Nhung (Khoi CNTT)" w:date="2019-08-15T16:48:00Z"/>
          <w:b/>
          <w:lang w:eastAsia="ja-JP"/>
        </w:rPr>
      </w:pPr>
      <w:del w:id="2206" w:author="Nguyen Hong Nhung (Khoi CNTT)" w:date="2019-08-15T16:48:00Z">
        <w:r w:rsidRPr="00B831DA" w:rsidDel="00AC2207">
          <w:rPr>
            <w:b/>
            <w:lang w:eastAsia="ja-JP"/>
          </w:rPr>
          <w:delText>Cách xử lý bản ghi trong file với ADJ TYPE = A</w:delText>
        </w:r>
        <w:bookmarkStart w:id="2207" w:name="_Toc16842237"/>
        <w:bookmarkEnd w:id="2207"/>
      </w:del>
    </w:p>
    <w:p w14:paraId="6C9DC310" w14:textId="7ECE608D" w:rsidR="00F4389C" w:rsidRPr="00F4389C" w:rsidDel="00AC2207" w:rsidRDefault="00F4389C" w:rsidP="00F4389C">
      <w:pPr>
        <w:spacing w:line="360" w:lineRule="auto"/>
        <w:ind w:right="0"/>
        <w:rPr>
          <w:del w:id="2208" w:author="Nguyen Hong Nhung (Khoi CNTT)" w:date="2019-08-15T16:48:00Z"/>
          <w:rFonts w:eastAsia="MS Mincho"/>
          <w:bCs/>
          <w:iCs/>
          <w:color w:val="000000"/>
          <w:lang w:eastAsia="ja-JP"/>
        </w:rPr>
      </w:pPr>
      <w:del w:id="2209" w:author="Nguyen Hong Nhung (Khoi CNTT)" w:date="2019-08-15T16:48:00Z">
        <w:r w:rsidRPr="00F4389C" w:rsidDel="00AC2207">
          <w:rPr>
            <w:rFonts w:eastAsia="MS Mincho"/>
            <w:bCs/>
            <w:iCs/>
            <w:color w:val="000000"/>
            <w:lang w:eastAsia="ja-JP"/>
          </w:rPr>
          <w:delText>Cấu t</w:delText>
        </w:r>
      </w:del>
      <w:ins w:id="2210" w:author="Luyen Do Thi (Khoi Quan tri rui ro)" w:date="2019-08-12T14:09:00Z">
        <w:del w:id="2211" w:author="Nguyen Hong Nhung (Khoi CNTT)" w:date="2019-08-15T16:48:00Z">
          <w:r w:rsidR="00FD167C" w:rsidDel="00AC2207">
            <w:rPr>
              <w:rFonts w:eastAsia="MS Mincho"/>
              <w:bCs/>
              <w:iCs/>
              <w:color w:val="000000"/>
              <w:lang w:eastAsia="ja-JP"/>
            </w:rPr>
            <w:delText>r</w:delText>
          </w:r>
        </w:del>
      </w:ins>
      <w:del w:id="2212" w:author="Nguyen Hong Nhung (Khoi CNTT)" w:date="2019-08-15T16:48:00Z">
        <w:r w:rsidRPr="00F4389C" w:rsidDel="00AC2207">
          <w:rPr>
            <w:rFonts w:eastAsia="MS Mincho"/>
            <w:bCs/>
            <w:iCs/>
            <w:color w:val="000000"/>
            <w:lang w:eastAsia="ja-JP"/>
          </w:rPr>
          <w:delText>úc bảng ADJ cho bảng DIM xây dựng trên nguyên tắc cấu trúc giống bảng gốc và bổ sung thêm 4 trường cuối:</w:delText>
        </w:r>
        <w:bookmarkStart w:id="2213" w:name="_Toc16842238"/>
        <w:bookmarkEnd w:id="2213"/>
      </w:del>
    </w:p>
    <w:tbl>
      <w:tblPr>
        <w:tblStyle w:val="TableGrid"/>
        <w:tblW w:w="9468" w:type="dxa"/>
        <w:tblLook w:val="04A0" w:firstRow="1" w:lastRow="0" w:firstColumn="1" w:lastColumn="0" w:noHBand="0" w:noVBand="1"/>
      </w:tblPr>
      <w:tblGrid>
        <w:gridCol w:w="2358"/>
        <w:gridCol w:w="1451"/>
        <w:gridCol w:w="1742"/>
        <w:gridCol w:w="3917"/>
      </w:tblGrid>
      <w:tr w:rsidR="00F4389C" w:rsidRPr="00AC762B" w:rsidDel="00AC2207" w14:paraId="6EFF45ED" w14:textId="45345B91" w:rsidTr="00294747">
        <w:trPr>
          <w:tblHeader/>
          <w:del w:id="2214" w:author="Nguyen Hong Nhung (Khoi CNTT)" w:date="2019-08-15T16:48:00Z"/>
        </w:trPr>
        <w:tc>
          <w:tcPr>
            <w:tcW w:w="2358" w:type="dxa"/>
            <w:shd w:val="clear" w:color="auto" w:fill="8DB3E2" w:themeFill="text2" w:themeFillTint="66"/>
          </w:tcPr>
          <w:p w14:paraId="7B511BAB" w14:textId="1713B9D5" w:rsidR="00F4389C" w:rsidRPr="00AC762B" w:rsidDel="00AC2207" w:rsidRDefault="00F4389C" w:rsidP="00294747">
            <w:pPr>
              <w:pStyle w:val="ListParagraph"/>
              <w:ind w:left="0"/>
              <w:jc w:val="center"/>
              <w:rPr>
                <w:del w:id="2215" w:author="Nguyen Hong Nhung (Khoi CNTT)" w:date="2019-08-15T16:48:00Z"/>
                <w:b/>
              </w:rPr>
            </w:pPr>
            <w:del w:id="2216" w:author="Nguyen Hong Nhung (Khoi CNTT)" w:date="2019-08-15T16:48:00Z">
              <w:r w:rsidRPr="00AC762B" w:rsidDel="00AC2207">
                <w:rPr>
                  <w:b/>
                </w:rPr>
                <w:delText>Trường</w:delText>
              </w:r>
              <w:bookmarkStart w:id="2217" w:name="_Toc16842239"/>
              <w:bookmarkEnd w:id="2217"/>
            </w:del>
          </w:p>
        </w:tc>
        <w:tc>
          <w:tcPr>
            <w:tcW w:w="1451" w:type="dxa"/>
            <w:shd w:val="clear" w:color="auto" w:fill="8DB3E2" w:themeFill="text2" w:themeFillTint="66"/>
          </w:tcPr>
          <w:p w14:paraId="719F6DD2" w14:textId="6A9F5255" w:rsidR="00F4389C" w:rsidRPr="00AC762B" w:rsidDel="00AC2207" w:rsidRDefault="00F4389C" w:rsidP="00294747">
            <w:pPr>
              <w:pStyle w:val="ListParagraph"/>
              <w:ind w:left="0"/>
              <w:jc w:val="center"/>
              <w:rPr>
                <w:del w:id="2218" w:author="Nguyen Hong Nhung (Khoi CNTT)" w:date="2019-08-15T16:48:00Z"/>
                <w:b/>
              </w:rPr>
            </w:pPr>
            <w:del w:id="2219" w:author="Nguyen Hong Nhung (Khoi CNTT)" w:date="2019-08-15T16:48:00Z">
              <w:r w:rsidRPr="00AC762B" w:rsidDel="00AC2207">
                <w:rPr>
                  <w:b/>
                </w:rPr>
                <w:delText>Bắt buộc nhập?</w:delText>
              </w:r>
              <w:bookmarkStart w:id="2220" w:name="_Toc16842240"/>
              <w:bookmarkEnd w:id="2220"/>
            </w:del>
          </w:p>
        </w:tc>
        <w:tc>
          <w:tcPr>
            <w:tcW w:w="1742" w:type="dxa"/>
            <w:shd w:val="clear" w:color="auto" w:fill="8DB3E2" w:themeFill="text2" w:themeFillTint="66"/>
          </w:tcPr>
          <w:p w14:paraId="0C45177D" w14:textId="45CCB08E" w:rsidR="00F4389C" w:rsidRPr="00AC762B" w:rsidDel="00AC2207" w:rsidRDefault="00F4389C" w:rsidP="00294747">
            <w:pPr>
              <w:pStyle w:val="ListParagraph"/>
              <w:ind w:left="0"/>
              <w:jc w:val="center"/>
              <w:rPr>
                <w:del w:id="2221" w:author="Nguyen Hong Nhung (Khoi CNTT)" w:date="2019-08-15T16:48:00Z"/>
                <w:b/>
              </w:rPr>
            </w:pPr>
            <w:del w:id="2222" w:author="Nguyen Hong Nhung (Khoi CNTT)" w:date="2019-08-15T16:48:00Z">
              <w:r w:rsidRPr="00AC762B" w:rsidDel="00AC2207">
                <w:rPr>
                  <w:b/>
                </w:rPr>
                <w:delText>Định dạng</w:delText>
              </w:r>
              <w:bookmarkStart w:id="2223" w:name="_Toc16842241"/>
              <w:bookmarkEnd w:id="2223"/>
            </w:del>
          </w:p>
        </w:tc>
        <w:tc>
          <w:tcPr>
            <w:tcW w:w="3917" w:type="dxa"/>
            <w:shd w:val="clear" w:color="auto" w:fill="8DB3E2" w:themeFill="text2" w:themeFillTint="66"/>
          </w:tcPr>
          <w:p w14:paraId="51A2D62C" w14:textId="589E1FBC" w:rsidR="00F4389C" w:rsidRPr="00AC762B" w:rsidDel="00AC2207" w:rsidRDefault="00F4389C" w:rsidP="00294747">
            <w:pPr>
              <w:pStyle w:val="ListParagraph"/>
              <w:ind w:left="0"/>
              <w:jc w:val="center"/>
              <w:rPr>
                <w:del w:id="2224" w:author="Nguyen Hong Nhung (Khoi CNTT)" w:date="2019-08-15T16:48:00Z"/>
                <w:b/>
              </w:rPr>
            </w:pPr>
            <w:del w:id="2225" w:author="Nguyen Hong Nhung (Khoi CNTT)" w:date="2019-08-15T16:48:00Z">
              <w:r w:rsidRPr="00AC762B" w:rsidDel="00AC2207">
                <w:rPr>
                  <w:b/>
                </w:rPr>
                <w:delText>Ý nghĩa</w:delText>
              </w:r>
              <w:bookmarkStart w:id="2226" w:name="_Toc16842242"/>
              <w:bookmarkEnd w:id="2226"/>
            </w:del>
          </w:p>
        </w:tc>
        <w:bookmarkStart w:id="2227" w:name="_Toc16842243"/>
        <w:bookmarkEnd w:id="2227"/>
      </w:tr>
      <w:tr w:rsidR="00F4389C" w:rsidRPr="00DB66BA" w:rsidDel="00AC2207" w14:paraId="0C479907" w14:textId="03A578A0" w:rsidTr="00294747">
        <w:trPr>
          <w:trHeight w:val="611"/>
          <w:del w:id="2228" w:author="Nguyen Hong Nhung (Khoi CNTT)" w:date="2019-08-15T16:48:00Z"/>
        </w:trPr>
        <w:tc>
          <w:tcPr>
            <w:tcW w:w="2358" w:type="dxa"/>
            <w:vAlign w:val="center"/>
          </w:tcPr>
          <w:p w14:paraId="522A7D2C" w14:textId="7DA79174" w:rsidR="00F4389C" w:rsidRPr="00DF22BA" w:rsidDel="00AC2207" w:rsidRDefault="00F4389C" w:rsidP="00294747">
            <w:pPr>
              <w:rPr>
                <w:del w:id="2229" w:author="Nguyen Hong Nhung (Khoi CNTT)" w:date="2019-08-15T16:48:00Z"/>
                <w:rFonts w:eastAsia="Times New Roman"/>
                <w:bCs/>
                <w:lang w:val="vi-VN" w:eastAsia="x-none"/>
              </w:rPr>
            </w:pPr>
            <w:del w:id="2230" w:author="Nguyen Hong Nhung (Khoi CNTT)" w:date="2019-08-15T16:48:00Z">
              <w:r w:rsidRPr="0053273D" w:rsidDel="00AC2207">
                <w:rPr>
                  <w:lang w:val="vi-VN"/>
                </w:rPr>
                <w:delText>EFF_DATE</w:delText>
              </w:r>
              <w:bookmarkStart w:id="2231" w:name="_Toc16842244"/>
              <w:bookmarkEnd w:id="2231"/>
            </w:del>
          </w:p>
        </w:tc>
        <w:tc>
          <w:tcPr>
            <w:tcW w:w="1451" w:type="dxa"/>
          </w:tcPr>
          <w:p w14:paraId="4310E65D" w14:textId="05E00E0D" w:rsidR="00F4389C" w:rsidRPr="00AC762B" w:rsidDel="00AC2207" w:rsidRDefault="00F4389C" w:rsidP="00294747">
            <w:pPr>
              <w:pStyle w:val="ListParagraph"/>
              <w:ind w:left="0"/>
              <w:jc w:val="center"/>
              <w:rPr>
                <w:del w:id="2232" w:author="Nguyen Hong Nhung (Khoi CNTT)" w:date="2019-08-15T16:48:00Z"/>
              </w:rPr>
            </w:pPr>
            <w:del w:id="2233" w:author="Nguyen Hong Nhung (Khoi CNTT)" w:date="2019-08-15T16:48:00Z">
              <w:r w:rsidDel="00AC2207">
                <w:delText>Y</w:delText>
              </w:r>
              <w:bookmarkStart w:id="2234" w:name="_Toc16842245"/>
              <w:bookmarkEnd w:id="2234"/>
            </w:del>
          </w:p>
        </w:tc>
        <w:tc>
          <w:tcPr>
            <w:tcW w:w="1742" w:type="dxa"/>
          </w:tcPr>
          <w:p w14:paraId="7A624E68" w14:textId="127A42AA" w:rsidR="00F4389C" w:rsidRPr="00AC762B" w:rsidDel="00AC2207" w:rsidRDefault="00F4389C" w:rsidP="00294747">
            <w:pPr>
              <w:pStyle w:val="ListParagraph"/>
              <w:ind w:left="0"/>
              <w:rPr>
                <w:del w:id="2235" w:author="Nguyen Hong Nhung (Khoi CNTT)" w:date="2019-08-15T16:48:00Z"/>
              </w:rPr>
            </w:pPr>
            <w:del w:id="2236" w:author="Nguyen Hong Nhung (Khoi CNTT)" w:date="2019-08-15T16:48:00Z">
              <w:r w:rsidDel="00AC2207">
                <w:delText>Date</w:delText>
              </w:r>
              <w:bookmarkStart w:id="2237" w:name="_Toc16842246"/>
              <w:bookmarkEnd w:id="2237"/>
            </w:del>
          </w:p>
        </w:tc>
        <w:tc>
          <w:tcPr>
            <w:tcW w:w="3917" w:type="dxa"/>
          </w:tcPr>
          <w:p w14:paraId="2866D6B5" w14:textId="7E790443" w:rsidR="00F4389C" w:rsidRPr="000225D6" w:rsidDel="00AC2207" w:rsidRDefault="00F4389C" w:rsidP="00294747">
            <w:pPr>
              <w:ind w:left="29"/>
              <w:rPr>
                <w:del w:id="2238" w:author="Nguyen Hong Nhung (Khoi CNTT)" w:date="2019-08-15T16:48:00Z"/>
                <w:rFonts w:eastAsia="Times New Roman"/>
                <w:bCs/>
                <w:lang w:eastAsia="x-none"/>
              </w:rPr>
            </w:pPr>
            <w:del w:id="2239" w:author="Nguyen Hong Nhung (Khoi CNTT)" w:date="2019-08-15T16:48:00Z">
              <w:r w:rsidDel="00AC2207">
                <w:rPr>
                  <w:rFonts w:eastAsia="Times New Roman"/>
                  <w:bCs/>
                  <w:lang w:eastAsia="x-none"/>
                </w:rPr>
                <w:delText xml:space="preserve">Ngày bắt đầu hiệu lực. Trường đã có. Nhập tay. </w:delText>
              </w:r>
              <w:r w:rsidDel="00AC2207">
                <w:delText>C</w:delText>
              </w:r>
              <w:r w:rsidRPr="0053273D" w:rsidDel="00AC2207">
                <w:rPr>
                  <w:lang w:val="vi-VN"/>
                </w:rPr>
                <w:delText xml:space="preserve">ho phép </w:delText>
              </w:r>
              <w:r w:rsidDel="00AC2207">
                <w:delText xml:space="preserve">nhập </w:delText>
              </w:r>
              <w:r w:rsidRPr="0053273D" w:rsidDel="00AC2207">
                <w:rPr>
                  <w:lang w:val="vi-VN"/>
                </w:rPr>
                <w:delText>backdate</w:delText>
              </w:r>
              <w:r w:rsidDel="00AC2207">
                <w:delText>.</w:delText>
              </w:r>
              <w:bookmarkStart w:id="2240" w:name="_Toc16842247"/>
              <w:bookmarkEnd w:id="2240"/>
            </w:del>
          </w:p>
        </w:tc>
        <w:bookmarkStart w:id="2241" w:name="_Toc16842248"/>
        <w:bookmarkEnd w:id="2241"/>
      </w:tr>
      <w:tr w:rsidR="00F4389C" w:rsidRPr="00DB66BA" w:rsidDel="00AC2207" w14:paraId="7CE53738" w14:textId="04C72627" w:rsidTr="00294747">
        <w:trPr>
          <w:trHeight w:val="611"/>
          <w:del w:id="2242" w:author="Nguyen Hong Nhung (Khoi CNTT)" w:date="2019-08-15T16:48:00Z"/>
        </w:trPr>
        <w:tc>
          <w:tcPr>
            <w:tcW w:w="2358" w:type="dxa"/>
            <w:vAlign w:val="center"/>
          </w:tcPr>
          <w:p w14:paraId="31C648A8" w14:textId="7A2BD9A5" w:rsidR="00F4389C" w:rsidRPr="00DF22BA" w:rsidDel="00AC2207" w:rsidRDefault="00F4389C" w:rsidP="00294747">
            <w:pPr>
              <w:rPr>
                <w:del w:id="2243" w:author="Nguyen Hong Nhung (Khoi CNTT)" w:date="2019-08-15T16:48:00Z"/>
                <w:rFonts w:eastAsia="Times New Roman"/>
                <w:bCs/>
                <w:lang w:val="vi-VN" w:eastAsia="x-none"/>
              </w:rPr>
            </w:pPr>
            <w:del w:id="2244" w:author="Nguyen Hong Nhung (Khoi CNTT)" w:date="2019-08-15T16:48:00Z">
              <w:r w:rsidRPr="0053273D" w:rsidDel="00AC2207">
                <w:rPr>
                  <w:lang w:val="vi-VN"/>
                </w:rPr>
                <w:delText>EXP_DATE</w:delText>
              </w:r>
              <w:bookmarkStart w:id="2245" w:name="_Toc16842249"/>
              <w:bookmarkEnd w:id="2245"/>
            </w:del>
          </w:p>
        </w:tc>
        <w:tc>
          <w:tcPr>
            <w:tcW w:w="1451" w:type="dxa"/>
          </w:tcPr>
          <w:p w14:paraId="1EDE27D4" w14:textId="7F498C4B" w:rsidR="00F4389C" w:rsidDel="00AC2207" w:rsidRDefault="00F4389C" w:rsidP="00294747">
            <w:pPr>
              <w:pStyle w:val="ListParagraph"/>
              <w:ind w:left="0"/>
              <w:jc w:val="center"/>
              <w:rPr>
                <w:del w:id="2246" w:author="Nguyen Hong Nhung (Khoi CNTT)" w:date="2019-08-15T16:48:00Z"/>
              </w:rPr>
            </w:pPr>
            <w:del w:id="2247" w:author="Nguyen Hong Nhung (Khoi CNTT)" w:date="2019-08-15T16:48:00Z">
              <w:r w:rsidDel="00AC2207">
                <w:delText>Y</w:delText>
              </w:r>
              <w:bookmarkStart w:id="2248" w:name="_Toc16842250"/>
              <w:bookmarkEnd w:id="2248"/>
            </w:del>
          </w:p>
        </w:tc>
        <w:tc>
          <w:tcPr>
            <w:tcW w:w="1742" w:type="dxa"/>
          </w:tcPr>
          <w:p w14:paraId="4BAABED7" w14:textId="3C6E6A07" w:rsidR="00F4389C" w:rsidRPr="00AC762B" w:rsidDel="00AC2207" w:rsidRDefault="00F4389C" w:rsidP="00294747">
            <w:pPr>
              <w:pStyle w:val="ListParagraph"/>
              <w:ind w:left="0"/>
              <w:rPr>
                <w:del w:id="2249" w:author="Nguyen Hong Nhung (Khoi CNTT)" w:date="2019-08-15T16:48:00Z"/>
              </w:rPr>
            </w:pPr>
            <w:del w:id="2250" w:author="Nguyen Hong Nhung (Khoi CNTT)" w:date="2019-08-15T16:48:00Z">
              <w:r w:rsidDel="00AC2207">
                <w:delText>Date</w:delText>
              </w:r>
              <w:bookmarkStart w:id="2251" w:name="_Toc16842251"/>
              <w:bookmarkEnd w:id="2251"/>
            </w:del>
          </w:p>
        </w:tc>
        <w:tc>
          <w:tcPr>
            <w:tcW w:w="3917" w:type="dxa"/>
          </w:tcPr>
          <w:p w14:paraId="70681B3D" w14:textId="0B131851" w:rsidR="00F4389C" w:rsidRPr="00F444AF" w:rsidDel="00AC2207" w:rsidRDefault="00F4389C" w:rsidP="00294747">
            <w:pPr>
              <w:rPr>
                <w:del w:id="2252" w:author="Nguyen Hong Nhung (Khoi CNTT)" w:date="2019-08-15T16:48:00Z"/>
                <w:rFonts w:eastAsia="Times New Roman"/>
                <w:bCs/>
                <w:lang w:eastAsia="x-none"/>
              </w:rPr>
            </w:pPr>
            <w:del w:id="2253" w:author="Nguyen Hong Nhung (Khoi CNTT)" w:date="2019-08-15T16:48:00Z">
              <w:r w:rsidDel="00AC2207">
                <w:rPr>
                  <w:rFonts w:eastAsia="Times New Roman"/>
                  <w:bCs/>
                  <w:lang w:eastAsia="x-none"/>
                </w:rPr>
                <w:delText xml:space="preserve">Ngày kết thúc hiệu lực. Trường đã có. Nhập tay. Điều kiện &gt; = </w:delText>
              </w:r>
              <w:r w:rsidRPr="0053273D" w:rsidDel="00AC2207">
                <w:rPr>
                  <w:lang w:val="vi-VN"/>
                </w:rPr>
                <w:delText>EFF_DATE</w:delText>
              </w:r>
              <w:r w:rsidDel="00AC2207">
                <w:delText>.</w:delText>
              </w:r>
              <w:bookmarkStart w:id="2254" w:name="_Toc16842252"/>
              <w:bookmarkEnd w:id="2254"/>
            </w:del>
          </w:p>
          <w:p w14:paraId="64E9EAE5" w14:textId="08A6DF0A" w:rsidR="00F4389C" w:rsidRPr="00D7641C" w:rsidDel="00AC2207" w:rsidRDefault="00F4389C" w:rsidP="00294747">
            <w:pPr>
              <w:rPr>
                <w:del w:id="2255" w:author="Nguyen Hong Nhung (Khoi CNTT)" w:date="2019-08-15T16:48:00Z"/>
                <w:rFonts w:eastAsia="Times New Roman"/>
                <w:bCs/>
                <w:lang w:eastAsia="x-none"/>
              </w:rPr>
            </w:pPr>
            <w:del w:id="2256" w:author="Nguyen Hong Nhung (Khoi CNTT)" w:date="2019-08-15T16:48:00Z">
              <w:r w:rsidDel="00AC2207">
                <w:rPr>
                  <w:rFonts w:eastAsia="Times New Roman"/>
                  <w:bCs/>
                  <w:lang w:eastAsia="x-none"/>
                </w:rPr>
                <w:delText xml:space="preserve">Nếu để trống, mặc định bằng </w:delText>
              </w:r>
              <w:r w:rsidR="009932E6" w:rsidDel="00AC2207">
                <w:rPr>
                  <w:lang w:val="vi-VN"/>
                </w:rPr>
                <w:delText>NULL</w:delText>
              </w:r>
              <w:bookmarkStart w:id="2257" w:name="_Toc16842253"/>
              <w:bookmarkEnd w:id="2257"/>
            </w:del>
          </w:p>
        </w:tc>
        <w:bookmarkStart w:id="2258" w:name="_Toc16842254"/>
        <w:bookmarkEnd w:id="2258"/>
      </w:tr>
      <w:tr w:rsidR="00F4389C" w:rsidRPr="00DB66BA" w:rsidDel="00AC2207" w14:paraId="58C8B591" w14:textId="7673D6CC" w:rsidTr="00294747">
        <w:trPr>
          <w:trHeight w:val="611"/>
          <w:del w:id="2259" w:author="Nguyen Hong Nhung (Khoi CNTT)" w:date="2019-08-15T16:48:00Z"/>
        </w:trPr>
        <w:tc>
          <w:tcPr>
            <w:tcW w:w="2358" w:type="dxa"/>
            <w:vAlign w:val="center"/>
          </w:tcPr>
          <w:p w14:paraId="00844BFE" w14:textId="670F5D63" w:rsidR="00F4389C" w:rsidRPr="00DF22BA" w:rsidDel="00AC2207" w:rsidRDefault="00F4389C" w:rsidP="00294747">
            <w:pPr>
              <w:rPr>
                <w:del w:id="2260" w:author="Nguyen Hong Nhung (Khoi CNTT)" w:date="2019-08-15T16:48:00Z"/>
                <w:rFonts w:eastAsia="Times New Roman"/>
                <w:bCs/>
                <w:lang w:val="vi-VN" w:eastAsia="x-none"/>
              </w:rPr>
            </w:pPr>
            <w:del w:id="2261" w:author="Nguyen Hong Nhung (Khoi CNTT)" w:date="2019-08-15T16:48:00Z">
              <w:r w:rsidRPr="00DF22BA" w:rsidDel="00AC2207">
                <w:rPr>
                  <w:rFonts w:eastAsia="Times New Roman"/>
                  <w:bCs/>
                  <w:lang w:val="vi-VN" w:eastAsia="x-none"/>
                </w:rPr>
                <w:delText>Adj Type</w:delText>
              </w:r>
              <w:bookmarkStart w:id="2262" w:name="_Toc16842255"/>
              <w:bookmarkEnd w:id="2262"/>
            </w:del>
          </w:p>
        </w:tc>
        <w:tc>
          <w:tcPr>
            <w:tcW w:w="1451" w:type="dxa"/>
          </w:tcPr>
          <w:p w14:paraId="6E64116F" w14:textId="3AEC6EF5" w:rsidR="00F4389C" w:rsidRPr="00AC762B" w:rsidDel="00AC2207" w:rsidRDefault="00F4389C" w:rsidP="00294747">
            <w:pPr>
              <w:pStyle w:val="ListParagraph"/>
              <w:ind w:left="0"/>
              <w:jc w:val="center"/>
              <w:rPr>
                <w:del w:id="2263" w:author="Nguyen Hong Nhung (Khoi CNTT)" w:date="2019-08-15T16:48:00Z"/>
              </w:rPr>
            </w:pPr>
            <w:del w:id="2264" w:author="Nguyen Hong Nhung (Khoi CNTT)" w:date="2019-08-15T16:48:00Z">
              <w:r w:rsidDel="00AC2207">
                <w:delText>N</w:delText>
              </w:r>
              <w:bookmarkStart w:id="2265" w:name="_Toc16842256"/>
              <w:bookmarkEnd w:id="2265"/>
            </w:del>
          </w:p>
        </w:tc>
        <w:tc>
          <w:tcPr>
            <w:tcW w:w="1742" w:type="dxa"/>
          </w:tcPr>
          <w:p w14:paraId="0FFDB814" w14:textId="3B77F1DB" w:rsidR="00F4389C" w:rsidDel="00AC2207" w:rsidRDefault="00F4389C" w:rsidP="00294747">
            <w:pPr>
              <w:pStyle w:val="ListParagraph"/>
              <w:ind w:left="0"/>
              <w:rPr>
                <w:del w:id="2266" w:author="Nguyen Hong Nhung (Khoi CNTT)" w:date="2019-08-15T16:48:00Z"/>
              </w:rPr>
            </w:pPr>
            <w:del w:id="2267" w:author="Nguyen Hong Nhung (Khoi CNTT)" w:date="2019-08-15T16:48:00Z">
              <w:r w:rsidRPr="00AC762B" w:rsidDel="00AC2207">
                <w:delText>Drop down list</w:delText>
              </w:r>
              <w:bookmarkStart w:id="2268" w:name="_Toc16842257"/>
              <w:bookmarkEnd w:id="2268"/>
            </w:del>
          </w:p>
        </w:tc>
        <w:tc>
          <w:tcPr>
            <w:tcW w:w="3917" w:type="dxa"/>
          </w:tcPr>
          <w:p w14:paraId="138B93BC" w14:textId="736C3918" w:rsidR="00F4389C" w:rsidRPr="004F5553" w:rsidDel="00AC2207" w:rsidRDefault="00F4389C" w:rsidP="00294747">
            <w:pPr>
              <w:rPr>
                <w:del w:id="2269" w:author="Nguyen Hong Nhung (Khoi CNTT)" w:date="2019-08-15T16:48:00Z"/>
                <w:rFonts w:eastAsia="Times New Roman"/>
                <w:bCs/>
                <w:lang w:eastAsia="x-none"/>
              </w:rPr>
            </w:pPr>
            <w:del w:id="2270" w:author="Nguyen Hong Nhung (Khoi CNTT)" w:date="2019-08-15T16:48:00Z">
              <w:r w:rsidDel="00AC2207">
                <w:rPr>
                  <w:rFonts w:eastAsia="Times New Roman"/>
                  <w:bCs/>
                  <w:lang w:val="vi-VN" w:eastAsia="x-none"/>
                </w:rPr>
                <w:delText>Loại điều chỉnh</w:delText>
              </w:r>
              <w:r w:rsidDel="00AC2207">
                <w:rPr>
                  <w:rFonts w:eastAsia="Times New Roman"/>
                  <w:bCs/>
                  <w:lang w:eastAsia="x-none"/>
                </w:rPr>
                <w:delText>. Nhận các giá trị:</w:delText>
              </w:r>
              <w:bookmarkStart w:id="2271" w:name="_Toc16842258"/>
              <w:bookmarkEnd w:id="2271"/>
            </w:del>
          </w:p>
          <w:p w14:paraId="6CAF5D2C" w14:textId="19D73F17" w:rsidR="00F4389C" w:rsidRPr="00D91459" w:rsidDel="00AC2207" w:rsidRDefault="00F4389C" w:rsidP="00F4389C">
            <w:pPr>
              <w:pStyle w:val="ListParagraph"/>
              <w:numPr>
                <w:ilvl w:val="0"/>
                <w:numId w:val="22"/>
              </w:numPr>
              <w:ind w:left="389"/>
              <w:rPr>
                <w:del w:id="2272" w:author="Nguyen Hong Nhung (Khoi CNTT)" w:date="2019-08-15T16:48:00Z"/>
                <w:rFonts w:eastAsia="Times New Roman"/>
                <w:bCs/>
                <w:lang w:val="vi-VN" w:eastAsia="x-none"/>
              </w:rPr>
            </w:pPr>
            <w:del w:id="2273" w:author="Nguyen Hong Nhung (Khoi CNTT)" w:date="2019-08-15T16:48:00Z">
              <w:r w:rsidRPr="00D91459" w:rsidDel="00AC2207">
                <w:rPr>
                  <w:rFonts w:eastAsia="Times New Roman"/>
                  <w:bCs/>
                  <w:lang w:val="vi-VN" w:eastAsia="x-none"/>
                </w:rPr>
                <w:delText>D: Xóa giao dịch</w:delText>
              </w:r>
              <w:bookmarkStart w:id="2274" w:name="_Toc16842259"/>
              <w:bookmarkEnd w:id="2274"/>
            </w:del>
          </w:p>
          <w:p w14:paraId="1E9664EF" w14:textId="0908F0B2" w:rsidR="00F4389C" w:rsidRPr="00D91459" w:rsidDel="00AC2207" w:rsidRDefault="00F4389C" w:rsidP="00F4389C">
            <w:pPr>
              <w:pStyle w:val="ListParagraph"/>
              <w:numPr>
                <w:ilvl w:val="0"/>
                <w:numId w:val="22"/>
              </w:numPr>
              <w:ind w:left="389"/>
              <w:rPr>
                <w:del w:id="2275" w:author="Nguyen Hong Nhung (Khoi CNTT)" w:date="2019-08-15T16:48:00Z"/>
                <w:bCs/>
              </w:rPr>
            </w:pPr>
            <w:del w:id="2276" w:author="Nguyen Hong Nhung (Khoi CNTT)" w:date="2019-08-15T16:48:00Z">
              <w:r w:rsidRPr="00D91459" w:rsidDel="00AC2207">
                <w:rPr>
                  <w:rFonts w:eastAsia="Times New Roman"/>
                  <w:bCs/>
                  <w:lang w:val="vi-VN" w:eastAsia="x-none"/>
                </w:rPr>
                <w:delText>A: thêm giao dịch</w:delText>
              </w:r>
              <w:bookmarkStart w:id="2277" w:name="_Toc16842260"/>
              <w:bookmarkEnd w:id="2277"/>
            </w:del>
          </w:p>
          <w:p w14:paraId="0AAAF9B9" w14:textId="50D98062" w:rsidR="00F4389C" w:rsidRPr="003F27D0" w:rsidDel="00AC2207" w:rsidRDefault="00F4389C" w:rsidP="00F4389C">
            <w:pPr>
              <w:pStyle w:val="ListParagraph"/>
              <w:numPr>
                <w:ilvl w:val="0"/>
                <w:numId w:val="22"/>
              </w:numPr>
              <w:ind w:left="389"/>
              <w:rPr>
                <w:del w:id="2278" w:author="Nguyen Hong Nhung (Khoi CNTT)" w:date="2019-08-15T16:48:00Z"/>
                <w:rFonts w:eastAsia="Times New Roman"/>
                <w:bCs/>
                <w:lang w:val="vi-VN" w:eastAsia="x-none"/>
              </w:rPr>
            </w:pPr>
            <w:del w:id="2279" w:author="Nguyen Hong Nhung (Khoi CNTT)" w:date="2019-08-15T16:48:00Z">
              <w:r w:rsidDel="00AC2207">
                <w:rPr>
                  <w:rFonts w:eastAsia="Times New Roman"/>
                  <w:bCs/>
                  <w:lang w:eastAsia="x-none"/>
                </w:rPr>
                <w:delText>M:</w:delText>
              </w:r>
              <w:r w:rsidRPr="00D91459" w:rsidDel="00AC2207">
                <w:rPr>
                  <w:rFonts w:eastAsia="Times New Roman"/>
                  <w:bCs/>
                  <w:lang w:val="vi-VN" w:eastAsia="x-none"/>
                </w:rPr>
                <w:delText xml:space="preserve"> sửa giao dịch</w:delText>
              </w:r>
              <w:bookmarkStart w:id="2280" w:name="_Toc16842261"/>
              <w:bookmarkEnd w:id="2280"/>
            </w:del>
          </w:p>
          <w:p w14:paraId="5C3AD9F7" w14:textId="189A6726" w:rsidR="00F4389C" w:rsidRPr="003F27D0" w:rsidDel="00AC2207" w:rsidRDefault="00F4389C" w:rsidP="00294747">
            <w:pPr>
              <w:ind w:left="29"/>
              <w:rPr>
                <w:del w:id="2281" w:author="Nguyen Hong Nhung (Khoi CNTT)" w:date="2019-08-15T16:48:00Z"/>
                <w:rFonts w:eastAsia="Times New Roman"/>
                <w:bCs/>
                <w:lang w:eastAsia="x-none"/>
              </w:rPr>
            </w:pPr>
            <w:del w:id="2282" w:author="Nguyen Hong Nhung (Khoi CNTT)" w:date="2019-08-15T16:48:00Z">
              <w:r w:rsidDel="00AC2207">
                <w:rPr>
                  <w:rFonts w:eastAsia="Times New Roman"/>
                  <w:bCs/>
                  <w:lang w:eastAsia="x-none"/>
                </w:rPr>
                <w:delText>Khi thêm mới, trường này mặc định giá trị là A.</w:delText>
              </w:r>
              <w:bookmarkStart w:id="2283" w:name="_Toc16842262"/>
              <w:bookmarkEnd w:id="2283"/>
            </w:del>
          </w:p>
        </w:tc>
        <w:bookmarkStart w:id="2284" w:name="_Toc16842263"/>
        <w:bookmarkEnd w:id="2284"/>
      </w:tr>
      <w:tr w:rsidR="00F4389C" w:rsidRPr="00DB66BA" w:rsidDel="00AC2207" w14:paraId="419B1EAF" w14:textId="6E6835B3" w:rsidTr="00294747">
        <w:trPr>
          <w:trHeight w:val="611"/>
          <w:del w:id="2285" w:author="Nguyen Hong Nhung (Khoi CNTT)" w:date="2019-08-15T16:48:00Z"/>
        </w:trPr>
        <w:tc>
          <w:tcPr>
            <w:tcW w:w="2358" w:type="dxa"/>
            <w:vAlign w:val="center"/>
          </w:tcPr>
          <w:p w14:paraId="26EA578A" w14:textId="1F2E39F8" w:rsidR="00F4389C" w:rsidRPr="00DF22BA" w:rsidDel="00AC2207" w:rsidRDefault="00F4389C" w:rsidP="00294747">
            <w:pPr>
              <w:rPr>
                <w:del w:id="2286" w:author="Nguyen Hong Nhung (Khoi CNTT)" w:date="2019-08-15T16:48:00Z"/>
                <w:rFonts w:eastAsia="Times New Roman"/>
                <w:bCs/>
                <w:lang w:val="vi-VN" w:eastAsia="x-none"/>
              </w:rPr>
            </w:pPr>
            <w:del w:id="2287" w:author="Nguyen Hong Nhung (Khoi CNTT)" w:date="2019-08-15T16:48:00Z">
              <w:r w:rsidRPr="00DF22BA" w:rsidDel="00AC2207">
                <w:rPr>
                  <w:rFonts w:eastAsia="Times New Roman"/>
                  <w:bCs/>
                  <w:lang w:val="vi-VN" w:eastAsia="x-none"/>
                </w:rPr>
                <w:delText>Adj Comment</w:delText>
              </w:r>
              <w:bookmarkStart w:id="2288" w:name="_Toc16842264"/>
              <w:bookmarkEnd w:id="2288"/>
            </w:del>
          </w:p>
        </w:tc>
        <w:tc>
          <w:tcPr>
            <w:tcW w:w="1451" w:type="dxa"/>
          </w:tcPr>
          <w:p w14:paraId="072D1723" w14:textId="099DEC7A" w:rsidR="00F4389C" w:rsidRPr="00AC762B" w:rsidDel="00AC2207" w:rsidRDefault="00F4389C" w:rsidP="00294747">
            <w:pPr>
              <w:pStyle w:val="ListParagraph"/>
              <w:ind w:left="0"/>
              <w:jc w:val="center"/>
              <w:rPr>
                <w:del w:id="2289" w:author="Nguyen Hong Nhung (Khoi CNTT)" w:date="2019-08-15T16:48:00Z"/>
              </w:rPr>
            </w:pPr>
            <w:del w:id="2290" w:author="Nguyen Hong Nhung (Khoi CNTT)" w:date="2019-08-15T16:48:00Z">
              <w:r w:rsidDel="00AC2207">
                <w:delText>N</w:delText>
              </w:r>
              <w:bookmarkStart w:id="2291" w:name="_Toc16842265"/>
              <w:bookmarkEnd w:id="2291"/>
            </w:del>
          </w:p>
        </w:tc>
        <w:tc>
          <w:tcPr>
            <w:tcW w:w="1742" w:type="dxa"/>
          </w:tcPr>
          <w:p w14:paraId="67DD508F" w14:textId="0A85B4BA" w:rsidR="00F4389C" w:rsidDel="00AC2207" w:rsidRDefault="00F4389C" w:rsidP="00294747">
            <w:pPr>
              <w:pStyle w:val="ListParagraph"/>
              <w:ind w:left="0"/>
              <w:rPr>
                <w:del w:id="2292" w:author="Nguyen Hong Nhung (Khoi CNTT)" w:date="2019-08-15T16:48:00Z"/>
              </w:rPr>
            </w:pPr>
            <w:del w:id="2293" w:author="Nguyen Hong Nhung (Khoi CNTT)" w:date="2019-08-15T16:48:00Z">
              <w:r w:rsidDel="00AC2207">
                <w:delText>Text</w:delText>
              </w:r>
              <w:bookmarkStart w:id="2294" w:name="_Toc16842266"/>
              <w:bookmarkEnd w:id="2294"/>
            </w:del>
          </w:p>
        </w:tc>
        <w:tc>
          <w:tcPr>
            <w:tcW w:w="3917" w:type="dxa"/>
          </w:tcPr>
          <w:p w14:paraId="30687CA7" w14:textId="45708287" w:rsidR="00F4389C" w:rsidDel="00AC2207" w:rsidRDefault="00F4389C" w:rsidP="00294747">
            <w:pPr>
              <w:rPr>
                <w:del w:id="2295" w:author="Nguyen Hong Nhung (Khoi CNTT)" w:date="2019-08-15T16:48:00Z"/>
                <w:rFonts w:eastAsia="Times New Roman"/>
                <w:bCs/>
                <w:lang w:eastAsia="x-none"/>
              </w:rPr>
            </w:pPr>
            <w:del w:id="2296" w:author="Nguyen Hong Nhung (Khoi CNTT)" w:date="2019-08-15T16:48:00Z">
              <w:r w:rsidRPr="0053273D" w:rsidDel="00AC2207">
                <w:rPr>
                  <w:rFonts w:eastAsia="Times New Roman"/>
                  <w:bCs/>
                  <w:lang w:val="vi-VN" w:eastAsia="x-none"/>
                </w:rPr>
                <w:delText>Lý do điều chỉnh</w:delText>
              </w:r>
              <w:r w:rsidDel="00AC2207">
                <w:rPr>
                  <w:rFonts w:eastAsia="Times New Roman"/>
                  <w:bCs/>
                  <w:lang w:eastAsia="x-none"/>
                </w:rPr>
                <w:delText xml:space="preserve"> (nếu có).</w:delText>
              </w:r>
              <w:bookmarkStart w:id="2297" w:name="_Toc16842267"/>
              <w:bookmarkEnd w:id="2297"/>
            </w:del>
          </w:p>
          <w:p w14:paraId="3382F26D" w14:textId="742FF21D" w:rsidR="00F4389C" w:rsidRPr="003F27D0" w:rsidDel="00AC2207" w:rsidRDefault="00F4389C" w:rsidP="00294747">
            <w:pPr>
              <w:rPr>
                <w:del w:id="2298" w:author="Nguyen Hong Nhung (Khoi CNTT)" w:date="2019-08-15T16:48:00Z"/>
                <w:rFonts w:eastAsia="Times New Roman"/>
                <w:bCs/>
                <w:lang w:eastAsia="x-none"/>
              </w:rPr>
            </w:pPr>
            <w:del w:id="2299" w:author="Nguyen Hong Nhung (Khoi CNTT)" w:date="2019-08-15T16:48:00Z">
              <w:r w:rsidDel="00AC2207">
                <w:rPr>
                  <w:rFonts w:eastAsia="Times New Roman"/>
                  <w:bCs/>
                  <w:lang w:eastAsia="x-none"/>
                </w:rPr>
                <w:delText>User nhập tay.</w:delText>
              </w:r>
              <w:bookmarkStart w:id="2300" w:name="_Toc16842268"/>
              <w:bookmarkEnd w:id="2300"/>
            </w:del>
          </w:p>
        </w:tc>
        <w:bookmarkStart w:id="2301" w:name="_Toc16842269"/>
        <w:bookmarkEnd w:id="2301"/>
      </w:tr>
      <w:tr w:rsidR="00F4389C" w:rsidRPr="00DB66BA" w:rsidDel="00AC2207" w14:paraId="3ACC5F33" w14:textId="76222CA1" w:rsidTr="00294747">
        <w:trPr>
          <w:del w:id="2302" w:author="Nguyen Hong Nhung (Khoi CNTT)" w:date="2019-08-15T16:48:00Z"/>
        </w:trPr>
        <w:tc>
          <w:tcPr>
            <w:tcW w:w="2358" w:type="dxa"/>
            <w:vAlign w:val="center"/>
          </w:tcPr>
          <w:p w14:paraId="76F4E64E" w14:textId="008BF7C7" w:rsidR="00F4389C" w:rsidRPr="000A18FB" w:rsidDel="00AC2207" w:rsidRDefault="00F4389C" w:rsidP="00294747">
            <w:pPr>
              <w:rPr>
                <w:del w:id="2303" w:author="Nguyen Hong Nhung (Khoi CNTT)" w:date="2019-08-15T16:48:00Z"/>
                <w:rFonts w:eastAsia="Times New Roman"/>
                <w:bCs/>
                <w:lang w:eastAsia="x-none"/>
              </w:rPr>
            </w:pPr>
            <w:del w:id="2304"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User</w:delText>
              </w:r>
              <w:bookmarkStart w:id="2305" w:name="_Toc16842270"/>
              <w:bookmarkEnd w:id="2305"/>
            </w:del>
          </w:p>
        </w:tc>
        <w:tc>
          <w:tcPr>
            <w:tcW w:w="1451" w:type="dxa"/>
          </w:tcPr>
          <w:p w14:paraId="2C342A29" w14:textId="14AD2DE4" w:rsidR="00F4389C" w:rsidRPr="00AC762B" w:rsidDel="00AC2207" w:rsidRDefault="00F4389C" w:rsidP="00294747">
            <w:pPr>
              <w:pStyle w:val="ListParagraph"/>
              <w:ind w:left="0"/>
              <w:jc w:val="center"/>
              <w:rPr>
                <w:del w:id="2306" w:author="Nguyen Hong Nhung (Khoi CNTT)" w:date="2019-08-15T16:48:00Z"/>
              </w:rPr>
            </w:pPr>
            <w:del w:id="2307" w:author="Nguyen Hong Nhung (Khoi CNTT)" w:date="2019-08-15T16:48:00Z">
              <w:r w:rsidRPr="00AC762B" w:rsidDel="00AC2207">
                <w:delText>Y</w:delText>
              </w:r>
              <w:bookmarkStart w:id="2308" w:name="_Toc16842271"/>
              <w:bookmarkEnd w:id="2308"/>
            </w:del>
          </w:p>
        </w:tc>
        <w:tc>
          <w:tcPr>
            <w:tcW w:w="1742" w:type="dxa"/>
          </w:tcPr>
          <w:p w14:paraId="6842290E" w14:textId="1958A79B" w:rsidR="00F4389C" w:rsidRPr="00AC762B" w:rsidDel="00AC2207" w:rsidRDefault="00F4389C" w:rsidP="00294747">
            <w:pPr>
              <w:pStyle w:val="ListParagraph"/>
              <w:ind w:left="0"/>
              <w:rPr>
                <w:del w:id="2309" w:author="Nguyen Hong Nhung (Khoi CNTT)" w:date="2019-08-15T16:48:00Z"/>
              </w:rPr>
            </w:pPr>
            <w:del w:id="2310" w:author="Nguyen Hong Nhung (Khoi CNTT)" w:date="2019-08-15T16:48:00Z">
              <w:r w:rsidDel="00AC2207">
                <w:delText>Text</w:delText>
              </w:r>
              <w:bookmarkStart w:id="2311" w:name="_Toc16842272"/>
              <w:bookmarkEnd w:id="2311"/>
            </w:del>
          </w:p>
        </w:tc>
        <w:tc>
          <w:tcPr>
            <w:tcW w:w="3917" w:type="dxa"/>
          </w:tcPr>
          <w:p w14:paraId="4D2DE6D6" w14:textId="74F3071A" w:rsidR="00F4389C" w:rsidRPr="00A008DC" w:rsidDel="00AC2207" w:rsidRDefault="00F4389C" w:rsidP="00294747">
            <w:pPr>
              <w:rPr>
                <w:del w:id="2312" w:author="Nguyen Hong Nhung (Khoi CNTT)" w:date="2019-08-15T16:48:00Z"/>
                <w:rFonts w:eastAsia="Times New Roman"/>
                <w:bCs/>
                <w:lang w:eastAsia="x-none"/>
              </w:rPr>
            </w:pPr>
            <w:del w:id="2313" w:author="Nguyen Hong Nhung (Khoi CNTT)" w:date="2019-08-15T16:48:00Z">
              <w:r w:rsidRPr="0053273D" w:rsidDel="00AC2207">
                <w:rPr>
                  <w:rFonts w:eastAsia="Times New Roman"/>
                  <w:bCs/>
                  <w:lang w:val="vi-VN" w:eastAsia="x-none"/>
                </w:rPr>
                <w:delText>Người cập nhật</w:delText>
              </w:r>
              <w:r w:rsidDel="00AC2207">
                <w:rPr>
                  <w:rFonts w:eastAsia="Times New Roman"/>
                  <w:bCs/>
                  <w:lang w:eastAsia="x-none"/>
                </w:rPr>
                <w:delText>.</w:delText>
              </w:r>
              <w:bookmarkStart w:id="2314" w:name="_Toc16842273"/>
              <w:bookmarkEnd w:id="2314"/>
            </w:del>
          </w:p>
          <w:p w14:paraId="74FD7708" w14:textId="6A1D03A8" w:rsidR="00F4389C" w:rsidRPr="00A008DC" w:rsidDel="00AC2207" w:rsidRDefault="00F4389C" w:rsidP="00294747">
            <w:pPr>
              <w:rPr>
                <w:del w:id="2315" w:author="Nguyen Hong Nhung (Khoi CNTT)" w:date="2019-08-15T16:48:00Z"/>
                <w:rFonts w:eastAsia="Times New Roman"/>
                <w:bCs/>
                <w:lang w:eastAsia="x-none"/>
              </w:rPr>
            </w:pPr>
            <w:del w:id="2316" w:author="Nguyen Hong Nhung (Khoi CNTT)" w:date="2019-08-15T16:48:00Z">
              <w:r w:rsidDel="00AC2207">
                <w:rPr>
                  <w:rFonts w:eastAsia="Times New Roman"/>
                  <w:bCs/>
                  <w:lang w:eastAsia="x-none"/>
                </w:rPr>
                <w:delText>Hệ thống tự động lấy theo User thêm mới dữ liệu.</w:delText>
              </w:r>
              <w:bookmarkStart w:id="2317" w:name="_Toc16842274"/>
              <w:bookmarkEnd w:id="2317"/>
            </w:del>
          </w:p>
        </w:tc>
        <w:bookmarkStart w:id="2318" w:name="_Toc16842275"/>
        <w:bookmarkEnd w:id="2318"/>
      </w:tr>
      <w:tr w:rsidR="00F4389C" w:rsidRPr="00DB66BA" w:rsidDel="00AC2207" w14:paraId="5AAB2A3E" w14:textId="5A6AC60C" w:rsidTr="00294747">
        <w:trPr>
          <w:del w:id="2319" w:author="Nguyen Hong Nhung (Khoi CNTT)" w:date="2019-08-15T16:48:00Z"/>
        </w:trPr>
        <w:tc>
          <w:tcPr>
            <w:tcW w:w="2358" w:type="dxa"/>
            <w:vAlign w:val="center"/>
          </w:tcPr>
          <w:p w14:paraId="4D6CF394" w14:textId="68B7A0C5" w:rsidR="00F4389C" w:rsidRPr="000A18FB" w:rsidDel="00AC2207" w:rsidRDefault="00F4389C" w:rsidP="00294747">
            <w:pPr>
              <w:rPr>
                <w:del w:id="2320" w:author="Nguyen Hong Nhung (Khoi CNTT)" w:date="2019-08-15T16:48:00Z"/>
                <w:rFonts w:eastAsia="Times New Roman"/>
                <w:bCs/>
                <w:lang w:eastAsia="x-none"/>
              </w:rPr>
            </w:pPr>
            <w:del w:id="2321"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Time</w:delText>
              </w:r>
              <w:bookmarkStart w:id="2322" w:name="_Toc16842276"/>
              <w:bookmarkEnd w:id="2322"/>
            </w:del>
          </w:p>
        </w:tc>
        <w:tc>
          <w:tcPr>
            <w:tcW w:w="1451" w:type="dxa"/>
          </w:tcPr>
          <w:p w14:paraId="67C95C9D" w14:textId="679F9056" w:rsidR="00F4389C" w:rsidRPr="00AC762B" w:rsidDel="00AC2207" w:rsidRDefault="00F4389C" w:rsidP="00294747">
            <w:pPr>
              <w:pStyle w:val="ListParagraph"/>
              <w:ind w:left="0"/>
              <w:jc w:val="center"/>
              <w:rPr>
                <w:del w:id="2323" w:author="Nguyen Hong Nhung (Khoi CNTT)" w:date="2019-08-15T16:48:00Z"/>
              </w:rPr>
            </w:pPr>
            <w:del w:id="2324" w:author="Nguyen Hong Nhung (Khoi CNTT)" w:date="2019-08-15T16:48:00Z">
              <w:r w:rsidRPr="00AC762B" w:rsidDel="00AC2207">
                <w:delText>Y</w:delText>
              </w:r>
              <w:bookmarkStart w:id="2325" w:name="_Toc16842277"/>
              <w:bookmarkEnd w:id="2325"/>
            </w:del>
          </w:p>
        </w:tc>
        <w:tc>
          <w:tcPr>
            <w:tcW w:w="1742" w:type="dxa"/>
          </w:tcPr>
          <w:p w14:paraId="32F2E9CC" w14:textId="63E0D8D1" w:rsidR="00F4389C" w:rsidRPr="00AC762B" w:rsidDel="00AC2207" w:rsidRDefault="00F4389C" w:rsidP="00294747">
            <w:pPr>
              <w:pStyle w:val="ListParagraph"/>
              <w:ind w:left="0"/>
              <w:rPr>
                <w:del w:id="2326" w:author="Nguyen Hong Nhung (Khoi CNTT)" w:date="2019-08-15T16:48:00Z"/>
              </w:rPr>
            </w:pPr>
            <w:del w:id="2327" w:author="Nguyen Hong Nhung (Khoi CNTT)" w:date="2019-08-15T16:48:00Z">
              <w:r w:rsidDel="00AC2207">
                <w:delText>Date Time</w:delText>
              </w:r>
              <w:bookmarkStart w:id="2328" w:name="_Toc16842278"/>
              <w:bookmarkEnd w:id="2328"/>
            </w:del>
          </w:p>
        </w:tc>
        <w:tc>
          <w:tcPr>
            <w:tcW w:w="3917" w:type="dxa"/>
          </w:tcPr>
          <w:p w14:paraId="2C000D21" w14:textId="46D2C308" w:rsidR="00F4389C" w:rsidRPr="00A008DC" w:rsidDel="00AC2207" w:rsidRDefault="00F4389C" w:rsidP="00294747">
            <w:pPr>
              <w:rPr>
                <w:del w:id="2329" w:author="Nguyen Hong Nhung (Khoi CNTT)" w:date="2019-08-15T16:48:00Z"/>
                <w:rFonts w:eastAsia="Times New Roman"/>
                <w:bCs/>
                <w:lang w:eastAsia="x-none"/>
              </w:rPr>
            </w:pPr>
            <w:del w:id="2330" w:author="Nguyen Hong Nhung (Khoi CNTT)" w:date="2019-08-15T16:48:00Z">
              <w:r w:rsidRPr="0053273D" w:rsidDel="00AC2207">
                <w:rPr>
                  <w:rFonts w:eastAsia="Times New Roman"/>
                  <w:bCs/>
                  <w:lang w:val="vi-VN" w:eastAsia="x-none"/>
                </w:rPr>
                <w:delText>Thời gian cập nhật</w:delText>
              </w:r>
              <w:r w:rsidDel="00AC2207">
                <w:rPr>
                  <w:rFonts w:eastAsia="Times New Roman"/>
                  <w:bCs/>
                  <w:lang w:eastAsia="x-none"/>
                </w:rPr>
                <w:delText>.</w:delText>
              </w:r>
              <w:bookmarkStart w:id="2331" w:name="_Toc16842279"/>
              <w:bookmarkEnd w:id="2331"/>
            </w:del>
          </w:p>
          <w:p w14:paraId="1904728C" w14:textId="38CE38EE" w:rsidR="00F4389C" w:rsidRPr="00A008DC" w:rsidDel="00AC2207" w:rsidRDefault="00F4389C" w:rsidP="00294747">
            <w:pPr>
              <w:rPr>
                <w:del w:id="2332" w:author="Nguyen Hong Nhung (Khoi CNTT)" w:date="2019-08-15T16:48:00Z"/>
                <w:rFonts w:eastAsia="Times New Roman"/>
                <w:bCs/>
                <w:lang w:eastAsia="x-none"/>
              </w:rPr>
            </w:pPr>
            <w:del w:id="2333" w:author="Nguyen Hong Nhung (Khoi CNTT)" w:date="2019-08-15T16:48:00Z">
              <w:r w:rsidDel="00AC2207">
                <w:rPr>
                  <w:rFonts w:eastAsia="Times New Roman"/>
                  <w:bCs/>
                  <w:lang w:eastAsia="x-none"/>
                </w:rPr>
                <w:delText>Hệ thống tự động lấy theo thời gian thêm mới dữ liệu.</w:delText>
              </w:r>
              <w:bookmarkStart w:id="2334" w:name="_Toc16842280"/>
              <w:bookmarkEnd w:id="2334"/>
            </w:del>
          </w:p>
        </w:tc>
        <w:bookmarkStart w:id="2335" w:name="_Toc16842281"/>
        <w:bookmarkEnd w:id="2335"/>
      </w:tr>
    </w:tbl>
    <w:p w14:paraId="73806E01" w14:textId="03286515" w:rsidR="009E0C25" w:rsidDel="00AC2207" w:rsidRDefault="009E0C25" w:rsidP="009E0C25">
      <w:pPr>
        <w:pStyle w:val="ListParagraph"/>
        <w:numPr>
          <w:ilvl w:val="0"/>
          <w:numId w:val="47"/>
        </w:numPr>
        <w:rPr>
          <w:del w:id="2336" w:author="Nguyen Hong Nhung (Khoi CNTT)" w:date="2019-08-15T16:48:00Z"/>
          <w:b/>
          <w:lang w:eastAsia="ja-JP"/>
        </w:rPr>
      </w:pPr>
      <w:del w:id="2337" w:author="Nguyen Hong Nhung (Khoi CNTT)" w:date="2019-08-15T16:48:00Z">
        <w:r w:rsidRPr="00B831DA" w:rsidDel="00AC2207">
          <w:rPr>
            <w:b/>
            <w:lang w:eastAsia="ja-JP"/>
          </w:rPr>
          <w:delText>Cách xử lý bản ghi trong file với ADJ TYPE = M</w:delText>
        </w:r>
        <w:bookmarkStart w:id="2338" w:name="_Toc16842282"/>
        <w:bookmarkEnd w:id="2338"/>
      </w:del>
    </w:p>
    <w:p w14:paraId="21090245" w14:textId="2C98E9DB" w:rsidR="00197230" w:rsidDel="00AC2207" w:rsidRDefault="00197230" w:rsidP="00CA3644">
      <w:pPr>
        <w:spacing w:line="360" w:lineRule="auto"/>
        <w:ind w:right="0"/>
        <w:rPr>
          <w:del w:id="2339" w:author="Nguyen Hong Nhung (Khoi CNTT)" w:date="2019-08-15T16:48:00Z"/>
        </w:rPr>
      </w:pPr>
      <w:del w:id="2340" w:author="Nguyen Hong Nhung (Khoi CNTT)" w:date="2019-08-15T16:48:00Z">
        <w:r w:rsidDel="00AC2207">
          <w:delText xml:space="preserve">Hệ </w:delText>
        </w:r>
        <w:r w:rsidR="00CA3644" w:rsidDel="00AC2207">
          <w:delText>thống ghi nhận các giá trị như sau:</w:delText>
        </w:r>
        <w:bookmarkStart w:id="2341" w:name="_Toc16842283"/>
        <w:bookmarkEnd w:id="2341"/>
      </w:del>
    </w:p>
    <w:p w14:paraId="71A8C5BD" w14:textId="015039A0" w:rsidR="00197230" w:rsidDel="00AC2207" w:rsidRDefault="00197230">
      <w:pPr>
        <w:rPr>
          <w:del w:id="2342" w:author="Nguyen Hong Nhung (Khoi CNTT)" w:date="2019-08-15T16:48:00Z"/>
        </w:rPr>
      </w:pPr>
      <w:del w:id="2343" w:author="Nguyen Hong Nhung (Khoi CNTT)" w:date="2019-08-15T16:48:00Z">
        <w:r w:rsidDel="00AC2207">
          <w:br w:type="page"/>
        </w:r>
      </w:del>
    </w:p>
    <w:p w14:paraId="72B6D819" w14:textId="7DBF520A" w:rsidR="00CA3644" w:rsidRPr="00CA3644" w:rsidDel="00AC2207" w:rsidRDefault="00CA3644" w:rsidP="00CA3644">
      <w:pPr>
        <w:spacing w:line="360" w:lineRule="auto"/>
        <w:ind w:right="0"/>
        <w:rPr>
          <w:del w:id="2344" w:author="Nguyen Hong Nhung (Khoi CNTT)" w:date="2019-08-15T16:48:00Z"/>
          <w:rFonts w:eastAsia="MS Mincho"/>
          <w:bCs/>
          <w:iCs/>
          <w:color w:val="000000"/>
          <w:lang w:eastAsia="ja-JP"/>
        </w:rPr>
      </w:pPr>
      <w:bookmarkStart w:id="2345" w:name="_Toc16842284"/>
      <w:bookmarkEnd w:id="2345"/>
    </w:p>
    <w:tbl>
      <w:tblPr>
        <w:tblStyle w:val="TableGrid"/>
        <w:tblW w:w="6318" w:type="dxa"/>
        <w:jc w:val="center"/>
        <w:tblLook w:val="04A0" w:firstRow="1" w:lastRow="0" w:firstColumn="1" w:lastColumn="0" w:noHBand="0" w:noVBand="1"/>
      </w:tblPr>
      <w:tblGrid>
        <w:gridCol w:w="2358"/>
        <w:gridCol w:w="3960"/>
      </w:tblGrid>
      <w:tr w:rsidR="00FF69DF" w:rsidRPr="00AC762B" w:rsidDel="00AC2207" w14:paraId="77ADDACE" w14:textId="1F7A9569" w:rsidTr="00FF69DF">
        <w:trPr>
          <w:tblHeader/>
          <w:jc w:val="center"/>
          <w:del w:id="2346" w:author="Nguyen Hong Nhung (Khoi CNTT)" w:date="2019-08-15T16:48:00Z"/>
        </w:trPr>
        <w:tc>
          <w:tcPr>
            <w:tcW w:w="2358" w:type="dxa"/>
            <w:shd w:val="clear" w:color="auto" w:fill="8DB3E2" w:themeFill="text2" w:themeFillTint="66"/>
          </w:tcPr>
          <w:p w14:paraId="6B8D1B69" w14:textId="09BB2127" w:rsidR="00FF69DF" w:rsidRPr="00AC762B" w:rsidDel="00AC2207" w:rsidRDefault="00FF69DF" w:rsidP="00294747">
            <w:pPr>
              <w:pStyle w:val="ListParagraph"/>
              <w:ind w:left="0"/>
              <w:jc w:val="center"/>
              <w:rPr>
                <w:del w:id="2347" w:author="Nguyen Hong Nhung (Khoi CNTT)" w:date="2019-08-15T16:48:00Z"/>
                <w:b/>
              </w:rPr>
            </w:pPr>
            <w:del w:id="2348" w:author="Nguyen Hong Nhung (Khoi CNTT)" w:date="2019-08-15T16:48:00Z">
              <w:r w:rsidRPr="00054CFD" w:rsidDel="00AC2207">
                <w:delText xml:space="preserve"> </w:delText>
              </w:r>
              <w:r w:rsidRPr="00AC762B" w:rsidDel="00AC2207">
                <w:rPr>
                  <w:b/>
                </w:rPr>
                <w:delText>Trường</w:delText>
              </w:r>
              <w:bookmarkStart w:id="2349" w:name="_Toc16842285"/>
              <w:bookmarkEnd w:id="2349"/>
            </w:del>
          </w:p>
        </w:tc>
        <w:tc>
          <w:tcPr>
            <w:tcW w:w="3960" w:type="dxa"/>
            <w:shd w:val="clear" w:color="auto" w:fill="8DB3E2" w:themeFill="text2" w:themeFillTint="66"/>
          </w:tcPr>
          <w:p w14:paraId="1F616D61" w14:textId="76A47DCA" w:rsidR="00FF69DF" w:rsidRPr="00AC762B" w:rsidDel="00AC2207" w:rsidRDefault="00FF69DF" w:rsidP="00294747">
            <w:pPr>
              <w:pStyle w:val="ListParagraph"/>
              <w:ind w:left="0"/>
              <w:jc w:val="center"/>
              <w:rPr>
                <w:del w:id="2350" w:author="Nguyen Hong Nhung (Khoi CNTT)" w:date="2019-08-15T16:48:00Z"/>
                <w:b/>
              </w:rPr>
            </w:pPr>
            <w:del w:id="2351" w:author="Nguyen Hong Nhung (Khoi CNTT)" w:date="2019-08-15T16:48:00Z">
              <w:r w:rsidDel="00AC2207">
                <w:rPr>
                  <w:b/>
                </w:rPr>
                <w:delText>Bản ghi update</w:delText>
              </w:r>
              <w:bookmarkStart w:id="2352" w:name="_Toc16842286"/>
              <w:bookmarkEnd w:id="2352"/>
            </w:del>
          </w:p>
        </w:tc>
        <w:bookmarkStart w:id="2353" w:name="_Toc16842287"/>
        <w:bookmarkEnd w:id="2353"/>
      </w:tr>
      <w:tr w:rsidR="00FF69DF" w:rsidRPr="00DB66BA" w:rsidDel="00AC2207" w14:paraId="15A96DB5" w14:textId="19BF2D9E" w:rsidTr="00FF69DF">
        <w:trPr>
          <w:trHeight w:val="611"/>
          <w:jc w:val="center"/>
          <w:del w:id="2354" w:author="Nguyen Hong Nhung (Khoi CNTT)" w:date="2019-08-15T16:48:00Z"/>
        </w:trPr>
        <w:tc>
          <w:tcPr>
            <w:tcW w:w="2358" w:type="dxa"/>
            <w:vAlign w:val="center"/>
          </w:tcPr>
          <w:p w14:paraId="63B0165B" w14:textId="138E4342" w:rsidR="00FF69DF" w:rsidRPr="00DF22BA" w:rsidDel="00AC2207" w:rsidRDefault="00FF69DF" w:rsidP="00294747">
            <w:pPr>
              <w:rPr>
                <w:del w:id="2355" w:author="Nguyen Hong Nhung (Khoi CNTT)" w:date="2019-08-15T16:48:00Z"/>
                <w:rFonts w:eastAsia="Times New Roman"/>
                <w:bCs/>
                <w:lang w:val="vi-VN" w:eastAsia="x-none"/>
              </w:rPr>
            </w:pPr>
            <w:del w:id="2356" w:author="Nguyen Hong Nhung (Khoi CNTT)" w:date="2019-08-15T16:48:00Z">
              <w:r w:rsidRPr="0053273D" w:rsidDel="00AC2207">
                <w:rPr>
                  <w:lang w:val="vi-VN"/>
                </w:rPr>
                <w:delText>EFF_DATE</w:delText>
              </w:r>
              <w:bookmarkStart w:id="2357" w:name="_Toc16842288"/>
              <w:bookmarkEnd w:id="2357"/>
            </w:del>
          </w:p>
        </w:tc>
        <w:tc>
          <w:tcPr>
            <w:tcW w:w="3960" w:type="dxa"/>
          </w:tcPr>
          <w:p w14:paraId="75569545" w14:textId="0CE07397" w:rsidR="00FF69DF" w:rsidRPr="00AC762B" w:rsidDel="00AC2207" w:rsidRDefault="00FF69DF" w:rsidP="00294747">
            <w:pPr>
              <w:pStyle w:val="ListParagraph"/>
              <w:tabs>
                <w:tab w:val="center" w:pos="1829"/>
                <w:tab w:val="right" w:pos="3658"/>
              </w:tabs>
              <w:ind w:left="0"/>
              <w:jc w:val="left"/>
              <w:rPr>
                <w:del w:id="2358" w:author="Nguyen Hong Nhung (Khoi CNTT)" w:date="2019-08-15T16:48:00Z"/>
              </w:rPr>
            </w:pPr>
            <w:del w:id="2359" w:author="Nguyen Hong Nhung (Khoi CNTT)" w:date="2019-08-15T16:48:00Z">
              <w:r w:rsidDel="00AC2207">
                <w:tab/>
                <w:delText xml:space="preserve">Ngày User nhập </w:delText>
              </w:r>
              <w:r w:rsidRPr="0053273D" w:rsidDel="00AC2207">
                <w:rPr>
                  <w:lang w:val="vi-VN"/>
                </w:rPr>
                <w:delText>(cho phép backdate nhưng không được quá ngày EFF_DATE của giao dịch cũ)</w:delText>
              </w:r>
              <w:bookmarkStart w:id="2360" w:name="_Toc16842289"/>
              <w:bookmarkEnd w:id="2360"/>
            </w:del>
          </w:p>
        </w:tc>
        <w:bookmarkStart w:id="2361" w:name="_Toc16842290"/>
        <w:bookmarkEnd w:id="2361"/>
      </w:tr>
      <w:tr w:rsidR="00FF69DF" w:rsidRPr="00DB66BA" w:rsidDel="00AC2207" w14:paraId="10D62424" w14:textId="5B1E06FE" w:rsidTr="00FF69DF">
        <w:trPr>
          <w:trHeight w:val="611"/>
          <w:jc w:val="center"/>
          <w:del w:id="2362" w:author="Nguyen Hong Nhung (Khoi CNTT)" w:date="2019-08-15T16:48:00Z"/>
        </w:trPr>
        <w:tc>
          <w:tcPr>
            <w:tcW w:w="2358" w:type="dxa"/>
            <w:vAlign w:val="center"/>
          </w:tcPr>
          <w:p w14:paraId="1FE27320" w14:textId="4C96B0EF" w:rsidR="00FF69DF" w:rsidRPr="00DF22BA" w:rsidDel="00AC2207" w:rsidRDefault="00FF69DF" w:rsidP="00294747">
            <w:pPr>
              <w:rPr>
                <w:del w:id="2363" w:author="Nguyen Hong Nhung (Khoi CNTT)" w:date="2019-08-15T16:48:00Z"/>
                <w:rFonts w:eastAsia="Times New Roman"/>
                <w:bCs/>
                <w:lang w:val="vi-VN" w:eastAsia="x-none"/>
              </w:rPr>
            </w:pPr>
            <w:del w:id="2364" w:author="Nguyen Hong Nhung (Khoi CNTT)" w:date="2019-08-15T16:48:00Z">
              <w:r w:rsidRPr="0053273D" w:rsidDel="00AC2207">
                <w:rPr>
                  <w:lang w:val="vi-VN"/>
                </w:rPr>
                <w:delText>EXP_DATE</w:delText>
              </w:r>
              <w:bookmarkStart w:id="2365" w:name="_Toc16842291"/>
              <w:bookmarkEnd w:id="2365"/>
            </w:del>
          </w:p>
        </w:tc>
        <w:tc>
          <w:tcPr>
            <w:tcW w:w="3960" w:type="dxa"/>
          </w:tcPr>
          <w:p w14:paraId="4D675935" w14:textId="64884723" w:rsidR="00FF69DF" w:rsidRPr="00FE767F" w:rsidDel="00AC2207" w:rsidRDefault="00FF69DF" w:rsidP="00294747">
            <w:pPr>
              <w:rPr>
                <w:del w:id="2366" w:author="Nguyen Hong Nhung (Khoi CNTT)" w:date="2019-08-15T16:48:00Z"/>
              </w:rPr>
            </w:pPr>
            <w:del w:id="2367" w:author="Nguyen Hong Nhung (Khoi CNTT)" w:date="2019-08-15T16:48:00Z">
              <w:r w:rsidDel="00AC2207">
                <w:delText xml:space="preserve">= </w:delText>
              </w:r>
              <w:r w:rsidRPr="0053273D" w:rsidDel="00AC2207">
                <w:rPr>
                  <w:lang w:val="vi-VN"/>
                </w:rPr>
                <w:delText>EFF_DATE</w:delText>
              </w:r>
              <w:r w:rsidDel="00AC2207">
                <w:delText>. Chú ý hệ thống chỉ cho phép backdate tại 1 ngày. Khi chạy báo cáo các ngày khác hệ thống tính toán theo bản ghi cũ.</w:delText>
              </w:r>
              <w:bookmarkStart w:id="2368" w:name="_Toc16842292"/>
              <w:bookmarkEnd w:id="2368"/>
            </w:del>
          </w:p>
        </w:tc>
        <w:bookmarkStart w:id="2369" w:name="_Toc16842293"/>
        <w:bookmarkEnd w:id="2369"/>
      </w:tr>
      <w:tr w:rsidR="00FF69DF" w:rsidRPr="00DB66BA" w:rsidDel="00AC2207" w14:paraId="394F8705" w14:textId="4593CD48" w:rsidTr="00FF69DF">
        <w:trPr>
          <w:trHeight w:val="611"/>
          <w:jc w:val="center"/>
          <w:del w:id="2370" w:author="Nguyen Hong Nhung (Khoi CNTT)" w:date="2019-08-15T16:48:00Z"/>
        </w:trPr>
        <w:tc>
          <w:tcPr>
            <w:tcW w:w="2358" w:type="dxa"/>
            <w:vAlign w:val="center"/>
          </w:tcPr>
          <w:p w14:paraId="02354369" w14:textId="29FF3317" w:rsidR="00FF69DF" w:rsidRPr="00DF22BA" w:rsidDel="00AC2207" w:rsidRDefault="00FF69DF" w:rsidP="00294747">
            <w:pPr>
              <w:rPr>
                <w:del w:id="2371" w:author="Nguyen Hong Nhung (Khoi CNTT)" w:date="2019-08-15T16:48:00Z"/>
                <w:rFonts w:eastAsia="Times New Roman"/>
                <w:bCs/>
                <w:lang w:val="vi-VN" w:eastAsia="x-none"/>
              </w:rPr>
            </w:pPr>
            <w:del w:id="2372" w:author="Nguyen Hong Nhung (Khoi CNTT)" w:date="2019-08-15T16:48:00Z">
              <w:r w:rsidRPr="00DF22BA" w:rsidDel="00AC2207">
                <w:rPr>
                  <w:rFonts w:eastAsia="Times New Roman"/>
                  <w:bCs/>
                  <w:lang w:val="vi-VN" w:eastAsia="x-none"/>
                </w:rPr>
                <w:delText>Adj Type</w:delText>
              </w:r>
              <w:bookmarkStart w:id="2373" w:name="_Toc16842294"/>
              <w:bookmarkEnd w:id="2373"/>
            </w:del>
          </w:p>
        </w:tc>
        <w:tc>
          <w:tcPr>
            <w:tcW w:w="3960" w:type="dxa"/>
          </w:tcPr>
          <w:p w14:paraId="5067CDD0" w14:textId="3E57B3A6" w:rsidR="00FF69DF" w:rsidDel="00AC2207" w:rsidRDefault="00FF69DF" w:rsidP="00294747">
            <w:pPr>
              <w:pStyle w:val="ListParagraph"/>
              <w:ind w:left="0"/>
              <w:jc w:val="center"/>
              <w:rPr>
                <w:del w:id="2374" w:author="Nguyen Hong Nhung (Khoi CNTT)" w:date="2019-08-15T16:48:00Z"/>
              </w:rPr>
            </w:pPr>
            <w:del w:id="2375" w:author="Nguyen Hong Nhung (Khoi CNTT)" w:date="2019-08-15T16:48:00Z">
              <w:r w:rsidDel="00AC2207">
                <w:delText>M</w:delText>
              </w:r>
              <w:bookmarkStart w:id="2376" w:name="_Toc16842295"/>
              <w:bookmarkEnd w:id="2376"/>
            </w:del>
          </w:p>
        </w:tc>
        <w:bookmarkStart w:id="2377" w:name="_Toc16842296"/>
        <w:bookmarkEnd w:id="2377"/>
      </w:tr>
      <w:tr w:rsidR="00FF69DF" w:rsidRPr="00DB66BA" w:rsidDel="00AC2207" w14:paraId="4C192F5D" w14:textId="2714DDFC" w:rsidTr="00FF69DF">
        <w:trPr>
          <w:trHeight w:val="611"/>
          <w:jc w:val="center"/>
          <w:del w:id="2378" w:author="Nguyen Hong Nhung (Khoi CNTT)" w:date="2019-08-15T16:48:00Z"/>
        </w:trPr>
        <w:tc>
          <w:tcPr>
            <w:tcW w:w="2358" w:type="dxa"/>
            <w:vAlign w:val="center"/>
          </w:tcPr>
          <w:p w14:paraId="3AFBAF39" w14:textId="52372529" w:rsidR="00FF69DF" w:rsidRPr="00DF22BA" w:rsidDel="00AC2207" w:rsidRDefault="00FF69DF" w:rsidP="00294747">
            <w:pPr>
              <w:rPr>
                <w:del w:id="2379" w:author="Nguyen Hong Nhung (Khoi CNTT)" w:date="2019-08-15T16:48:00Z"/>
                <w:rFonts w:eastAsia="Times New Roman"/>
                <w:bCs/>
                <w:lang w:val="vi-VN" w:eastAsia="x-none"/>
              </w:rPr>
            </w:pPr>
            <w:del w:id="2380" w:author="Nguyen Hong Nhung (Khoi CNTT)" w:date="2019-08-15T16:48:00Z">
              <w:r w:rsidRPr="00DF22BA" w:rsidDel="00AC2207">
                <w:rPr>
                  <w:rFonts w:eastAsia="Times New Roman"/>
                  <w:bCs/>
                  <w:lang w:val="vi-VN" w:eastAsia="x-none"/>
                </w:rPr>
                <w:delText>Adj Comment</w:delText>
              </w:r>
              <w:bookmarkStart w:id="2381" w:name="_Toc16842297"/>
              <w:bookmarkEnd w:id="2381"/>
            </w:del>
          </w:p>
        </w:tc>
        <w:tc>
          <w:tcPr>
            <w:tcW w:w="3960" w:type="dxa"/>
          </w:tcPr>
          <w:p w14:paraId="647DE077" w14:textId="3B898DE2" w:rsidR="00FF69DF" w:rsidDel="00AC2207" w:rsidRDefault="00FF69DF" w:rsidP="00294747">
            <w:pPr>
              <w:pStyle w:val="ListParagraph"/>
              <w:ind w:left="0"/>
              <w:jc w:val="center"/>
              <w:rPr>
                <w:del w:id="2382" w:author="Nguyen Hong Nhung (Khoi CNTT)" w:date="2019-08-15T16:48:00Z"/>
              </w:rPr>
            </w:pPr>
            <w:del w:id="2383" w:author="Nguyen Hong Nhung (Khoi CNTT)" w:date="2019-08-15T16:48:00Z">
              <w:r w:rsidDel="00AC2207">
                <w:delText>Theo User nhập vào (Nếu có)</w:delText>
              </w:r>
              <w:bookmarkStart w:id="2384" w:name="_Toc16842298"/>
              <w:bookmarkEnd w:id="2384"/>
            </w:del>
          </w:p>
        </w:tc>
        <w:bookmarkStart w:id="2385" w:name="_Toc16842299"/>
        <w:bookmarkEnd w:id="2385"/>
      </w:tr>
      <w:tr w:rsidR="00FF69DF" w:rsidRPr="00DB66BA" w:rsidDel="00AC2207" w14:paraId="37C19E58" w14:textId="131C6083" w:rsidTr="00FF69DF">
        <w:trPr>
          <w:jc w:val="center"/>
          <w:del w:id="2386" w:author="Nguyen Hong Nhung (Khoi CNTT)" w:date="2019-08-15T16:48:00Z"/>
        </w:trPr>
        <w:tc>
          <w:tcPr>
            <w:tcW w:w="2358" w:type="dxa"/>
            <w:vAlign w:val="center"/>
          </w:tcPr>
          <w:p w14:paraId="7D3ADF78" w14:textId="1609F503" w:rsidR="00FF69DF" w:rsidRPr="000A18FB" w:rsidDel="00AC2207" w:rsidRDefault="00FF69DF" w:rsidP="00294747">
            <w:pPr>
              <w:rPr>
                <w:del w:id="2387" w:author="Nguyen Hong Nhung (Khoi CNTT)" w:date="2019-08-15T16:48:00Z"/>
                <w:rFonts w:eastAsia="Times New Roman"/>
                <w:bCs/>
                <w:lang w:eastAsia="x-none"/>
              </w:rPr>
            </w:pPr>
            <w:del w:id="2388"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User</w:delText>
              </w:r>
              <w:bookmarkStart w:id="2389" w:name="_Toc16842300"/>
              <w:bookmarkEnd w:id="2389"/>
            </w:del>
          </w:p>
        </w:tc>
        <w:tc>
          <w:tcPr>
            <w:tcW w:w="3960" w:type="dxa"/>
          </w:tcPr>
          <w:p w14:paraId="569BF2E2" w14:textId="6B50BAD5" w:rsidR="00FF69DF" w:rsidRPr="00AC762B" w:rsidDel="00AC2207" w:rsidRDefault="00FF69DF" w:rsidP="00294747">
            <w:pPr>
              <w:pStyle w:val="ListParagraph"/>
              <w:ind w:left="0"/>
              <w:jc w:val="center"/>
              <w:rPr>
                <w:del w:id="2390" w:author="Nguyen Hong Nhung (Khoi CNTT)" w:date="2019-08-15T16:48:00Z"/>
              </w:rPr>
            </w:pPr>
            <w:del w:id="2391" w:author="Nguyen Hong Nhung (Khoi CNTT)" w:date="2019-08-15T16:48:00Z">
              <w:r w:rsidDel="00AC2207">
                <w:delText>User thay đổi</w:delText>
              </w:r>
              <w:bookmarkStart w:id="2392" w:name="_Toc16842301"/>
              <w:bookmarkEnd w:id="2392"/>
            </w:del>
          </w:p>
        </w:tc>
        <w:bookmarkStart w:id="2393" w:name="_Toc16842302"/>
        <w:bookmarkEnd w:id="2393"/>
      </w:tr>
      <w:tr w:rsidR="00FF69DF" w:rsidRPr="00DB66BA" w:rsidDel="00AC2207" w14:paraId="5ACDA393" w14:textId="0C08220C" w:rsidTr="00FF69DF">
        <w:trPr>
          <w:jc w:val="center"/>
          <w:del w:id="2394" w:author="Nguyen Hong Nhung (Khoi CNTT)" w:date="2019-08-15T16:48:00Z"/>
        </w:trPr>
        <w:tc>
          <w:tcPr>
            <w:tcW w:w="2358" w:type="dxa"/>
            <w:vAlign w:val="center"/>
          </w:tcPr>
          <w:p w14:paraId="19E4726F" w14:textId="6443F2BA" w:rsidR="00FF69DF" w:rsidRPr="000A18FB" w:rsidDel="00AC2207" w:rsidRDefault="00FF69DF" w:rsidP="00294747">
            <w:pPr>
              <w:rPr>
                <w:del w:id="2395" w:author="Nguyen Hong Nhung (Khoi CNTT)" w:date="2019-08-15T16:48:00Z"/>
                <w:rFonts w:eastAsia="Times New Roman"/>
                <w:bCs/>
                <w:lang w:eastAsia="x-none"/>
              </w:rPr>
            </w:pPr>
            <w:del w:id="2396"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Time</w:delText>
              </w:r>
              <w:bookmarkStart w:id="2397" w:name="_Toc16842303"/>
              <w:bookmarkEnd w:id="2397"/>
            </w:del>
          </w:p>
        </w:tc>
        <w:tc>
          <w:tcPr>
            <w:tcW w:w="3960" w:type="dxa"/>
          </w:tcPr>
          <w:p w14:paraId="6C06C558" w14:textId="6EFA1BC4" w:rsidR="00FF69DF" w:rsidRPr="00AC762B" w:rsidDel="00AC2207" w:rsidRDefault="00FF69DF" w:rsidP="00294747">
            <w:pPr>
              <w:pStyle w:val="ListParagraph"/>
              <w:ind w:left="0"/>
              <w:jc w:val="center"/>
              <w:rPr>
                <w:del w:id="2398" w:author="Nguyen Hong Nhung (Khoi CNTT)" w:date="2019-08-15T16:48:00Z"/>
              </w:rPr>
            </w:pPr>
            <w:del w:id="2399" w:author="Nguyen Hong Nhung (Khoi CNTT)" w:date="2019-08-15T16:48:00Z">
              <w:r w:rsidDel="00AC2207">
                <w:delText>Thời gian thay đổi</w:delText>
              </w:r>
              <w:bookmarkStart w:id="2400" w:name="_Toc16842304"/>
              <w:bookmarkEnd w:id="2400"/>
            </w:del>
          </w:p>
        </w:tc>
        <w:bookmarkStart w:id="2401" w:name="_Toc16842305"/>
        <w:bookmarkEnd w:id="2401"/>
      </w:tr>
    </w:tbl>
    <w:p w14:paraId="1E0919BE" w14:textId="2F0ED2CB" w:rsidR="009E0C25" w:rsidRPr="009E0C25" w:rsidDel="00AC2207" w:rsidRDefault="009E0C25" w:rsidP="009E0C25">
      <w:pPr>
        <w:ind w:left="360"/>
        <w:rPr>
          <w:del w:id="2402" w:author="Nguyen Hong Nhung (Khoi CNTT)" w:date="2019-08-15T16:48:00Z"/>
          <w:b/>
          <w:lang w:eastAsia="ja-JP"/>
        </w:rPr>
      </w:pPr>
      <w:bookmarkStart w:id="2403" w:name="_Toc16842306"/>
      <w:bookmarkEnd w:id="2403"/>
    </w:p>
    <w:p w14:paraId="5E2D519B" w14:textId="6C9F9730" w:rsidR="009E0C25" w:rsidRPr="00B831DA" w:rsidDel="00AC2207" w:rsidRDefault="009E0C25" w:rsidP="009E0C25">
      <w:pPr>
        <w:pStyle w:val="ListParagraph"/>
        <w:numPr>
          <w:ilvl w:val="0"/>
          <w:numId w:val="47"/>
        </w:numPr>
        <w:rPr>
          <w:del w:id="2404" w:author="Nguyen Hong Nhung (Khoi CNTT)" w:date="2019-08-15T16:48:00Z"/>
          <w:b/>
          <w:lang w:eastAsia="ja-JP"/>
        </w:rPr>
      </w:pPr>
      <w:del w:id="2405" w:author="Nguyen Hong Nhung (Khoi CNTT)" w:date="2019-08-15T16:48:00Z">
        <w:r w:rsidRPr="00B831DA" w:rsidDel="00AC2207">
          <w:rPr>
            <w:b/>
            <w:lang w:eastAsia="ja-JP"/>
          </w:rPr>
          <w:delText>Cách xử lý bản ghi trong file với ADJ TYPE = D</w:delText>
        </w:r>
        <w:bookmarkStart w:id="2406" w:name="_Toc16842307"/>
        <w:bookmarkEnd w:id="2406"/>
      </w:del>
    </w:p>
    <w:p w14:paraId="0BA0A15F" w14:textId="01182F85" w:rsidR="005A55DA" w:rsidRPr="005A55DA" w:rsidDel="00AC2207" w:rsidRDefault="005A55DA" w:rsidP="005A55DA">
      <w:pPr>
        <w:spacing w:line="360" w:lineRule="auto"/>
        <w:ind w:right="0"/>
        <w:rPr>
          <w:del w:id="2407" w:author="Nguyen Hong Nhung (Khoi CNTT)" w:date="2019-08-15T16:48:00Z"/>
          <w:rFonts w:eastAsia="MS Mincho"/>
          <w:b/>
          <w:bCs/>
          <w:iCs/>
          <w:color w:val="000000"/>
          <w:lang w:eastAsia="ja-JP"/>
        </w:rPr>
      </w:pPr>
      <w:del w:id="2408" w:author="Nguyen Hong Nhung (Khoi CNTT)" w:date="2019-08-15T16:48:00Z">
        <w:r w:rsidRPr="005A55DA" w:rsidDel="00AC2207">
          <w:rPr>
            <w:rFonts w:eastAsia="MS Mincho"/>
            <w:bCs/>
            <w:iCs/>
            <w:color w:val="000000"/>
            <w:lang w:eastAsia="ja-JP"/>
          </w:rPr>
          <w:delText>Bản ghi được chọn xóa Raw được sao chép dữ liệu sang bảng ADJ tương ứng với giá trị ghi nhận:</w:delText>
        </w:r>
        <w:bookmarkStart w:id="2409" w:name="_Toc16842308"/>
        <w:bookmarkEnd w:id="2409"/>
      </w:del>
    </w:p>
    <w:tbl>
      <w:tblPr>
        <w:tblStyle w:val="TableGrid"/>
        <w:tblW w:w="6318" w:type="dxa"/>
        <w:jc w:val="center"/>
        <w:tblLook w:val="04A0" w:firstRow="1" w:lastRow="0" w:firstColumn="1" w:lastColumn="0" w:noHBand="0" w:noVBand="1"/>
      </w:tblPr>
      <w:tblGrid>
        <w:gridCol w:w="2358"/>
        <w:gridCol w:w="3960"/>
      </w:tblGrid>
      <w:tr w:rsidR="005A55DA" w:rsidRPr="00AC762B" w:rsidDel="00AC2207" w14:paraId="39B62888" w14:textId="70982A93" w:rsidTr="00294747">
        <w:trPr>
          <w:tblHeader/>
          <w:jc w:val="center"/>
          <w:del w:id="2410" w:author="Nguyen Hong Nhung (Khoi CNTT)" w:date="2019-08-15T16:48:00Z"/>
        </w:trPr>
        <w:tc>
          <w:tcPr>
            <w:tcW w:w="2358" w:type="dxa"/>
            <w:shd w:val="clear" w:color="auto" w:fill="8DB3E2" w:themeFill="text2" w:themeFillTint="66"/>
          </w:tcPr>
          <w:p w14:paraId="2C5B68DE" w14:textId="595FA86F" w:rsidR="005A55DA" w:rsidRPr="00AC762B" w:rsidDel="00AC2207" w:rsidRDefault="005A55DA" w:rsidP="00294747">
            <w:pPr>
              <w:pStyle w:val="ListParagraph"/>
              <w:ind w:left="0"/>
              <w:jc w:val="center"/>
              <w:rPr>
                <w:del w:id="2411" w:author="Nguyen Hong Nhung (Khoi CNTT)" w:date="2019-08-15T16:48:00Z"/>
                <w:b/>
              </w:rPr>
            </w:pPr>
            <w:del w:id="2412" w:author="Nguyen Hong Nhung (Khoi CNTT)" w:date="2019-08-15T16:48:00Z">
              <w:r w:rsidRPr="00AC762B" w:rsidDel="00AC2207">
                <w:rPr>
                  <w:b/>
                </w:rPr>
                <w:delText>Trường</w:delText>
              </w:r>
              <w:bookmarkStart w:id="2413" w:name="_Toc16842309"/>
              <w:bookmarkEnd w:id="2413"/>
            </w:del>
          </w:p>
        </w:tc>
        <w:tc>
          <w:tcPr>
            <w:tcW w:w="3960" w:type="dxa"/>
            <w:shd w:val="clear" w:color="auto" w:fill="8DB3E2" w:themeFill="text2" w:themeFillTint="66"/>
          </w:tcPr>
          <w:p w14:paraId="49D2DEB2" w14:textId="0BFC7EC6" w:rsidR="005A55DA" w:rsidRPr="00AC762B" w:rsidDel="00AC2207" w:rsidRDefault="005A55DA" w:rsidP="00294747">
            <w:pPr>
              <w:pStyle w:val="ListParagraph"/>
              <w:ind w:left="0"/>
              <w:jc w:val="center"/>
              <w:rPr>
                <w:del w:id="2414" w:author="Nguyen Hong Nhung (Khoi CNTT)" w:date="2019-08-15T16:48:00Z"/>
                <w:b/>
              </w:rPr>
            </w:pPr>
            <w:del w:id="2415" w:author="Nguyen Hong Nhung (Khoi CNTT)" w:date="2019-08-15T16:48:00Z">
              <w:r w:rsidDel="00AC2207">
                <w:rPr>
                  <w:b/>
                </w:rPr>
                <w:delText>Bản ghi được xóa</w:delText>
              </w:r>
              <w:bookmarkStart w:id="2416" w:name="_Toc16842310"/>
              <w:bookmarkEnd w:id="2416"/>
            </w:del>
          </w:p>
        </w:tc>
        <w:bookmarkStart w:id="2417" w:name="_Toc16842311"/>
        <w:bookmarkEnd w:id="2417"/>
      </w:tr>
      <w:tr w:rsidR="005A55DA" w:rsidRPr="00DB66BA" w:rsidDel="00AC2207" w14:paraId="5507475F" w14:textId="4C04F98D" w:rsidTr="00294747">
        <w:trPr>
          <w:trHeight w:val="611"/>
          <w:jc w:val="center"/>
          <w:del w:id="2418" w:author="Nguyen Hong Nhung (Khoi CNTT)" w:date="2019-08-15T16:48:00Z"/>
        </w:trPr>
        <w:tc>
          <w:tcPr>
            <w:tcW w:w="2358" w:type="dxa"/>
            <w:vAlign w:val="center"/>
          </w:tcPr>
          <w:p w14:paraId="1C3DC964" w14:textId="3A7A3E10" w:rsidR="005A55DA" w:rsidRPr="00DF22BA" w:rsidDel="00AC2207" w:rsidRDefault="005A55DA" w:rsidP="00294747">
            <w:pPr>
              <w:rPr>
                <w:del w:id="2419" w:author="Nguyen Hong Nhung (Khoi CNTT)" w:date="2019-08-15T16:48:00Z"/>
                <w:rFonts w:eastAsia="Times New Roman"/>
                <w:bCs/>
                <w:lang w:val="vi-VN" w:eastAsia="x-none"/>
              </w:rPr>
            </w:pPr>
            <w:del w:id="2420" w:author="Nguyen Hong Nhung (Khoi CNTT)" w:date="2019-08-15T16:48:00Z">
              <w:r w:rsidRPr="0053273D" w:rsidDel="00AC2207">
                <w:rPr>
                  <w:lang w:val="vi-VN"/>
                </w:rPr>
                <w:delText>EFF_DATE</w:delText>
              </w:r>
              <w:bookmarkStart w:id="2421" w:name="_Toc16842312"/>
              <w:bookmarkEnd w:id="2421"/>
            </w:del>
          </w:p>
        </w:tc>
        <w:tc>
          <w:tcPr>
            <w:tcW w:w="3960" w:type="dxa"/>
          </w:tcPr>
          <w:p w14:paraId="0963CEF5" w14:textId="45DD0B3D" w:rsidR="005A55DA" w:rsidRPr="00AC762B" w:rsidDel="00AC2207" w:rsidRDefault="005A55DA" w:rsidP="00294747">
            <w:pPr>
              <w:pStyle w:val="ListParagraph"/>
              <w:ind w:left="0"/>
              <w:jc w:val="center"/>
              <w:rPr>
                <w:del w:id="2422" w:author="Nguyen Hong Nhung (Khoi CNTT)" w:date="2019-08-15T16:48:00Z"/>
              </w:rPr>
            </w:pPr>
            <w:del w:id="2423" w:author="Nguyen Hong Nhung (Khoi CNTT)" w:date="2019-08-15T16:48:00Z">
              <w:r w:rsidDel="00AC2207">
                <w:delText>Giữ nguyên, sao từ Raw sang</w:delText>
              </w:r>
              <w:bookmarkStart w:id="2424" w:name="_Toc16842313"/>
              <w:bookmarkEnd w:id="2424"/>
            </w:del>
          </w:p>
        </w:tc>
        <w:bookmarkStart w:id="2425" w:name="_Toc16842314"/>
        <w:bookmarkEnd w:id="2425"/>
      </w:tr>
      <w:tr w:rsidR="005A55DA" w:rsidRPr="00DB66BA" w:rsidDel="00AC2207" w14:paraId="427F68A8" w14:textId="6B5EBFD4" w:rsidTr="00294747">
        <w:trPr>
          <w:trHeight w:val="611"/>
          <w:jc w:val="center"/>
          <w:del w:id="2426" w:author="Nguyen Hong Nhung (Khoi CNTT)" w:date="2019-08-15T16:48:00Z"/>
        </w:trPr>
        <w:tc>
          <w:tcPr>
            <w:tcW w:w="2358" w:type="dxa"/>
            <w:vAlign w:val="center"/>
          </w:tcPr>
          <w:p w14:paraId="1349F476" w14:textId="26E12AE8" w:rsidR="005A55DA" w:rsidRPr="00DF22BA" w:rsidDel="00AC2207" w:rsidRDefault="005A55DA" w:rsidP="00294747">
            <w:pPr>
              <w:rPr>
                <w:del w:id="2427" w:author="Nguyen Hong Nhung (Khoi CNTT)" w:date="2019-08-15T16:48:00Z"/>
                <w:rFonts w:eastAsia="Times New Roman"/>
                <w:bCs/>
                <w:lang w:val="vi-VN" w:eastAsia="x-none"/>
              </w:rPr>
            </w:pPr>
            <w:del w:id="2428" w:author="Nguyen Hong Nhung (Khoi CNTT)" w:date="2019-08-15T16:48:00Z">
              <w:r w:rsidRPr="0053273D" w:rsidDel="00AC2207">
                <w:rPr>
                  <w:lang w:val="vi-VN"/>
                </w:rPr>
                <w:delText>EXP_DATE</w:delText>
              </w:r>
              <w:bookmarkStart w:id="2429" w:name="_Toc16842315"/>
              <w:bookmarkEnd w:id="2429"/>
            </w:del>
          </w:p>
        </w:tc>
        <w:tc>
          <w:tcPr>
            <w:tcW w:w="3960" w:type="dxa"/>
          </w:tcPr>
          <w:p w14:paraId="17340A64" w14:textId="4F5AD9B4" w:rsidR="005A55DA" w:rsidRPr="00EE55D7" w:rsidDel="00AC2207" w:rsidRDefault="005A55DA" w:rsidP="00294747">
            <w:pPr>
              <w:pStyle w:val="ListParagraph"/>
              <w:ind w:left="0"/>
              <w:jc w:val="center"/>
              <w:rPr>
                <w:del w:id="2430" w:author="Nguyen Hong Nhung (Khoi CNTT)" w:date="2019-08-15T16:48:00Z"/>
              </w:rPr>
            </w:pPr>
            <w:del w:id="2431" w:author="Nguyen Hong Nhung (Khoi CNTT)" w:date="2019-08-15T16:48:00Z">
              <w:r w:rsidDel="00AC2207">
                <w:delText>Ngày xóa dữ liệu</w:delText>
              </w:r>
              <w:bookmarkStart w:id="2432" w:name="_Toc16842316"/>
              <w:bookmarkEnd w:id="2432"/>
            </w:del>
          </w:p>
        </w:tc>
        <w:bookmarkStart w:id="2433" w:name="_Toc16842317"/>
        <w:bookmarkEnd w:id="2433"/>
      </w:tr>
      <w:tr w:rsidR="005A55DA" w:rsidRPr="00DB66BA" w:rsidDel="00AC2207" w14:paraId="1D485278" w14:textId="5DFF2C7E" w:rsidTr="00294747">
        <w:trPr>
          <w:trHeight w:val="611"/>
          <w:jc w:val="center"/>
          <w:del w:id="2434" w:author="Nguyen Hong Nhung (Khoi CNTT)" w:date="2019-08-15T16:48:00Z"/>
        </w:trPr>
        <w:tc>
          <w:tcPr>
            <w:tcW w:w="2358" w:type="dxa"/>
            <w:vAlign w:val="center"/>
          </w:tcPr>
          <w:p w14:paraId="2CDED611" w14:textId="2CF2285F" w:rsidR="005A55DA" w:rsidRPr="00DF22BA" w:rsidDel="00AC2207" w:rsidRDefault="005A55DA" w:rsidP="00294747">
            <w:pPr>
              <w:rPr>
                <w:del w:id="2435" w:author="Nguyen Hong Nhung (Khoi CNTT)" w:date="2019-08-15T16:48:00Z"/>
                <w:rFonts w:eastAsia="Times New Roman"/>
                <w:bCs/>
                <w:lang w:val="vi-VN" w:eastAsia="x-none"/>
              </w:rPr>
            </w:pPr>
            <w:del w:id="2436" w:author="Nguyen Hong Nhung (Khoi CNTT)" w:date="2019-08-15T16:48:00Z">
              <w:r w:rsidRPr="00DF22BA" w:rsidDel="00AC2207">
                <w:rPr>
                  <w:rFonts w:eastAsia="Times New Roman"/>
                  <w:bCs/>
                  <w:lang w:val="vi-VN" w:eastAsia="x-none"/>
                </w:rPr>
                <w:delText>Adj Type</w:delText>
              </w:r>
              <w:bookmarkStart w:id="2437" w:name="_Toc16842318"/>
              <w:bookmarkEnd w:id="2437"/>
            </w:del>
          </w:p>
        </w:tc>
        <w:tc>
          <w:tcPr>
            <w:tcW w:w="3960" w:type="dxa"/>
          </w:tcPr>
          <w:p w14:paraId="7BC70644" w14:textId="61037DD5" w:rsidR="005A55DA" w:rsidDel="00AC2207" w:rsidRDefault="005A55DA" w:rsidP="00294747">
            <w:pPr>
              <w:pStyle w:val="ListParagraph"/>
              <w:ind w:left="0"/>
              <w:jc w:val="center"/>
              <w:rPr>
                <w:del w:id="2438" w:author="Nguyen Hong Nhung (Khoi CNTT)" w:date="2019-08-15T16:48:00Z"/>
              </w:rPr>
            </w:pPr>
            <w:del w:id="2439" w:author="Nguyen Hong Nhung (Khoi CNTT)" w:date="2019-08-15T16:48:00Z">
              <w:r w:rsidDel="00AC2207">
                <w:delText>D</w:delText>
              </w:r>
              <w:bookmarkStart w:id="2440" w:name="_Toc16842319"/>
              <w:bookmarkEnd w:id="2440"/>
            </w:del>
          </w:p>
        </w:tc>
        <w:bookmarkStart w:id="2441" w:name="_Toc16842320"/>
        <w:bookmarkEnd w:id="2441"/>
      </w:tr>
      <w:tr w:rsidR="005A55DA" w:rsidRPr="00DB66BA" w:rsidDel="00AC2207" w14:paraId="56BEBE5D" w14:textId="24B9B6C5" w:rsidTr="00294747">
        <w:trPr>
          <w:trHeight w:val="611"/>
          <w:jc w:val="center"/>
          <w:del w:id="2442" w:author="Nguyen Hong Nhung (Khoi CNTT)" w:date="2019-08-15T16:48:00Z"/>
        </w:trPr>
        <w:tc>
          <w:tcPr>
            <w:tcW w:w="2358" w:type="dxa"/>
            <w:vAlign w:val="center"/>
          </w:tcPr>
          <w:p w14:paraId="7A90917E" w14:textId="215ACEFE" w:rsidR="005A55DA" w:rsidRPr="00DF22BA" w:rsidDel="00AC2207" w:rsidRDefault="005A55DA" w:rsidP="00294747">
            <w:pPr>
              <w:rPr>
                <w:del w:id="2443" w:author="Nguyen Hong Nhung (Khoi CNTT)" w:date="2019-08-15T16:48:00Z"/>
                <w:rFonts w:eastAsia="Times New Roman"/>
                <w:bCs/>
                <w:lang w:val="vi-VN" w:eastAsia="x-none"/>
              </w:rPr>
            </w:pPr>
            <w:del w:id="2444" w:author="Nguyen Hong Nhung (Khoi CNTT)" w:date="2019-08-15T16:48:00Z">
              <w:r w:rsidRPr="00DF22BA" w:rsidDel="00AC2207">
                <w:rPr>
                  <w:rFonts w:eastAsia="Times New Roman"/>
                  <w:bCs/>
                  <w:lang w:val="vi-VN" w:eastAsia="x-none"/>
                </w:rPr>
                <w:delText>Adj Comment</w:delText>
              </w:r>
              <w:bookmarkStart w:id="2445" w:name="_Toc16842321"/>
              <w:bookmarkEnd w:id="2445"/>
            </w:del>
          </w:p>
        </w:tc>
        <w:tc>
          <w:tcPr>
            <w:tcW w:w="3960" w:type="dxa"/>
          </w:tcPr>
          <w:p w14:paraId="172A8F0E" w14:textId="4386C829" w:rsidR="005A55DA" w:rsidDel="00AC2207" w:rsidRDefault="005A55DA" w:rsidP="00294747">
            <w:pPr>
              <w:pStyle w:val="ListParagraph"/>
              <w:ind w:left="0"/>
              <w:jc w:val="center"/>
              <w:rPr>
                <w:del w:id="2446" w:author="Nguyen Hong Nhung (Khoi CNTT)" w:date="2019-08-15T16:48:00Z"/>
              </w:rPr>
            </w:pPr>
            <w:del w:id="2447" w:author="Nguyen Hong Nhung (Khoi CNTT)" w:date="2019-08-15T16:48:00Z">
              <w:r w:rsidDel="00AC2207">
                <w:delText>Theo User nhập vào (Nếu có)</w:delText>
              </w:r>
              <w:bookmarkStart w:id="2448" w:name="_Toc16842322"/>
              <w:bookmarkEnd w:id="2448"/>
            </w:del>
          </w:p>
        </w:tc>
        <w:bookmarkStart w:id="2449" w:name="_Toc16842323"/>
        <w:bookmarkEnd w:id="2449"/>
      </w:tr>
      <w:tr w:rsidR="005A55DA" w:rsidRPr="00DB66BA" w:rsidDel="00AC2207" w14:paraId="7C7A763D" w14:textId="6C71B1A8" w:rsidTr="00294747">
        <w:trPr>
          <w:jc w:val="center"/>
          <w:del w:id="2450" w:author="Nguyen Hong Nhung (Khoi CNTT)" w:date="2019-08-15T16:48:00Z"/>
        </w:trPr>
        <w:tc>
          <w:tcPr>
            <w:tcW w:w="2358" w:type="dxa"/>
            <w:vAlign w:val="center"/>
          </w:tcPr>
          <w:p w14:paraId="6E99CB0D" w14:textId="16CF68AB" w:rsidR="005A55DA" w:rsidRPr="000A18FB" w:rsidDel="00AC2207" w:rsidRDefault="005A55DA" w:rsidP="00294747">
            <w:pPr>
              <w:rPr>
                <w:del w:id="2451" w:author="Nguyen Hong Nhung (Khoi CNTT)" w:date="2019-08-15T16:48:00Z"/>
                <w:rFonts w:eastAsia="Times New Roman"/>
                <w:bCs/>
                <w:lang w:eastAsia="x-none"/>
              </w:rPr>
            </w:pPr>
            <w:del w:id="2452"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User</w:delText>
              </w:r>
              <w:bookmarkStart w:id="2453" w:name="_Toc16842324"/>
              <w:bookmarkEnd w:id="2453"/>
            </w:del>
          </w:p>
        </w:tc>
        <w:tc>
          <w:tcPr>
            <w:tcW w:w="3960" w:type="dxa"/>
          </w:tcPr>
          <w:p w14:paraId="1D0FA6B0" w14:textId="48F14F08" w:rsidR="005A55DA" w:rsidRPr="00AC762B" w:rsidDel="00AC2207" w:rsidRDefault="005A55DA" w:rsidP="00294747">
            <w:pPr>
              <w:pStyle w:val="ListParagraph"/>
              <w:ind w:left="0"/>
              <w:jc w:val="center"/>
              <w:rPr>
                <w:del w:id="2454" w:author="Nguyen Hong Nhung (Khoi CNTT)" w:date="2019-08-15T16:48:00Z"/>
              </w:rPr>
            </w:pPr>
            <w:del w:id="2455" w:author="Nguyen Hong Nhung (Khoi CNTT)" w:date="2019-08-15T16:48:00Z">
              <w:r w:rsidDel="00AC2207">
                <w:delText>User xóa</w:delText>
              </w:r>
              <w:bookmarkStart w:id="2456" w:name="_Toc16842325"/>
              <w:bookmarkEnd w:id="2456"/>
            </w:del>
          </w:p>
        </w:tc>
        <w:bookmarkStart w:id="2457" w:name="_Toc16842326"/>
        <w:bookmarkEnd w:id="2457"/>
      </w:tr>
      <w:tr w:rsidR="005A55DA" w:rsidRPr="00DB66BA" w:rsidDel="00AC2207" w14:paraId="37E90B0B" w14:textId="018EA16E" w:rsidTr="00294747">
        <w:trPr>
          <w:jc w:val="center"/>
          <w:del w:id="2458" w:author="Nguyen Hong Nhung (Khoi CNTT)" w:date="2019-08-15T16:48:00Z"/>
        </w:trPr>
        <w:tc>
          <w:tcPr>
            <w:tcW w:w="2358" w:type="dxa"/>
            <w:vAlign w:val="center"/>
          </w:tcPr>
          <w:p w14:paraId="01170D3B" w14:textId="64954C35" w:rsidR="005A55DA" w:rsidRPr="000A18FB" w:rsidDel="00AC2207" w:rsidRDefault="005A55DA" w:rsidP="00294747">
            <w:pPr>
              <w:rPr>
                <w:del w:id="2459" w:author="Nguyen Hong Nhung (Khoi CNTT)" w:date="2019-08-15T16:48:00Z"/>
                <w:rFonts w:eastAsia="Times New Roman"/>
                <w:bCs/>
                <w:lang w:eastAsia="x-none"/>
              </w:rPr>
            </w:pPr>
            <w:del w:id="2460" w:author="Nguyen Hong Nhung (Khoi CNTT)" w:date="2019-08-15T16:48:00Z">
              <w:r w:rsidRPr="0053273D" w:rsidDel="00AC2207">
                <w:rPr>
                  <w:rFonts w:eastAsia="Times New Roman"/>
                  <w:bCs/>
                  <w:lang w:val="vi-VN" w:eastAsia="x-none"/>
                </w:rPr>
                <w:delText xml:space="preserve">Updated </w:delText>
              </w:r>
              <w:r w:rsidDel="00AC2207">
                <w:rPr>
                  <w:rFonts w:eastAsia="Times New Roman"/>
                  <w:bCs/>
                  <w:lang w:eastAsia="x-none"/>
                </w:rPr>
                <w:delText>Time</w:delText>
              </w:r>
              <w:bookmarkStart w:id="2461" w:name="_Toc16842327"/>
              <w:bookmarkEnd w:id="2461"/>
            </w:del>
          </w:p>
        </w:tc>
        <w:tc>
          <w:tcPr>
            <w:tcW w:w="3960" w:type="dxa"/>
          </w:tcPr>
          <w:p w14:paraId="6C6348B4" w14:textId="306DDB9B" w:rsidR="005A55DA" w:rsidRPr="00AC762B" w:rsidDel="00AC2207" w:rsidRDefault="005A55DA" w:rsidP="00294747">
            <w:pPr>
              <w:pStyle w:val="ListParagraph"/>
              <w:ind w:left="0"/>
              <w:jc w:val="center"/>
              <w:rPr>
                <w:del w:id="2462" w:author="Nguyen Hong Nhung (Khoi CNTT)" w:date="2019-08-15T16:48:00Z"/>
              </w:rPr>
            </w:pPr>
            <w:del w:id="2463" w:author="Nguyen Hong Nhung (Khoi CNTT)" w:date="2019-08-15T16:48:00Z">
              <w:r w:rsidDel="00AC2207">
                <w:delText>Thời gian xóa</w:delText>
              </w:r>
              <w:bookmarkStart w:id="2464" w:name="_Toc16842328"/>
              <w:bookmarkEnd w:id="2464"/>
            </w:del>
          </w:p>
        </w:tc>
        <w:bookmarkStart w:id="2465" w:name="_Toc16842329"/>
        <w:bookmarkEnd w:id="2465"/>
      </w:tr>
    </w:tbl>
    <w:p w14:paraId="0259685C" w14:textId="57D39D73" w:rsidR="00786996" w:rsidRPr="00786996" w:rsidDel="00AC2207" w:rsidRDefault="00786996" w:rsidP="00786996">
      <w:pPr>
        <w:rPr>
          <w:del w:id="2466" w:author="Nguyen Hong Nhung (Khoi CNTT)" w:date="2019-08-15T16:48:00Z"/>
        </w:rPr>
      </w:pPr>
      <w:bookmarkStart w:id="2467" w:name="_Toc16842330"/>
      <w:bookmarkEnd w:id="2467"/>
    </w:p>
    <w:p w14:paraId="3B055036" w14:textId="77777777" w:rsidR="00C5521B"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2468" w:name="_Toc16842331"/>
      <w:r>
        <w:rPr>
          <w:rFonts w:ascii="Times New Roman" w:eastAsia="Times New Roman" w:hAnsi="Times New Roman" w:cs="Times New Roman"/>
        </w:rPr>
        <w:t>Tab Lịch sử điều chỉnh</w:t>
      </w:r>
      <w:bookmarkEnd w:id="2468"/>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500C36" w:rsidRPr="001D105C" w14:paraId="22230B02" w14:textId="77777777" w:rsidTr="00294747">
        <w:tc>
          <w:tcPr>
            <w:tcW w:w="1078" w:type="pct"/>
            <w:shd w:val="clear" w:color="auto" w:fill="4F81BD"/>
          </w:tcPr>
          <w:p w14:paraId="55E309B3"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01F7FFF5" w14:textId="77777777" w:rsidR="00500C36" w:rsidRPr="001D105C" w:rsidRDefault="00942E95" w:rsidP="00294747">
            <w:pPr>
              <w:spacing w:after="40" w:line="360" w:lineRule="auto"/>
              <w:rPr>
                <w:rFonts w:eastAsia="Times New Roman"/>
                <w:bCs/>
                <w:lang w:val="en-GB"/>
              </w:rPr>
            </w:pPr>
            <w:r>
              <w:rPr>
                <w:rFonts w:eastAsia="Times New Roman"/>
                <w:color w:val="000000"/>
                <w:lang w:val="en-GB"/>
              </w:rPr>
              <w:t>Lịch sử điều chỉnh</w:t>
            </w:r>
          </w:p>
        </w:tc>
      </w:tr>
      <w:tr w:rsidR="00500C36" w:rsidRPr="001D105C" w14:paraId="5A61B89B" w14:textId="77777777" w:rsidTr="00294747">
        <w:tc>
          <w:tcPr>
            <w:tcW w:w="1078" w:type="pct"/>
            <w:shd w:val="clear" w:color="auto" w:fill="4F81BD"/>
          </w:tcPr>
          <w:p w14:paraId="356A1DA0"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42FF620F" w14:textId="77777777" w:rsidR="00500C36" w:rsidRPr="001D105C" w:rsidRDefault="00942E95" w:rsidP="00294747">
            <w:pPr>
              <w:spacing w:after="40" w:line="360" w:lineRule="auto"/>
              <w:rPr>
                <w:rFonts w:eastAsia="Times New Roman"/>
                <w:bCs/>
                <w:lang w:val="en-GB"/>
              </w:rPr>
            </w:pPr>
            <w:r>
              <w:rPr>
                <w:rFonts w:eastAsia="MS Mincho"/>
                <w:bCs/>
                <w:iCs/>
                <w:color w:val="000000"/>
                <w:lang w:eastAsia="ja-JP"/>
              </w:rPr>
              <w:t>Hiển thị các bảng ADJ</w:t>
            </w:r>
            <w:r w:rsidR="008828DC">
              <w:rPr>
                <w:rFonts w:eastAsia="MS Mincho"/>
                <w:bCs/>
                <w:iCs/>
                <w:color w:val="000000"/>
                <w:lang w:eastAsia="ja-JP"/>
              </w:rPr>
              <w:t xml:space="preserve"> </w:t>
            </w:r>
            <w:r>
              <w:rPr>
                <w:rFonts w:eastAsia="MS Mincho"/>
                <w:bCs/>
                <w:iCs/>
                <w:color w:val="000000"/>
                <w:lang w:eastAsia="ja-JP"/>
              </w:rPr>
              <w:t>cho phép người dùng truy cứu, kiểm tra các điều chỉnh. Chỉ cho phép xem, không điều chỉnh dữ liệu.</w:t>
            </w:r>
          </w:p>
        </w:tc>
      </w:tr>
      <w:tr w:rsidR="00500C36" w:rsidRPr="001D105C" w14:paraId="164FCA72" w14:textId="77777777" w:rsidTr="00294747">
        <w:tc>
          <w:tcPr>
            <w:tcW w:w="1078" w:type="pct"/>
            <w:shd w:val="clear" w:color="auto" w:fill="4F81BD"/>
          </w:tcPr>
          <w:p w14:paraId="71F4065F"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39A55237" w14:textId="77777777" w:rsidR="00500C36" w:rsidRPr="001D105C" w:rsidRDefault="00500C36" w:rsidP="00942E95">
            <w:pPr>
              <w:spacing w:after="40" w:line="360" w:lineRule="auto"/>
              <w:rPr>
                <w:rFonts w:eastAsia="Times New Roman"/>
                <w:bCs/>
                <w:lang w:val="en-GB"/>
              </w:rPr>
            </w:pPr>
            <w:r>
              <w:rPr>
                <w:rFonts w:eastAsia="Times New Roman"/>
                <w:bCs/>
                <w:lang w:val="en-GB"/>
              </w:rPr>
              <w:t xml:space="preserve">User </w:t>
            </w:r>
            <w:r w:rsidR="00942E95">
              <w:rPr>
                <w:rFonts w:eastAsia="Times New Roman"/>
                <w:bCs/>
                <w:lang w:val="en-GB"/>
              </w:rPr>
              <w:t>được phân quyền</w:t>
            </w:r>
          </w:p>
        </w:tc>
      </w:tr>
      <w:tr w:rsidR="00500C36" w:rsidRPr="001D105C" w14:paraId="213CF571" w14:textId="77777777" w:rsidTr="00294747">
        <w:tc>
          <w:tcPr>
            <w:tcW w:w="1078" w:type="pct"/>
            <w:shd w:val="clear" w:color="auto" w:fill="4F81BD"/>
          </w:tcPr>
          <w:p w14:paraId="0E162F50"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0421D6E0" w14:textId="212706EE" w:rsidR="00500C36" w:rsidRPr="001D105C" w:rsidRDefault="00942E95" w:rsidP="000D67F6">
            <w:pPr>
              <w:spacing w:after="40" w:line="360" w:lineRule="auto"/>
              <w:rPr>
                <w:rFonts w:eastAsia="Times New Roman"/>
                <w:bCs/>
                <w:lang w:val="en-GB"/>
              </w:rPr>
            </w:pPr>
            <w:r>
              <w:rPr>
                <w:rFonts w:eastAsia="Times New Roman"/>
                <w:bCs/>
                <w:lang w:val="en-GB"/>
              </w:rPr>
              <w:t>Menu Lịch sử điều chỉnh -&gt; Chọn bảng -&gt; Nhập tiêu chí t</w:t>
            </w:r>
            <w:del w:id="2469" w:author="Luyen Do Thi (Khoi Quan tri rui ro)" w:date="2019-08-12T14:11:00Z">
              <w:r w:rsidDel="00C14959">
                <w:rPr>
                  <w:rFonts w:eastAsia="Times New Roman"/>
                  <w:bCs/>
                  <w:lang w:val="en-GB"/>
                </w:rPr>
                <w:delText>iềm</w:delText>
              </w:r>
            </w:del>
            <w:ins w:id="2470" w:author="Luyen Do Thi (Khoi Quan tri rui ro)" w:date="2019-08-12T14:11:00Z">
              <w:r w:rsidR="00C14959">
                <w:rPr>
                  <w:rFonts w:eastAsia="Times New Roman"/>
                  <w:bCs/>
                  <w:lang w:val="en-GB"/>
                </w:rPr>
                <w:t>ìm</w:t>
              </w:r>
            </w:ins>
            <w:r>
              <w:rPr>
                <w:rFonts w:eastAsia="Times New Roman"/>
                <w:bCs/>
                <w:lang w:val="en-GB"/>
              </w:rPr>
              <w:t xml:space="preserve"> kiếm lịch sử</w:t>
            </w:r>
          </w:p>
        </w:tc>
      </w:tr>
      <w:tr w:rsidR="00500C36" w:rsidRPr="001D105C" w14:paraId="69EA858F" w14:textId="77777777" w:rsidTr="00294747">
        <w:tc>
          <w:tcPr>
            <w:tcW w:w="1078" w:type="pct"/>
            <w:shd w:val="clear" w:color="auto" w:fill="4F81BD"/>
          </w:tcPr>
          <w:p w14:paraId="3AA0AE04"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4140B19C" w14:textId="77777777" w:rsidR="00500C36" w:rsidRPr="001D105C" w:rsidRDefault="00942E95" w:rsidP="00294747">
            <w:pPr>
              <w:spacing w:after="40" w:line="360" w:lineRule="auto"/>
              <w:rPr>
                <w:rFonts w:eastAsia="Times New Roman"/>
                <w:bCs/>
                <w:lang w:val="en-GB"/>
              </w:rPr>
            </w:pPr>
            <w:r>
              <w:rPr>
                <w:rFonts w:eastAsia="MS Mincho"/>
                <w:bCs/>
                <w:iCs/>
                <w:color w:val="000000"/>
                <w:lang w:eastAsia="ja-JP"/>
              </w:rPr>
              <w:t>B</w:t>
            </w:r>
            <w:r w:rsidRPr="005C4865">
              <w:rPr>
                <w:rFonts w:eastAsia="MS Mincho"/>
                <w:bCs/>
                <w:iCs/>
                <w:color w:val="000000"/>
                <w:lang w:eastAsia="ja-JP"/>
              </w:rPr>
              <w:t xml:space="preserve">ảng </w:t>
            </w:r>
            <w:r>
              <w:rPr>
                <w:rFonts w:eastAsia="MS Mincho"/>
                <w:bCs/>
                <w:iCs/>
                <w:color w:val="000000"/>
                <w:lang w:eastAsia="ja-JP"/>
              </w:rPr>
              <w:t>cần truy cứu lịch sử điều chỉnh. Điều kiện lọc dữ liệu nếu cần.</w:t>
            </w:r>
          </w:p>
        </w:tc>
      </w:tr>
      <w:tr w:rsidR="00500C36" w:rsidRPr="001D105C" w14:paraId="20D913E4" w14:textId="77777777" w:rsidTr="00294747">
        <w:tc>
          <w:tcPr>
            <w:tcW w:w="1078" w:type="pct"/>
            <w:shd w:val="clear" w:color="auto" w:fill="4F81BD"/>
          </w:tcPr>
          <w:p w14:paraId="6512C19F" w14:textId="77777777" w:rsidR="00500C36" w:rsidRPr="001D105C" w:rsidRDefault="00500C36"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1B9AE893" w14:textId="77777777" w:rsidR="00500C36" w:rsidRPr="00942E95" w:rsidRDefault="00942E95" w:rsidP="00942E95">
            <w:pPr>
              <w:spacing w:line="360" w:lineRule="auto"/>
              <w:ind w:right="0"/>
              <w:rPr>
                <w:rFonts w:eastAsia="MS Mincho"/>
                <w:b/>
                <w:bCs/>
                <w:iCs/>
                <w:color w:val="000000"/>
                <w:lang w:eastAsia="ja-JP"/>
              </w:rPr>
            </w:pPr>
            <w:r w:rsidRPr="00942E95">
              <w:rPr>
                <w:rFonts w:eastAsia="MS Mincho"/>
                <w:bCs/>
                <w:iCs/>
                <w:color w:val="000000"/>
                <w:lang w:eastAsia="ja-JP"/>
              </w:rPr>
              <w:t>Dữ liệu bảng ADJ tương ứng hiển thị theo điều kiện lọc đầu vào</w:t>
            </w:r>
          </w:p>
        </w:tc>
      </w:tr>
    </w:tbl>
    <w:p w14:paraId="42DCC60E" w14:textId="77777777" w:rsidR="00942E95" w:rsidRDefault="00942E95" w:rsidP="00942E95">
      <w:pPr>
        <w:spacing w:before="240" w:after="240" w:line="360" w:lineRule="auto"/>
        <w:rPr>
          <w:b/>
          <w:i/>
          <w:u w:val="single"/>
        </w:rPr>
      </w:pPr>
      <w:r w:rsidRPr="001D105C">
        <w:rPr>
          <w:b/>
          <w:i/>
          <w:u w:val="single"/>
        </w:rPr>
        <w:t>Luồng hoạt động</w:t>
      </w:r>
    </w:p>
    <w:p w14:paraId="2AA6D1B7" w14:textId="77777777" w:rsidR="00500C36" w:rsidRDefault="00EE4437" w:rsidP="00500C36">
      <w:r>
        <w:object w:dxaOrig="9550" w:dyaOrig="2607" w14:anchorId="3E22F639">
          <v:shape id="_x0000_i1034" type="#_x0000_t75" style="width:467.7pt;height:127.8pt" o:ole="">
            <v:imagedata r:id="rId60" o:title=""/>
          </v:shape>
          <o:OLEObject Type="Embed" ProgID="Visio.Drawing.11" ShapeID="_x0000_i1034" DrawAspect="Content" ObjectID="_1627457858" r:id="rId61"/>
        </w:object>
      </w:r>
    </w:p>
    <w:p w14:paraId="5CC83005" w14:textId="77777777" w:rsidR="00942E95" w:rsidRDefault="00942E95" w:rsidP="00500C36">
      <w:pPr>
        <w:rPr>
          <w:b/>
          <w:i/>
          <w:u w:val="single"/>
        </w:rPr>
      </w:pPr>
      <w:r w:rsidRPr="001D105C">
        <w:rPr>
          <w:b/>
          <w:i/>
          <w:u w:val="single"/>
        </w:rPr>
        <w:t>Quy tắc nghiệp vụ (Business Rules)</w:t>
      </w:r>
    </w:p>
    <w:tbl>
      <w:tblPr>
        <w:tblStyle w:val="LightList-Accent11"/>
        <w:tblW w:w="936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0"/>
        <w:gridCol w:w="1415"/>
        <w:gridCol w:w="6415"/>
      </w:tblGrid>
      <w:tr w:rsidR="00C3088F" w:rsidRPr="00A448B2" w14:paraId="0C072E69" w14:textId="77777777" w:rsidTr="00EE443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30" w:type="dxa"/>
          </w:tcPr>
          <w:p w14:paraId="06E72828" w14:textId="77777777" w:rsidR="00C3088F" w:rsidRPr="00A448B2" w:rsidRDefault="00C3088F" w:rsidP="00294747">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Hoạt động</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right w:val="none" w:sz="0" w:space="0" w:color="auto"/>
            </w:tcBorders>
          </w:tcPr>
          <w:p w14:paraId="6CFC2F11" w14:textId="77777777" w:rsidR="00C3088F" w:rsidRPr="00A448B2" w:rsidRDefault="00C3088F" w:rsidP="00294747">
            <w:pPr>
              <w:ind w:left="-142" w:right="-320"/>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Mã BR</w:t>
            </w:r>
          </w:p>
        </w:tc>
        <w:tc>
          <w:tcPr>
            <w:cnfStyle w:val="000100000000" w:firstRow="0" w:lastRow="0" w:firstColumn="0" w:lastColumn="1" w:oddVBand="0" w:evenVBand="0" w:oddHBand="0" w:evenHBand="0" w:firstRowFirstColumn="0" w:firstRowLastColumn="0" w:lastRowFirstColumn="0" w:lastRowLastColumn="0"/>
            <w:tcW w:w="6415" w:type="dxa"/>
          </w:tcPr>
          <w:p w14:paraId="21A68348" w14:textId="77777777" w:rsidR="00C3088F" w:rsidRPr="00A448B2" w:rsidRDefault="00C3088F" w:rsidP="00294747">
            <w:pPr>
              <w:tabs>
                <w:tab w:val="left" w:pos="5850"/>
              </w:tabs>
              <w:ind w:left="-142" w:right="155"/>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Mô tả</w:t>
            </w:r>
          </w:p>
        </w:tc>
      </w:tr>
      <w:tr w:rsidR="00C3088F" w:rsidRPr="00A448B2" w14:paraId="48CABBE4" w14:textId="77777777" w:rsidTr="00EE4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0A8C300A" w14:textId="77777777" w:rsidR="00C3088F" w:rsidRPr="00A448B2" w:rsidRDefault="00C3088F" w:rsidP="00294747">
            <w:pPr>
              <w:ind w:left="-144" w:right="-144"/>
              <w:jc w:val="center"/>
              <w:rPr>
                <w:rFonts w:ascii="Times New Roman" w:eastAsia="Times New Roman" w:hAnsi="Times New Roman" w:cs="Times New Roman"/>
                <w:sz w:val="24"/>
                <w:szCs w:val="24"/>
                <w:lang w:val="en-GB"/>
              </w:rPr>
            </w:pPr>
            <w:r w:rsidRPr="00A448B2">
              <w:rPr>
                <w:rFonts w:ascii="Times New Roman" w:eastAsia="Times New Roman" w:hAnsi="Times New Roman" w:cs="Times New Roman"/>
                <w:sz w:val="24"/>
                <w:szCs w:val="24"/>
                <w:lang w:val="en-GB"/>
              </w:rPr>
              <w:t>(2)</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3F1BA475" w14:textId="77777777" w:rsidR="00C3088F" w:rsidRPr="00A448B2" w:rsidRDefault="008828DC" w:rsidP="00294747">
            <w:pPr>
              <w:ind w:left="-144" w:right="-144"/>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BR 1.3.</w:t>
            </w:r>
            <w:r w:rsidR="00C3088F" w:rsidRPr="00A448B2">
              <w:rPr>
                <w:rFonts w:ascii="Times New Roman" w:eastAsia="Times New Roman" w:hAnsi="Times New Roman" w:cs="Times New Roman"/>
                <w:sz w:val="24"/>
                <w:szCs w:val="24"/>
                <w:lang w:val="en-GB"/>
              </w:rPr>
              <w:t>1</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2280F885" w14:textId="77777777" w:rsidR="00C3088F" w:rsidRPr="00EE4437" w:rsidRDefault="00EE4437" w:rsidP="00EE4437">
            <w:pPr>
              <w:tabs>
                <w:tab w:val="left" w:pos="5850"/>
              </w:tabs>
              <w:spacing w:line="240" w:lineRule="auto"/>
              <w:ind w:right="155"/>
              <w:rPr>
                <w:rFonts w:ascii="Times New Roman" w:eastAsia="Times New Roman" w:hAnsi="Times New Roman" w:cs="Times New Roman"/>
                <w:sz w:val="24"/>
                <w:szCs w:val="24"/>
                <w:lang w:val="en-GB"/>
              </w:rPr>
            </w:pPr>
            <w:r w:rsidRPr="00EE4437">
              <w:rPr>
                <w:rFonts w:ascii="Times New Roman" w:eastAsia="Times New Roman" w:hAnsi="Times New Roman" w:cs="Times New Roman"/>
                <w:sz w:val="24"/>
                <w:szCs w:val="24"/>
                <w:lang w:val="en-GB"/>
              </w:rPr>
              <w:t>Hiển thị các trường tương ứng theo bảng đã chọn</w:t>
            </w:r>
          </w:p>
        </w:tc>
      </w:tr>
      <w:tr w:rsidR="00EE4437" w:rsidRPr="00A448B2" w14:paraId="7F0E38C2" w14:textId="77777777" w:rsidTr="00EE443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one" w:sz="0" w:space="0" w:color="auto"/>
              <w:left w:val="none" w:sz="0" w:space="0" w:color="auto"/>
              <w:bottom w:val="none" w:sz="0" w:space="0" w:color="auto"/>
            </w:tcBorders>
          </w:tcPr>
          <w:p w14:paraId="2496EECC" w14:textId="77777777" w:rsidR="00EE4437" w:rsidRPr="00A448B2" w:rsidRDefault="00EE4437" w:rsidP="00294747">
            <w:pPr>
              <w:ind w:left="-144" w:right="-144"/>
              <w:jc w:val="center"/>
              <w:rPr>
                <w:rFonts w:eastAsia="Times New Roman"/>
                <w:lang w:val="en-GB"/>
              </w:rPr>
            </w:pPr>
            <w:r>
              <w:rPr>
                <w:rFonts w:ascii="Times New Roman" w:eastAsia="Times New Roman" w:hAnsi="Times New Roman" w:cs="Times New Roman"/>
                <w:sz w:val="24"/>
                <w:szCs w:val="24"/>
                <w:lang w:val="en-GB"/>
              </w:rPr>
              <w:t>(4</w:t>
            </w:r>
            <w:r w:rsidRPr="00A448B2">
              <w:rPr>
                <w:rFonts w:ascii="Times New Roman" w:eastAsia="Times New Roman" w:hAnsi="Times New Roman" w:cs="Times New Roman"/>
                <w:sz w:val="24"/>
                <w:szCs w:val="24"/>
                <w:lang w:val="en-GB"/>
              </w:rPr>
              <w:t>)</w:t>
            </w:r>
          </w:p>
        </w:tc>
        <w:tc>
          <w:tcPr>
            <w:cnfStyle w:val="000010000000" w:firstRow="0" w:lastRow="0" w:firstColumn="0" w:lastColumn="0" w:oddVBand="1" w:evenVBand="0" w:oddHBand="0" w:evenHBand="0" w:firstRowFirstColumn="0" w:firstRowLastColumn="0" w:lastRowFirstColumn="0" w:lastRowLastColumn="0"/>
            <w:tcW w:w="1415" w:type="dxa"/>
            <w:tcBorders>
              <w:top w:val="none" w:sz="0" w:space="0" w:color="auto"/>
              <w:left w:val="none" w:sz="0" w:space="0" w:color="auto"/>
              <w:bottom w:val="none" w:sz="0" w:space="0" w:color="auto"/>
              <w:right w:val="none" w:sz="0" w:space="0" w:color="auto"/>
            </w:tcBorders>
          </w:tcPr>
          <w:p w14:paraId="4D53E133" w14:textId="77777777" w:rsidR="00EE4437" w:rsidRDefault="00EE4437" w:rsidP="00294747">
            <w:pPr>
              <w:ind w:left="-144" w:right="-144"/>
              <w:jc w:val="center"/>
              <w:rPr>
                <w:rFonts w:eastAsia="Times New Roman"/>
                <w:lang w:val="en-GB"/>
              </w:rPr>
            </w:pPr>
            <w:r>
              <w:rPr>
                <w:rFonts w:ascii="Times New Roman" w:eastAsia="Times New Roman" w:hAnsi="Times New Roman" w:cs="Times New Roman"/>
                <w:sz w:val="24"/>
                <w:szCs w:val="24"/>
                <w:lang w:val="en-GB"/>
              </w:rPr>
              <w:t>BR 1.3.2</w:t>
            </w:r>
          </w:p>
        </w:tc>
        <w:tc>
          <w:tcPr>
            <w:cnfStyle w:val="000100000000" w:firstRow="0" w:lastRow="0" w:firstColumn="0" w:lastColumn="1" w:oddVBand="0" w:evenVBand="0" w:oddHBand="0" w:evenHBand="0" w:firstRowFirstColumn="0" w:firstRowLastColumn="0" w:lastRowFirstColumn="0" w:lastRowLastColumn="0"/>
            <w:tcW w:w="6415" w:type="dxa"/>
            <w:tcBorders>
              <w:top w:val="none" w:sz="0" w:space="0" w:color="auto"/>
              <w:bottom w:val="none" w:sz="0" w:space="0" w:color="auto"/>
              <w:right w:val="none" w:sz="0" w:space="0" w:color="auto"/>
            </w:tcBorders>
          </w:tcPr>
          <w:p w14:paraId="25F33A3F" w14:textId="77777777" w:rsidR="00EE4437" w:rsidRPr="00EE4437" w:rsidRDefault="00EE4437" w:rsidP="00294747">
            <w:pPr>
              <w:tabs>
                <w:tab w:val="left" w:pos="5850"/>
              </w:tabs>
              <w:ind w:right="155"/>
              <w:rPr>
                <w:rFonts w:ascii="Times New Roman" w:eastAsia="Times New Roman" w:hAnsi="Times New Roman" w:cs="Times New Roman"/>
                <w:sz w:val="24"/>
                <w:szCs w:val="24"/>
                <w:lang w:val="en-GB"/>
              </w:rPr>
            </w:pPr>
            <w:r w:rsidRPr="00EE4437">
              <w:rPr>
                <w:rFonts w:ascii="Times New Roman" w:eastAsia="Times New Roman" w:hAnsi="Times New Roman" w:cs="Times New Roman"/>
                <w:sz w:val="24"/>
                <w:szCs w:val="24"/>
                <w:lang w:val="en-GB"/>
              </w:rPr>
              <w:t>Quy tắc tìm kiếm: Tìm kiếm trong toàn bộ bảng ADJ (Dữ liệu ngày t-1 và dữ liệu ngày t)</w:t>
            </w:r>
          </w:p>
        </w:tc>
      </w:tr>
    </w:tbl>
    <w:p w14:paraId="5FA45B51" w14:textId="77777777" w:rsidR="00EE4437" w:rsidRDefault="00EE4437" w:rsidP="00500C36">
      <w:r w:rsidRPr="00EE4437">
        <w:t>Danh sách bảng ADJ</w:t>
      </w:r>
      <w:r>
        <w:t>:</w:t>
      </w:r>
    </w:p>
    <w:tbl>
      <w:tblPr>
        <w:tblW w:w="8298" w:type="dxa"/>
        <w:jc w:val="center"/>
        <w:tblLook w:val="04A0" w:firstRow="1" w:lastRow="0" w:firstColumn="1" w:lastColumn="0" w:noHBand="0" w:noVBand="1"/>
      </w:tblPr>
      <w:tblGrid>
        <w:gridCol w:w="960"/>
        <w:gridCol w:w="1920"/>
        <w:gridCol w:w="5418"/>
      </w:tblGrid>
      <w:tr w:rsidR="00C362FD" w:rsidRPr="00C362FD" w14:paraId="11079285" w14:textId="77777777" w:rsidTr="00C362FD">
        <w:trPr>
          <w:trHeight w:val="300"/>
          <w:tblHeader/>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bottom"/>
            <w:hideMark/>
          </w:tcPr>
          <w:p w14:paraId="3F50218B" w14:textId="77777777" w:rsidR="00C362FD" w:rsidRPr="00C362FD" w:rsidRDefault="00C362FD" w:rsidP="00694721">
            <w:pPr>
              <w:spacing w:line="240" w:lineRule="auto"/>
              <w:ind w:right="0"/>
              <w:jc w:val="center"/>
              <w:rPr>
                <w:rFonts w:eastAsia="Times New Roman"/>
                <w:b/>
                <w:bCs/>
                <w:color w:val="000000"/>
              </w:rPr>
            </w:pPr>
            <w:r w:rsidRPr="00C362FD">
              <w:rPr>
                <w:rFonts w:eastAsia="Times New Roman"/>
                <w:b/>
                <w:bCs/>
                <w:color w:val="000000"/>
              </w:rPr>
              <w:t>STT</w:t>
            </w:r>
          </w:p>
        </w:tc>
        <w:tc>
          <w:tcPr>
            <w:tcW w:w="1920" w:type="dxa"/>
            <w:tcBorders>
              <w:top w:val="single" w:sz="4" w:space="0" w:color="auto"/>
              <w:left w:val="nil"/>
              <w:bottom w:val="single" w:sz="4" w:space="0" w:color="auto"/>
              <w:right w:val="single" w:sz="4" w:space="0" w:color="auto"/>
            </w:tcBorders>
            <w:shd w:val="clear" w:color="000000" w:fill="538DD5"/>
            <w:noWrap/>
            <w:vAlign w:val="bottom"/>
            <w:hideMark/>
          </w:tcPr>
          <w:p w14:paraId="0023B9A7" w14:textId="77777777" w:rsidR="00C362FD" w:rsidRPr="00C362FD" w:rsidRDefault="00C362FD" w:rsidP="00C362FD">
            <w:pPr>
              <w:spacing w:line="240" w:lineRule="auto"/>
              <w:ind w:right="0"/>
              <w:jc w:val="center"/>
              <w:rPr>
                <w:rFonts w:eastAsia="Times New Roman"/>
                <w:b/>
                <w:bCs/>
                <w:color w:val="000000"/>
              </w:rPr>
            </w:pPr>
            <w:r w:rsidRPr="00C362FD">
              <w:rPr>
                <w:rFonts w:eastAsia="Times New Roman"/>
                <w:b/>
                <w:bCs/>
                <w:color w:val="000000"/>
              </w:rPr>
              <w:t>Nhóm bảng</w:t>
            </w:r>
          </w:p>
        </w:tc>
        <w:tc>
          <w:tcPr>
            <w:tcW w:w="5418" w:type="dxa"/>
            <w:tcBorders>
              <w:top w:val="single" w:sz="4" w:space="0" w:color="auto"/>
              <w:left w:val="nil"/>
              <w:bottom w:val="single" w:sz="4" w:space="0" w:color="auto"/>
              <w:right w:val="single" w:sz="4" w:space="0" w:color="auto"/>
            </w:tcBorders>
            <w:shd w:val="clear" w:color="000000" w:fill="538DD5"/>
            <w:noWrap/>
            <w:vAlign w:val="bottom"/>
            <w:hideMark/>
          </w:tcPr>
          <w:p w14:paraId="7595DB36" w14:textId="77777777" w:rsidR="00C362FD" w:rsidRPr="00C362FD" w:rsidRDefault="00C362FD" w:rsidP="00C362FD">
            <w:pPr>
              <w:spacing w:line="240" w:lineRule="auto"/>
              <w:ind w:right="0"/>
              <w:jc w:val="center"/>
              <w:rPr>
                <w:rFonts w:eastAsia="Times New Roman"/>
                <w:b/>
                <w:bCs/>
                <w:color w:val="000000"/>
              </w:rPr>
            </w:pPr>
            <w:r w:rsidRPr="00C362FD">
              <w:rPr>
                <w:rFonts w:eastAsia="Times New Roman"/>
                <w:b/>
                <w:bCs/>
                <w:color w:val="000000"/>
              </w:rPr>
              <w:t>Tên bảng_BI</w:t>
            </w:r>
          </w:p>
        </w:tc>
      </w:tr>
      <w:tr w:rsidR="00C362FD" w:rsidRPr="00C362FD" w14:paraId="03EA2815"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8CA964"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w:t>
            </w:r>
          </w:p>
        </w:tc>
        <w:tc>
          <w:tcPr>
            <w:tcW w:w="1920" w:type="dxa"/>
            <w:tcBorders>
              <w:top w:val="nil"/>
              <w:left w:val="nil"/>
              <w:bottom w:val="single" w:sz="4" w:space="0" w:color="auto"/>
              <w:right w:val="single" w:sz="4" w:space="0" w:color="auto"/>
            </w:tcBorders>
            <w:shd w:val="clear" w:color="auto" w:fill="auto"/>
            <w:noWrap/>
            <w:vAlign w:val="bottom"/>
            <w:hideMark/>
          </w:tcPr>
          <w:p w14:paraId="314B608F"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33C411C3"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ADJ_CAPITAL_EXCEMTION</w:t>
            </w:r>
          </w:p>
        </w:tc>
      </w:tr>
      <w:tr w:rsidR="00C362FD" w:rsidRPr="00C362FD" w14:paraId="07084C86"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10509F"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w:t>
            </w:r>
          </w:p>
        </w:tc>
        <w:tc>
          <w:tcPr>
            <w:tcW w:w="1920" w:type="dxa"/>
            <w:tcBorders>
              <w:top w:val="nil"/>
              <w:left w:val="nil"/>
              <w:bottom w:val="single" w:sz="4" w:space="0" w:color="auto"/>
              <w:right w:val="single" w:sz="4" w:space="0" w:color="auto"/>
            </w:tcBorders>
            <w:shd w:val="clear" w:color="auto" w:fill="auto"/>
            <w:noWrap/>
            <w:vAlign w:val="bottom"/>
            <w:hideMark/>
          </w:tcPr>
          <w:p w14:paraId="11F1B6EF"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0103BA22"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ADJ_CCF</w:t>
            </w:r>
          </w:p>
        </w:tc>
      </w:tr>
      <w:tr w:rsidR="00C362FD" w:rsidRPr="00C362FD" w14:paraId="647DECD1"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6C5D90"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3</w:t>
            </w:r>
          </w:p>
        </w:tc>
        <w:tc>
          <w:tcPr>
            <w:tcW w:w="1920" w:type="dxa"/>
            <w:tcBorders>
              <w:top w:val="nil"/>
              <w:left w:val="nil"/>
              <w:bottom w:val="single" w:sz="4" w:space="0" w:color="auto"/>
              <w:right w:val="single" w:sz="4" w:space="0" w:color="auto"/>
            </w:tcBorders>
            <w:shd w:val="clear" w:color="auto" w:fill="auto"/>
            <w:noWrap/>
            <w:vAlign w:val="bottom"/>
            <w:hideMark/>
          </w:tcPr>
          <w:p w14:paraId="2C4E3B1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503D8E03"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ADJ_NPL</w:t>
            </w:r>
          </w:p>
        </w:tc>
      </w:tr>
      <w:tr w:rsidR="00C362FD" w:rsidRPr="00C362FD" w14:paraId="611761B5"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F30510"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4</w:t>
            </w:r>
          </w:p>
        </w:tc>
        <w:tc>
          <w:tcPr>
            <w:tcW w:w="1920" w:type="dxa"/>
            <w:tcBorders>
              <w:top w:val="nil"/>
              <w:left w:val="nil"/>
              <w:bottom w:val="single" w:sz="4" w:space="0" w:color="auto"/>
              <w:right w:val="single" w:sz="4" w:space="0" w:color="auto"/>
            </w:tcBorders>
            <w:shd w:val="clear" w:color="auto" w:fill="auto"/>
            <w:noWrap/>
            <w:vAlign w:val="bottom"/>
            <w:hideMark/>
          </w:tcPr>
          <w:p w14:paraId="7F16094E"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0B6FF504"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ADJ_CPTY_TYPE</w:t>
            </w:r>
          </w:p>
        </w:tc>
      </w:tr>
      <w:tr w:rsidR="00C362FD" w:rsidRPr="00C362FD" w14:paraId="1F53C96B"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0C52FD"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5</w:t>
            </w:r>
          </w:p>
        </w:tc>
        <w:tc>
          <w:tcPr>
            <w:tcW w:w="1920" w:type="dxa"/>
            <w:tcBorders>
              <w:top w:val="nil"/>
              <w:left w:val="nil"/>
              <w:bottom w:val="single" w:sz="4" w:space="0" w:color="auto"/>
              <w:right w:val="single" w:sz="4" w:space="0" w:color="auto"/>
            </w:tcBorders>
            <w:shd w:val="clear" w:color="auto" w:fill="auto"/>
            <w:noWrap/>
            <w:vAlign w:val="bottom"/>
            <w:hideMark/>
          </w:tcPr>
          <w:p w14:paraId="48D8A5E0"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3A6066C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ADJ_PAR_CS_BUCKET</w:t>
            </w:r>
          </w:p>
        </w:tc>
      </w:tr>
      <w:tr w:rsidR="00C362FD" w:rsidRPr="00C362FD" w14:paraId="3101719A"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62E1A3"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6</w:t>
            </w:r>
          </w:p>
        </w:tc>
        <w:tc>
          <w:tcPr>
            <w:tcW w:w="1920" w:type="dxa"/>
            <w:tcBorders>
              <w:top w:val="nil"/>
              <w:left w:val="nil"/>
              <w:bottom w:val="single" w:sz="4" w:space="0" w:color="auto"/>
              <w:right w:val="single" w:sz="4" w:space="0" w:color="auto"/>
            </w:tcBorders>
            <w:shd w:val="clear" w:color="auto" w:fill="auto"/>
            <w:noWrap/>
            <w:vAlign w:val="bottom"/>
            <w:hideMark/>
          </w:tcPr>
          <w:p w14:paraId="28772D44"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7F1057B3"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ADJ_PAR_RATING</w:t>
            </w:r>
          </w:p>
        </w:tc>
      </w:tr>
      <w:tr w:rsidR="00C362FD" w:rsidRPr="00C362FD" w14:paraId="4CFEE578"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6FF94A"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7</w:t>
            </w:r>
          </w:p>
        </w:tc>
        <w:tc>
          <w:tcPr>
            <w:tcW w:w="1920" w:type="dxa"/>
            <w:tcBorders>
              <w:top w:val="nil"/>
              <w:left w:val="nil"/>
              <w:bottom w:val="single" w:sz="4" w:space="0" w:color="auto"/>
              <w:right w:val="single" w:sz="4" w:space="0" w:color="auto"/>
            </w:tcBorders>
            <w:shd w:val="clear" w:color="auto" w:fill="auto"/>
            <w:noWrap/>
            <w:vAlign w:val="bottom"/>
            <w:hideMark/>
          </w:tcPr>
          <w:p w14:paraId="25BB454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1C5D93E1"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ADJ_TCQT</w:t>
            </w:r>
          </w:p>
        </w:tc>
      </w:tr>
      <w:tr w:rsidR="00C362FD" w:rsidRPr="00C362FD" w14:paraId="34CA446F"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B6186A"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8</w:t>
            </w:r>
          </w:p>
        </w:tc>
        <w:tc>
          <w:tcPr>
            <w:tcW w:w="1920" w:type="dxa"/>
            <w:tcBorders>
              <w:top w:val="nil"/>
              <w:left w:val="nil"/>
              <w:bottom w:val="single" w:sz="4" w:space="0" w:color="auto"/>
              <w:right w:val="single" w:sz="4" w:space="0" w:color="auto"/>
            </w:tcBorders>
            <w:shd w:val="clear" w:color="auto" w:fill="auto"/>
            <w:noWrap/>
            <w:vAlign w:val="bottom"/>
            <w:hideMark/>
          </w:tcPr>
          <w:p w14:paraId="09D382F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1253D2CA"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ADJ_GENERAL PARAMTER</w:t>
            </w:r>
          </w:p>
        </w:tc>
      </w:tr>
      <w:tr w:rsidR="00C362FD" w:rsidRPr="00C362FD" w14:paraId="0F0D130F"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B020E1"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9</w:t>
            </w:r>
          </w:p>
        </w:tc>
        <w:tc>
          <w:tcPr>
            <w:tcW w:w="1920" w:type="dxa"/>
            <w:tcBorders>
              <w:top w:val="nil"/>
              <w:left w:val="nil"/>
              <w:bottom w:val="single" w:sz="4" w:space="0" w:color="auto"/>
              <w:right w:val="single" w:sz="4" w:space="0" w:color="auto"/>
            </w:tcBorders>
            <w:shd w:val="clear" w:color="auto" w:fill="auto"/>
            <w:noWrap/>
            <w:vAlign w:val="bottom"/>
            <w:hideMark/>
          </w:tcPr>
          <w:p w14:paraId="55EA2750"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12F2FE2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ADJ_PAR_CL_HC</w:t>
            </w:r>
          </w:p>
        </w:tc>
      </w:tr>
      <w:tr w:rsidR="00C362FD" w:rsidRPr="00C362FD" w14:paraId="2BC34A8A"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A0E7B7"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10</w:t>
            </w:r>
          </w:p>
        </w:tc>
        <w:tc>
          <w:tcPr>
            <w:tcW w:w="1920" w:type="dxa"/>
            <w:tcBorders>
              <w:top w:val="nil"/>
              <w:left w:val="nil"/>
              <w:bottom w:val="single" w:sz="4" w:space="0" w:color="auto"/>
              <w:right w:val="single" w:sz="4" w:space="0" w:color="auto"/>
            </w:tcBorders>
            <w:shd w:val="clear" w:color="auto" w:fill="auto"/>
            <w:noWrap/>
            <w:vAlign w:val="bottom"/>
            <w:hideMark/>
          </w:tcPr>
          <w:p w14:paraId="4EE612F9"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6B72BCD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ADJ_RW_ID</w:t>
            </w:r>
          </w:p>
        </w:tc>
      </w:tr>
      <w:tr w:rsidR="00C362FD" w:rsidRPr="00C362FD" w14:paraId="282C3A71"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0F6014"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11</w:t>
            </w:r>
          </w:p>
        </w:tc>
        <w:tc>
          <w:tcPr>
            <w:tcW w:w="1920" w:type="dxa"/>
            <w:tcBorders>
              <w:top w:val="nil"/>
              <w:left w:val="nil"/>
              <w:bottom w:val="single" w:sz="4" w:space="0" w:color="auto"/>
              <w:right w:val="single" w:sz="4" w:space="0" w:color="auto"/>
            </w:tcBorders>
            <w:shd w:val="clear" w:color="auto" w:fill="auto"/>
            <w:noWrap/>
            <w:vAlign w:val="bottom"/>
            <w:hideMark/>
          </w:tcPr>
          <w:p w14:paraId="2EE5D834"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42A3FCF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ADJ_PAR_PURPOSE</w:t>
            </w:r>
          </w:p>
        </w:tc>
      </w:tr>
      <w:tr w:rsidR="00C362FD" w:rsidRPr="00C362FD" w14:paraId="2D1F11CC"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CAC90F"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12</w:t>
            </w:r>
          </w:p>
        </w:tc>
        <w:tc>
          <w:tcPr>
            <w:tcW w:w="1920" w:type="dxa"/>
            <w:tcBorders>
              <w:top w:val="nil"/>
              <w:left w:val="nil"/>
              <w:bottom w:val="single" w:sz="4" w:space="0" w:color="auto"/>
              <w:right w:val="single" w:sz="4" w:space="0" w:color="auto"/>
            </w:tcBorders>
            <w:shd w:val="clear" w:color="auto" w:fill="auto"/>
            <w:noWrap/>
            <w:vAlign w:val="bottom"/>
            <w:hideMark/>
          </w:tcPr>
          <w:p w14:paraId="55900D47"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125A4BEA"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ADJ_PAR_CL_TYPE_MAP</w:t>
            </w:r>
          </w:p>
        </w:tc>
      </w:tr>
      <w:tr w:rsidR="00C362FD" w:rsidRPr="00C362FD" w14:paraId="308DBA7D" w14:textId="77777777" w:rsidTr="00C362FD">
        <w:trPr>
          <w:trHeight w:val="6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FA8505"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13</w:t>
            </w:r>
          </w:p>
        </w:tc>
        <w:tc>
          <w:tcPr>
            <w:tcW w:w="1920" w:type="dxa"/>
            <w:tcBorders>
              <w:top w:val="nil"/>
              <w:left w:val="nil"/>
              <w:bottom w:val="single" w:sz="4" w:space="0" w:color="auto"/>
              <w:right w:val="single" w:sz="4" w:space="0" w:color="auto"/>
            </w:tcBorders>
            <w:shd w:val="clear" w:color="auto" w:fill="auto"/>
            <w:noWrap/>
            <w:vAlign w:val="bottom"/>
            <w:hideMark/>
          </w:tcPr>
          <w:p w14:paraId="74CDD659"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Tham số</w:t>
            </w:r>
          </w:p>
        </w:tc>
        <w:tc>
          <w:tcPr>
            <w:tcW w:w="5418" w:type="dxa"/>
            <w:tcBorders>
              <w:top w:val="nil"/>
              <w:left w:val="nil"/>
              <w:bottom w:val="single" w:sz="4" w:space="0" w:color="auto"/>
              <w:right w:val="single" w:sz="4" w:space="0" w:color="auto"/>
            </w:tcBorders>
            <w:shd w:val="clear" w:color="auto" w:fill="auto"/>
            <w:noWrap/>
            <w:vAlign w:val="bottom"/>
            <w:hideMark/>
          </w:tcPr>
          <w:p w14:paraId="17A503C1"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ADJ_PAR_TR_MORTGAGE</w:t>
            </w:r>
          </w:p>
        </w:tc>
      </w:tr>
      <w:tr w:rsidR="00C362FD" w:rsidRPr="00C362FD" w14:paraId="6788E029"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3809CD"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14</w:t>
            </w:r>
          </w:p>
        </w:tc>
        <w:tc>
          <w:tcPr>
            <w:tcW w:w="1920" w:type="dxa"/>
            <w:tcBorders>
              <w:top w:val="nil"/>
              <w:left w:val="nil"/>
              <w:bottom w:val="single" w:sz="4" w:space="0" w:color="auto"/>
              <w:right w:val="single" w:sz="4" w:space="0" w:color="auto"/>
            </w:tcBorders>
            <w:shd w:val="clear" w:color="auto" w:fill="auto"/>
            <w:noWrap/>
            <w:vAlign w:val="bottom"/>
            <w:hideMark/>
          </w:tcPr>
          <w:p w14:paraId="28DCE6C0"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14:paraId="3D8D0F1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ADJ_CPTY_RATING</w:t>
            </w:r>
          </w:p>
        </w:tc>
      </w:tr>
      <w:tr w:rsidR="00C362FD" w:rsidRPr="00C362FD" w14:paraId="3F97AEE0"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0C79F0"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15</w:t>
            </w:r>
          </w:p>
        </w:tc>
        <w:tc>
          <w:tcPr>
            <w:tcW w:w="1920" w:type="dxa"/>
            <w:tcBorders>
              <w:top w:val="nil"/>
              <w:left w:val="nil"/>
              <w:bottom w:val="single" w:sz="4" w:space="0" w:color="auto"/>
              <w:right w:val="single" w:sz="4" w:space="0" w:color="auto"/>
            </w:tcBorders>
            <w:shd w:val="clear" w:color="auto" w:fill="auto"/>
            <w:noWrap/>
            <w:vAlign w:val="bottom"/>
            <w:hideMark/>
          </w:tcPr>
          <w:p w14:paraId="3EAE950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14:paraId="4A97E0C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ADJ_CPTY_FINANCIAL_STATEMENT</w:t>
            </w:r>
          </w:p>
        </w:tc>
      </w:tr>
      <w:tr w:rsidR="00C362FD" w:rsidRPr="00C362FD" w14:paraId="526A29EA"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1CAD21"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16</w:t>
            </w:r>
          </w:p>
        </w:tc>
        <w:tc>
          <w:tcPr>
            <w:tcW w:w="1920" w:type="dxa"/>
            <w:tcBorders>
              <w:top w:val="nil"/>
              <w:left w:val="nil"/>
              <w:bottom w:val="single" w:sz="4" w:space="0" w:color="auto"/>
              <w:right w:val="single" w:sz="4" w:space="0" w:color="auto"/>
            </w:tcBorders>
            <w:shd w:val="clear" w:color="auto" w:fill="auto"/>
            <w:noWrap/>
            <w:vAlign w:val="bottom"/>
            <w:hideMark/>
          </w:tcPr>
          <w:p w14:paraId="1C2A981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14:paraId="291980AD"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ADJ_COL_ADD_INFO</w:t>
            </w:r>
          </w:p>
        </w:tc>
      </w:tr>
      <w:tr w:rsidR="00C362FD" w:rsidRPr="00C362FD" w14:paraId="6845C6B0"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D6D145"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17</w:t>
            </w:r>
          </w:p>
        </w:tc>
        <w:tc>
          <w:tcPr>
            <w:tcW w:w="1920" w:type="dxa"/>
            <w:tcBorders>
              <w:top w:val="nil"/>
              <w:left w:val="nil"/>
              <w:bottom w:val="single" w:sz="4" w:space="0" w:color="auto"/>
              <w:right w:val="single" w:sz="4" w:space="0" w:color="auto"/>
            </w:tcBorders>
            <w:shd w:val="clear" w:color="auto" w:fill="auto"/>
            <w:noWrap/>
            <w:vAlign w:val="bottom"/>
            <w:hideMark/>
          </w:tcPr>
          <w:p w14:paraId="4527270C"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bổ sung</w:t>
            </w:r>
          </w:p>
        </w:tc>
        <w:tc>
          <w:tcPr>
            <w:tcW w:w="5418" w:type="dxa"/>
            <w:tcBorders>
              <w:top w:val="nil"/>
              <w:left w:val="nil"/>
              <w:bottom w:val="single" w:sz="4" w:space="0" w:color="auto"/>
              <w:right w:val="single" w:sz="4" w:space="0" w:color="auto"/>
            </w:tcBorders>
            <w:shd w:val="clear" w:color="auto" w:fill="auto"/>
            <w:noWrap/>
            <w:vAlign w:val="bottom"/>
            <w:hideMark/>
          </w:tcPr>
          <w:p w14:paraId="0A11CF2E"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ADJ_COL_HNX30_VN30</w:t>
            </w:r>
          </w:p>
        </w:tc>
      </w:tr>
      <w:tr w:rsidR="00C362FD" w:rsidRPr="00C362FD" w14:paraId="465D06BF"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E449DE"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18</w:t>
            </w:r>
          </w:p>
        </w:tc>
        <w:tc>
          <w:tcPr>
            <w:tcW w:w="1920" w:type="dxa"/>
            <w:tcBorders>
              <w:top w:val="nil"/>
              <w:left w:val="nil"/>
              <w:bottom w:val="single" w:sz="4" w:space="0" w:color="auto"/>
              <w:right w:val="single" w:sz="4" w:space="0" w:color="auto"/>
            </w:tcBorders>
            <w:shd w:val="clear" w:color="auto" w:fill="auto"/>
            <w:noWrap/>
            <w:vAlign w:val="bottom"/>
            <w:hideMark/>
          </w:tcPr>
          <w:p w14:paraId="6BF2B41F"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58F4E75F"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ADJ_DIM_COLLATERAL</w:t>
            </w:r>
          </w:p>
        </w:tc>
      </w:tr>
      <w:tr w:rsidR="00C362FD" w:rsidRPr="00C362FD" w14:paraId="234D119D"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D8A20D"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19</w:t>
            </w:r>
          </w:p>
        </w:tc>
        <w:tc>
          <w:tcPr>
            <w:tcW w:w="1920" w:type="dxa"/>
            <w:tcBorders>
              <w:top w:val="nil"/>
              <w:left w:val="nil"/>
              <w:bottom w:val="single" w:sz="4" w:space="0" w:color="auto"/>
              <w:right w:val="single" w:sz="4" w:space="0" w:color="auto"/>
            </w:tcBorders>
            <w:shd w:val="clear" w:color="auto" w:fill="auto"/>
            <w:noWrap/>
            <w:vAlign w:val="bottom"/>
            <w:hideMark/>
          </w:tcPr>
          <w:p w14:paraId="06CDD6A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21B12109"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ADJ_DIM_LETTER_CREDIT</w:t>
            </w:r>
          </w:p>
        </w:tc>
      </w:tr>
      <w:tr w:rsidR="00C362FD" w:rsidRPr="00C362FD" w14:paraId="287D7261"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A9887A"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20</w:t>
            </w:r>
          </w:p>
        </w:tc>
        <w:tc>
          <w:tcPr>
            <w:tcW w:w="1920" w:type="dxa"/>
            <w:tcBorders>
              <w:top w:val="nil"/>
              <w:left w:val="nil"/>
              <w:bottom w:val="single" w:sz="4" w:space="0" w:color="auto"/>
              <w:right w:val="single" w:sz="4" w:space="0" w:color="auto"/>
            </w:tcBorders>
            <w:shd w:val="clear" w:color="auto" w:fill="auto"/>
            <w:noWrap/>
            <w:vAlign w:val="bottom"/>
            <w:hideMark/>
          </w:tcPr>
          <w:p w14:paraId="28E5A55C"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0D0589A0"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ADJ_DIM_LIMIT</w:t>
            </w:r>
          </w:p>
        </w:tc>
      </w:tr>
      <w:tr w:rsidR="00C362FD" w:rsidRPr="00C362FD" w14:paraId="243E0E23"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99B001"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21</w:t>
            </w:r>
          </w:p>
        </w:tc>
        <w:tc>
          <w:tcPr>
            <w:tcW w:w="1920" w:type="dxa"/>
            <w:tcBorders>
              <w:top w:val="nil"/>
              <w:left w:val="nil"/>
              <w:bottom w:val="single" w:sz="4" w:space="0" w:color="auto"/>
              <w:right w:val="single" w:sz="4" w:space="0" w:color="auto"/>
            </w:tcBorders>
            <w:shd w:val="clear" w:color="auto" w:fill="auto"/>
            <w:noWrap/>
            <w:vAlign w:val="bottom"/>
            <w:hideMark/>
          </w:tcPr>
          <w:p w14:paraId="7601FC1D"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4531D826"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ADJ_DIM_LINE</w:t>
            </w:r>
          </w:p>
        </w:tc>
      </w:tr>
      <w:tr w:rsidR="00C362FD" w:rsidRPr="00C362FD" w14:paraId="098552F0"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B11081"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22</w:t>
            </w:r>
          </w:p>
        </w:tc>
        <w:tc>
          <w:tcPr>
            <w:tcW w:w="1920" w:type="dxa"/>
            <w:tcBorders>
              <w:top w:val="nil"/>
              <w:left w:val="nil"/>
              <w:bottom w:val="single" w:sz="4" w:space="0" w:color="auto"/>
              <w:right w:val="single" w:sz="4" w:space="0" w:color="auto"/>
            </w:tcBorders>
            <w:shd w:val="clear" w:color="auto" w:fill="auto"/>
            <w:noWrap/>
            <w:vAlign w:val="bottom"/>
            <w:hideMark/>
          </w:tcPr>
          <w:p w14:paraId="52D3231E"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08F7124A"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ADJ_DIM_LOAN</w:t>
            </w:r>
          </w:p>
        </w:tc>
      </w:tr>
      <w:tr w:rsidR="00C362FD" w:rsidRPr="00C362FD" w14:paraId="66AF35CB"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CB818D"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23</w:t>
            </w:r>
          </w:p>
        </w:tc>
        <w:tc>
          <w:tcPr>
            <w:tcW w:w="1920" w:type="dxa"/>
            <w:tcBorders>
              <w:top w:val="nil"/>
              <w:left w:val="nil"/>
              <w:bottom w:val="single" w:sz="4" w:space="0" w:color="auto"/>
              <w:right w:val="single" w:sz="4" w:space="0" w:color="auto"/>
            </w:tcBorders>
            <w:shd w:val="clear" w:color="auto" w:fill="auto"/>
            <w:noWrap/>
            <w:vAlign w:val="bottom"/>
            <w:hideMark/>
          </w:tcPr>
          <w:p w14:paraId="4C35D92F"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48D9CD8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ADJ_DIM_MD</w:t>
            </w:r>
          </w:p>
        </w:tc>
      </w:tr>
      <w:tr w:rsidR="00C362FD" w:rsidRPr="00C362FD" w14:paraId="13296434"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AFA6F4"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24</w:t>
            </w:r>
          </w:p>
        </w:tc>
        <w:tc>
          <w:tcPr>
            <w:tcW w:w="1920" w:type="dxa"/>
            <w:tcBorders>
              <w:top w:val="nil"/>
              <w:left w:val="nil"/>
              <w:bottom w:val="single" w:sz="4" w:space="0" w:color="auto"/>
              <w:right w:val="single" w:sz="4" w:space="0" w:color="auto"/>
            </w:tcBorders>
            <w:shd w:val="clear" w:color="auto" w:fill="auto"/>
            <w:noWrap/>
            <w:vAlign w:val="bottom"/>
            <w:hideMark/>
          </w:tcPr>
          <w:p w14:paraId="6FA4C24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1EBEA76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ADJ_FCT_COLLATERAL</w:t>
            </w:r>
          </w:p>
        </w:tc>
      </w:tr>
      <w:tr w:rsidR="00C362FD" w:rsidRPr="00C362FD" w14:paraId="46F327DC"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F5D870"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25</w:t>
            </w:r>
          </w:p>
        </w:tc>
        <w:tc>
          <w:tcPr>
            <w:tcW w:w="1920" w:type="dxa"/>
            <w:tcBorders>
              <w:top w:val="nil"/>
              <w:left w:val="nil"/>
              <w:bottom w:val="single" w:sz="4" w:space="0" w:color="auto"/>
              <w:right w:val="single" w:sz="4" w:space="0" w:color="auto"/>
            </w:tcBorders>
            <w:shd w:val="clear" w:color="auto" w:fill="auto"/>
            <w:noWrap/>
            <w:vAlign w:val="bottom"/>
            <w:hideMark/>
          </w:tcPr>
          <w:p w14:paraId="337D0759"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5E8F9FD2"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ADJ_FCT_CUSTOMER</w:t>
            </w:r>
          </w:p>
        </w:tc>
      </w:tr>
      <w:tr w:rsidR="00C362FD" w:rsidRPr="00C362FD" w14:paraId="1FFE07C3"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4D0453"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26</w:t>
            </w:r>
          </w:p>
        </w:tc>
        <w:tc>
          <w:tcPr>
            <w:tcW w:w="1920" w:type="dxa"/>
            <w:tcBorders>
              <w:top w:val="nil"/>
              <w:left w:val="nil"/>
              <w:bottom w:val="single" w:sz="4" w:space="0" w:color="auto"/>
              <w:right w:val="single" w:sz="4" w:space="0" w:color="auto"/>
            </w:tcBorders>
            <w:shd w:val="clear" w:color="auto" w:fill="auto"/>
            <w:noWrap/>
            <w:vAlign w:val="bottom"/>
            <w:hideMark/>
          </w:tcPr>
          <w:p w14:paraId="1AABE974"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5027C003"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ADJ_FCT_LETTER_CREDIT</w:t>
            </w:r>
          </w:p>
        </w:tc>
      </w:tr>
      <w:tr w:rsidR="00C362FD" w:rsidRPr="00C362FD" w14:paraId="1156928C"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7C810E"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27</w:t>
            </w:r>
          </w:p>
        </w:tc>
        <w:tc>
          <w:tcPr>
            <w:tcW w:w="1920" w:type="dxa"/>
            <w:tcBorders>
              <w:top w:val="nil"/>
              <w:left w:val="nil"/>
              <w:bottom w:val="single" w:sz="4" w:space="0" w:color="auto"/>
              <w:right w:val="single" w:sz="4" w:space="0" w:color="auto"/>
            </w:tcBorders>
            <w:shd w:val="clear" w:color="auto" w:fill="auto"/>
            <w:noWrap/>
            <w:vAlign w:val="bottom"/>
            <w:hideMark/>
          </w:tcPr>
          <w:p w14:paraId="166FDF4A"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5CD5CE42"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ADJ_FCT_LIMIT</w:t>
            </w:r>
          </w:p>
        </w:tc>
      </w:tr>
      <w:tr w:rsidR="00C362FD" w:rsidRPr="00C362FD" w14:paraId="276DC60E"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40ACCC"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28</w:t>
            </w:r>
          </w:p>
        </w:tc>
        <w:tc>
          <w:tcPr>
            <w:tcW w:w="1920" w:type="dxa"/>
            <w:tcBorders>
              <w:top w:val="nil"/>
              <w:left w:val="nil"/>
              <w:bottom w:val="single" w:sz="4" w:space="0" w:color="auto"/>
              <w:right w:val="single" w:sz="4" w:space="0" w:color="auto"/>
            </w:tcBorders>
            <w:shd w:val="clear" w:color="auto" w:fill="auto"/>
            <w:noWrap/>
            <w:vAlign w:val="bottom"/>
            <w:hideMark/>
          </w:tcPr>
          <w:p w14:paraId="6931E0D4"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398B133C"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ADJ_FCT_LINE</w:t>
            </w:r>
          </w:p>
        </w:tc>
      </w:tr>
      <w:tr w:rsidR="00C362FD" w:rsidRPr="00C362FD" w14:paraId="76B3D04D"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3D816"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29</w:t>
            </w:r>
          </w:p>
        </w:tc>
        <w:tc>
          <w:tcPr>
            <w:tcW w:w="1920" w:type="dxa"/>
            <w:tcBorders>
              <w:top w:val="nil"/>
              <w:left w:val="nil"/>
              <w:bottom w:val="single" w:sz="4" w:space="0" w:color="auto"/>
              <w:right w:val="single" w:sz="4" w:space="0" w:color="auto"/>
            </w:tcBorders>
            <w:shd w:val="clear" w:color="auto" w:fill="auto"/>
            <w:noWrap/>
            <w:vAlign w:val="bottom"/>
            <w:hideMark/>
          </w:tcPr>
          <w:p w14:paraId="60958507"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631D50DB"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ADJ_FCT_LOAN</w:t>
            </w:r>
          </w:p>
        </w:tc>
      </w:tr>
      <w:tr w:rsidR="00C362FD" w:rsidRPr="00C362FD" w14:paraId="30CA58AF" w14:textId="77777777" w:rsidTr="00C362FD">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4B05A4" w14:textId="77777777" w:rsidR="00C362FD" w:rsidRPr="00C362FD" w:rsidRDefault="00C362FD" w:rsidP="00694721">
            <w:pPr>
              <w:spacing w:line="240" w:lineRule="auto"/>
              <w:ind w:right="0"/>
              <w:jc w:val="center"/>
              <w:rPr>
                <w:rFonts w:eastAsia="Times New Roman"/>
                <w:color w:val="000000"/>
              </w:rPr>
            </w:pPr>
            <w:r w:rsidRPr="00C362FD">
              <w:rPr>
                <w:rFonts w:eastAsia="Times New Roman"/>
                <w:color w:val="000000"/>
              </w:rPr>
              <w:t>30</w:t>
            </w:r>
          </w:p>
        </w:tc>
        <w:tc>
          <w:tcPr>
            <w:tcW w:w="1920" w:type="dxa"/>
            <w:tcBorders>
              <w:top w:val="nil"/>
              <w:left w:val="nil"/>
              <w:bottom w:val="single" w:sz="4" w:space="0" w:color="auto"/>
              <w:right w:val="single" w:sz="4" w:space="0" w:color="auto"/>
            </w:tcBorders>
            <w:shd w:val="clear" w:color="auto" w:fill="auto"/>
            <w:noWrap/>
            <w:vAlign w:val="bottom"/>
            <w:hideMark/>
          </w:tcPr>
          <w:p w14:paraId="38246588"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Bảng Raw</w:t>
            </w:r>
          </w:p>
        </w:tc>
        <w:tc>
          <w:tcPr>
            <w:tcW w:w="5418" w:type="dxa"/>
            <w:tcBorders>
              <w:top w:val="nil"/>
              <w:left w:val="nil"/>
              <w:bottom w:val="single" w:sz="4" w:space="0" w:color="auto"/>
              <w:right w:val="single" w:sz="4" w:space="0" w:color="auto"/>
            </w:tcBorders>
            <w:shd w:val="clear" w:color="auto" w:fill="auto"/>
            <w:noWrap/>
            <w:vAlign w:val="center"/>
            <w:hideMark/>
          </w:tcPr>
          <w:p w14:paraId="6757DD1C" w14:textId="77777777" w:rsidR="00C362FD" w:rsidRPr="00C362FD" w:rsidRDefault="00C362FD" w:rsidP="00C362FD">
            <w:pPr>
              <w:spacing w:line="240" w:lineRule="auto"/>
              <w:ind w:right="0"/>
              <w:jc w:val="left"/>
              <w:rPr>
                <w:rFonts w:eastAsia="Times New Roman"/>
                <w:color w:val="000000"/>
              </w:rPr>
            </w:pPr>
            <w:r w:rsidRPr="00C362FD">
              <w:rPr>
                <w:rFonts w:eastAsia="Times New Roman"/>
                <w:color w:val="000000"/>
              </w:rPr>
              <w:t>ADJ_FCT_MD</w:t>
            </w:r>
          </w:p>
        </w:tc>
      </w:tr>
    </w:tbl>
    <w:p w14:paraId="5DB8FF6C" w14:textId="77777777" w:rsidR="00EE4437" w:rsidRDefault="00EE4437" w:rsidP="00500C36">
      <w:pPr>
        <w:rPr>
          <w:b/>
          <w:i/>
          <w:u w:val="single"/>
        </w:rPr>
      </w:pPr>
    </w:p>
    <w:p w14:paraId="1D2BC7E0" w14:textId="77777777" w:rsidR="00C3088F" w:rsidRDefault="00C3088F" w:rsidP="00500C36">
      <w:pPr>
        <w:rPr>
          <w:b/>
          <w:i/>
          <w:u w:val="single"/>
        </w:rPr>
      </w:pPr>
      <w:r>
        <w:rPr>
          <w:b/>
          <w:i/>
          <w:u w:val="single"/>
        </w:rPr>
        <w:t>Yêu cầu màn hình Lịch sử điều chỉnh</w:t>
      </w:r>
    </w:p>
    <w:p w14:paraId="339F9698" w14:textId="77777777" w:rsidR="00C3088F" w:rsidRDefault="00C3088F" w:rsidP="00500C36">
      <w:pPr>
        <w:rPr>
          <w:b/>
          <w:i/>
          <w:u w:val="single"/>
        </w:rPr>
      </w:pPr>
      <w:r>
        <w:rPr>
          <w:noProof/>
        </w:rPr>
        <w:drawing>
          <wp:inline distT="0" distB="0" distL="0" distR="0" wp14:anchorId="5E4CB728" wp14:editId="401B5A30">
            <wp:extent cx="5940425" cy="28210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821035"/>
                    </a:xfrm>
                    <a:prstGeom prst="rect">
                      <a:avLst/>
                    </a:prstGeom>
                  </pic:spPr>
                </pic:pic>
              </a:graphicData>
            </a:graphic>
          </wp:inline>
        </w:drawing>
      </w:r>
    </w:p>
    <w:p w14:paraId="0C61243B" w14:textId="77777777" w:rsidR="00C3088F" w:rsidRPr="003B04B1" w:rsidRDefault="00C3088F" w:rsidP="00C3088F">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C3088F" w:rsidRPr="00AC762B" w14:paraId="14D9A24F" w14:textId="77777777" w:rsidTr="00294747">
        <w:trPr>
          <w:tblHeader/>
        </w:trPr>
        <w:tc>
          <w:tcPr>
            <w:tcW w:w="2358" w:type="dxa"/>
            <w:shd w:val="clear" w:color="auto" w:fill="8DB3E2" w:themeFill="text2" w:themeFillTint="66"/>
          </w:tcPr>
          <w:p w14:paraId="05B7AB34" w14:textId="77777777" w:rsidR="00C3088F" w:rsidRPr="00AC762B" w:rsidRDefault="00C3088F" w:rsidP="00294747">
            <w:pPr>
              <w:pStyle w:val="ListParagraph"/>
              <w:ind w:left="0"/>
              <w:jc w:val="center"/>
              <w:rPr>
                <w:b/>
              </w:rPr>
            </w:pPr>
            <w:r w:rsidRPr="00AC762B">
              <w:rPr>
                <w:b/>
              </w:rPr>
              <w:t>Trường</w:t>
            </w:r>
          </w:p>
        </w:tc>
        <w:tc>
          <w:tcPr>
            <w:tcW w:w="1451" w:type="dxa"/>
            <w:shd w:val="clear" w:color="auto" w:fill="8DB3E2" w:themeFill="text2" w:themeFillTint="66"/>
          </w:tcPr>
          <w:p w14:paraId="722F8D1B" w14:textId="77777777" w:rsidR="00C3088F" w:rsidRPr="00AC762B" w:rsidRDefault="00C3088F" w:rsidP="00294747">
            <w:pPr>
              <w:pStyle w:val="ListParagraph"/>
              <w:ind w:left="0"/>
              <w:jc w:val="center"/>
              <w:rPr>
                <w:b/>
              </w:rPr>
            </w:pPr>
            <w:r w:rsidRPr="00AC762B">
              <w:rPr>
                <w:b/>
              </w:rPr>
              <w:t>Bắt buộc nhập?</w:t>
            </w:r>
          </w:p>
        </w:tc>
        <w:tc>
          <w:tcPr>
            <w:tcW w:w="1742" w:type="dxa"/>
            <w:shd w:val="clear" w:color="auto" w:fill="8DB3E2" w:themeFill="text2" w:themeFillTint="66"/>
          </w:tcPr>
          <w:p w14:paraId="25452CE3" w14:textId="77777777" w:rsidR="00C3088F" w:rsidRPr="00AC762B" w:rsidRDefault="00C3088F" w:rsidP="00294747">
            <w:pPr>
              <w:pStyle w:val="ListParagraph"/>
              <w:ind w:left="0"/>
              <w:jc w:val="center"/>
              <w:rPr>
                <w:b/>
              </w:rPr>
            </w:pPr>
            <w:r w:rsidRPr="00AC762B">
              <w:rPr>
                <w:b/>
              </w:rPr>
              <w:t>Định dạng</w:t>
            </w:r>
          </w:p>
        </w:tc>
        <w:tc>
          <w:tcPr>
            <w:tcW w:w="3917" w:type="dxa"/>
            <w:shd w:val="clear" w:color="auto" w:fill="8DB3E2" w:themeFill="text2" w:themeFillTint="66"/>
          </w:tcPr>
          <w:p w14:paraId="69D7BF7A" w14:textId="77777777" w:rsidR="00C3088F" w:rsidRPr="00AC762B" w:rsidRDefault="00C3088F" w:rsidP="00294747">
            <w:pPr>
              <w:pStyle w:val="ListParagraph"/>
              <w:ind w:left="0"/>
              <w:jc w:val="center"/>
              <w:rPr>
                <w:b/>
              </w:rPr>
            </w:pPr>
            <w:r w:rsidRPr="00AC762B">
              <w:rPr>
                <w:b/>
              </w:rPr>
              <w:t>Ý nghĩa</w:t>
            </w:r>
          </w:p>
        </w:tc>
      </w:tr>
      <w:tr w:rsidR="00C3088F" w:rsidRPr="00DB66BA" w14:paraId="71733297" w14:textId="77777777" w:rsidTr="00196181">
        <w:trPr>
          <w:trHeight w:val="611"/>
        </w:trPr>
        <w:tc>
          <w:tcPr>
            <w:tcW w:w="2358" w:type="dxa"/>
            <w:vAlign w:val="center"/>
          </w:tcPr>
          <w:p w14:paraId="7C347541" w14:textId="5E0559AD" w:rsidR="00C3088F" w:rsidRPr="005C09DF" w:rsidRDefault="00C3088F" w:rsidP="00294747">
            <w:pPr>
              <w:rPr>
                <w:rFonts w:eastAsia="Times New Roman"/>
                <w:bCs/>
                <w:lang w:eastAsia="x-none"/>
              </w:rPr>
            </w:pPr>
            <w:r>
              <w:rPr>
                <w:rFonts w:eastAsia="Times New Roman"/>
                <w:bCs/>
                <w:lang w:eastAsia="x-none"/>
              </w:rPr>
              <w:t>Nhóm bảng</w:t>
            </w:r>
          </w:p>
        </w:tc>
        <w:tc>
          <w:tcPr>
            <w:tcW w:w="1451" w:type="dxa"/>
          </w:tcPr>
          <w:p w14:paraId="0383468A" w14:textId="7DF93F7B" w:rsidR="00C3088F" w:rsidRDefault="00C3088F" w:rsidP="00294747">
            <w:pPr>
              <w:pStyle w:val="ListParagraph"/>
              <w:ind w:left="0"/>
              <w:jc w:val="center"/>
            </w:pPr>
            <w:r>
              <w:t>Y</w:t>
            </w:r>
          </w:p>
        </w:tc>
        <w:tc>
          <w:tcPr>
            <w:tcW w:w="1742" w:type="dxa"/>
          </w:tcPr>
          <w:p w14:paraId="5E35BC6D" w14:textId="56E72EBF" w:rsidR="00C3088F" w:rsidRPr="00AC762B" w:rsidRDefault="00C3088F" w:rsidP="00294747">
            <w:pPr>
              <w:pStyle w:val="ListParagraph"/>
              <w:ind w:left="0"/>
            </w:pPr>
            <w:r w:rsidRPr="00AC762B">
              <w:t>Drop down list</w:t>
            </w:r>
          </w:p>
        </w:tc>
        <w:tc>
          <w:tcPr>
            <w:tcW w:w="3917" w:type="dxa"/>
          </w:tcPr>
          <w:p w14:paraId="4E8A8673" w14:textId="352F0ECD" w:rsidR="00C3088F" w:rsidRDefault="00C3088F" w:rsidP="00294747">
            <w:pPr>
              <w:rPr>
                <w:rFonts w:eastAsia="Times New Roman"/>
                <w:bCs/>
                <w:lang w:eastAsia="x-none"/>
              </w:rPr>
            </w:pPr>
            <w:r>
              <w:rPr>
                <w:rFonts w:eastAsia="Times New Roman"/>
                <w:bCs/>
                <w:lang w:eastAsia="x-none"/>
              </w:rPr>
              <w:t>Danh sách group cha cho các bảng chi tiết. Nhận các giá trị:</w:t>
            </w:r>
          </w:p>
          <w:p w14:paraId="3354D659" w14:textId="77777777" w:rsidR="00C3088F" w:rsidRPr="000D67F6" w:rsidRDefault="00C3088F" w:rsidP="00C3088F">
            <w:pPr>
              <w:pStyle w:val="ListParagraph"/>
              <w:numPr>
                <w:ilvl w:val="0"/>
                <w:numId w:val="9"/>
              </w:numPr>
              <w:rPr>
                <w:rFonts w:eastAsia="Times New Roman"/>
                <w:bCs/>
                <w:lang w:eastAsia="x-none"/>
              </w:rPr>
            </w:pPr>
            <w:r w:rsidRPr="000D67F6">
              <w:rPr>
                <w:rFonts w:eastAsia="Times New Roman"/>
                <w:bCs/>
                <w:lang w:eastAsia="x-none"/>
              </w:rPr>
              <w:t>Tham số</w:t>
            </w:r>
          </w:p>
          <w:p w14:paraId="7CD0ECE6" w14:textId="77777777" w:rsidR="00C3088F" w:rsidRDefault="00C3088F" w:rsidP="00C3088F">
            <w:pPr>
              <w:pStyle w:val="ListParagraph"/>
              <w:numPr>
                <w:ilvl w:val="0"/>
                <w:numId w:val="9"/>
              </w:numPr>
              <w:rPr>
                <w:ins w:id="2471" w:author="Luyen Do Thi (Khoi Quan tri rui ro)" w:date="2019-08-12T14:48:00Z"/>
                <w:rFonts w:eastAsia="Times New Roman"/>
                <w:bCs/>
                <w:lang w:eastAsia="x-none"/>
              </w:rPr>
            </w:pPr>
            <w:r w:rsidRPr="001036ED">
              <w:rPr>
                <w:rFonts w:eastAsia="Times New Roman"/>
                <w:bCs/>
                <w:lang w:eastAsia="x-none"/>
              </w:rPr>
              <w:t>Bảng bổ sung</w:t>
            </w:r>
          </w:p>
          <w:p w14:paraId="58AFF5BD" w14:textId="3F866CAC" w:rsidR="00176721" w:rsidRPr="00C3088F" w:rsidRDefault="00176721" w:rsidP="00C3088F">
            <w:pPr>
              <w:pStyle w:val="ListParagraph"/>
              <w:numPr>
                <w:ilvl w:val="0"/>
                <w:numId w:val="9"/>
              </w:numPr>
              <w:rPr>
                <w:rFonts w:eastAsia="Times New Roman"/>
                <w:bCs/>
                <w:lang w:eastAsia="x-none"/>
              </w:rPr>
            </w:pPr>
            <w:ins w:id="2472" w:author="Luyen Do Thi (Khoi Quan tri rui ro)" w:date="2019-08-12T14:48:00Z">
              <w:r>
                <w:rPr>
                  <w:rFonts w:eastAsia="Times New Roman"/>
                  <w:bCs/>
                  <w:lang w:eastAsia="x-none"/>
                </w:rPr>
                <w:t>Bảng Raw</w:t>
              </w:r>
            </w:ins>
          </w:p>
        </w:tc>
      </w:tr>
      <w:tr w:rsidR="00C3088F" w:rsidRPr="00DB66BA" w14:paraId="176FE471" w14:textId="77777777" w:rsidTr="00294747">
        <w:trPr>
          <w:trHeight w:val="611"/>
        </w:trPr>
        <w:tc>
          <w:tcPr>
            <w:tcW w:w="2358" w:type="dxa"/>
            <w:vAlign w:val="center"/>
          </w:tcPr>
          <w:p w14:paraId="6B68D060" w14:textId="77777777" w:rsidR="00C3088F" w:rsidRPr="00251618" w:rsidRDefault="00C3088F" w:rsidP="00294747">
            <w:pPr>
              <w:rPr>
                <w:rFonts w:eastAsia="Times New Roman"/>
                <w:bCs/>
                <w:lang w:eastAsia="x-none"/>
              </w:rPr>
            </w:pPr>
            <w:r>
              <w:rPr>
                <w:rFonts w:eastAsia="Times New Roman"/>
                <w:bCs/>
                <w:lang w:eastAsia="x-none"/>
              </w:rPr>
              <w:t>Tên bảng</w:t>
            </w:r>
          </w:p>
        </w:tc>
        <w:tc>
          <w:tcPr>
            <w:tcW w:w="1451" w:type="dxa"/>
          </w:tcPr>
          <w:p w14:paraId="2F0EE717" w14:textId="77777777" w:rsidR="00C3088F" w:rsidRDefault="00C3088F" w:rsidP="00294747">
            <w:pPr>
              <w:pStyle w:val="ListParagraph"/>
              <w:ind w:left="0"/>
              <w:jc w:val="center"/>
            </w:pPr>
            <w:r>
              <w:t>Y</w:t>
            </w:r>
          </w:p>
        </w:tc>
        <w:tc>
          <w:tcPr>
            <w:tcW w:w="1742" w:type="dxa"/>
          </w:tcPr>
          <w:p w14:paraId="69C42CB4" w14:textId="77777777" w:rsidR="00C3088F" w:rsidRPr="00AC762B" w:rsidRDefault="00C3088F" w:rsidP="00294747">
            <w:pPr>
              <w:pStyle w:val="ListParagraph"/>
              <w:ind w:left="0"/>
            </w:pPr>
            <w:r w:rsidRPr="00AC762B">
              <w:t>Drop down list</w:t>
            </w:r>
          </w:p>
        </w:tc>
        <w:tc>
          <w:tcPr>
            <w:tcW w:w="3917" w:type="dxa"/>
          </w:tcPr>
          <w:p w14:paraId="25F3DCF2" w14:textId="77777777" w:rsidR="00C3088F" w:rsidRPr="00251618" w:rsidRDefault="00C3088F" w:rsidP="00294747">
            <w:pPr>
              <w:rPr>
                <w:rFonts w:eastAsia="Times New Roman"/>
                <w:bCs/>
                <w:lang w:eastAsia="x-none"/>
              </w:rPr>
            </w:pPr>
            <w:r>
              <w:rPr>
                <w:rFonts w:eastAsia="Times New Roman"/>
                <w:bCs/>
                <w:lang w:eastAsia="x-none"/>
              </w:rPr>
              <w:t>Danh sách các bảng chi tiết theo nhóm đã chọn ở trường “Nhóm bảng”. Tương tự màn hình Điều chỉnh dữ liệu nhưng là view bảng ADJ tương ứng.</w:t>
            </w:r>
          </w:p>
        </w:tc>
      </w:tr>
      <w:tr w:rsidR="00C3088F" w:rsidRPr="00DB66BA" w14:paraId="7E9B2F63" w14:textId="77777777" w:rsidTr="00294747">
        <w:trPr>
          <w:trHeight w:val="611"/>
        </w:trPr>
        <w:tc>
          <w:tcPr>
            <w:tcW w:w="5551" w:type="dxa"/>
            <w:gridSpan w:val="3"/>
            <w:vAlign w:val="center"/>
          </w:tcPr>
          <w:p w14:paraId="3A9B8331" w14:textId="77777777" w:rsidR="00C3088F" w:rsidRPr="00AC762B" w:rsidRDefault="00C3088F" w:rsidP="00294747">
            <w:pPr>
              <w:pStyle w:val="ListParagraph"/>
              <w:ind w:left="0"/>
            </w:pPr>
            <w:r w:rsidRPr="007D4F98">
              <w:rPr>
                <w:i/>
              </w:rPr>
              <w:t>Vùng tìm kiếm dữ liệu</w:t>
            </w:r>
          </w:p>
        </w:tc>
        <w:tc>
          <w:tcPr>
            <w:tcW w:w="3917" w:type="dxa"/>
          </w:tcPr>
          <w:p w14:paraId="7B04B4DB" w14:textId="77777777" w:rsidR="00C3088F" w:rsidRPr="0053273D" w:rsidRDefault="00C3088F" w:rsidP="00294747">
            <w:pPr>
              <w:rPr>
                <w:rFonts w:eastAsia="Times New Roman"/>
                <w:bCs/>
                <w:lang w:val="vi-VN" w:eastAsia="x-none"/>
              </w:rPr>
            </w:pPr>
            <w:r w:rsidRPr="007D4F98">
              <w:rPr>
                <w:i/>
              </w:rPr>
              <w:t>Bao gồm các trường và nút chức năng hỗ trợ người dùng tìm kiếm bản ghi trong kho dữ liệu để sửa/ xóa.</w:t>
            </w:r>
          </w:p>
        </w:tc>
      </w:tr>
      <w:tr w:rsidR="00C3088F" w:rsidRPr="00DB66BA" w14:paraId="22ABB66D" w14:textId="77777777" w:rsidTr="00294747">
        <w:trPr>
          <w:trHeight w:val="611"/>
        </w:trPr>
        <w:tc>
          <w:tcPr>
            <w:tcW w:w="2358" w:type="dxa"/>
          </w:tcPr>
          <w:p w14:paraId="2275F6A8" w14:textId="77777777" w:rsidR="00C3088F" w:rsidRPr="00AC762B" w:rsidRDefault="00C3088F" w:rsidP="00294747">
            <w:pPr>
              <w:pStyle w:val="ListParagraph"/>
              <w:ind w:left="0"/>
            </w:pPr>
            <w:r>
              <w:t xml:space="preserve">Tiêu chí </w:t>
            </w:r>
          </w:p>
        </w:tc>
        <w:tc>
          <w:tcPr>
            <w:tcW w:w="1451" w:type="dxa"/>
          </w:tcPr>
          <w:p w14:paraId="22845117" w14:textId="77777777" w:rsidR="00C3088F" w:rsidRPr="00F36160" w:rsidRDefault="00C3088F" w:rsidP="00294747">
            <w:pPr>
              <w:pStyle w:val="ListParagraph"/>
              <w:ind w:left="0"/>
              <w:jc w:val="center"/>
            </w:pPr>
            <w:r>
              <w:t>Y</w:t>
            </w:r>
          </w:p>
        </w:tc>
        <w:tc>
          <w:tcPr>
            <w:tcW w:w="1742" w:type="dxa"/>
          </w:tcPr>
          <w:p w14:paraId="4927B2D3" w14:textId="77777777" w:rsidR="00C3088F" w:rsidRDefault="00C3088F" w:rsidP="00294747">
            <w:r w:rsidRPr="00AC762B">
              <w:t>Drop down list</w:t>
            </w:r>
          </w:p>
        </w:tc>
        <w:tc>
          <w:tcPr>
            <w:tcW w:w="3917" w:type="dxa"/>
          </w:tcPr>
          <w:p w14:paraId="13042FD5" w14:textId="77777777" w:rsidR="00C3088F" w:rsidRPr="00AC762B" w:rsidRDefault="00C3088F" w:rsidP="00294747">
            <w:pPr>
              <w:pStyle w:val="ListParagraph"/>
              <w:ind w:left="0"/>
            </w:pPr>
            <w:r>
              <w:t>Tiêu chí tìm kiếm. Hiển thị picklist gồm tất cả các trường của bảng đã chọn (tất cả trường của 1 bản ghi)</w:t>
            </w:r>
          </w:p>
        </w:tc>
      </w:tr>
      <w:tr w:rsidR="00C3088F" w:rsidRPr="00DB66BA" w14:paraId="6496ED9C" w14:textId="77777777" w:rsidTr="00294747">
        <w:trPr>
          <w:trHeight w:val="611"/>
        </w:trPr>
        <w:tc>
          <w:tcPr>
            <w:tcW w:w="2358" w:type="dxa"/>
          </w:tcPr>
          <w:p w14:paraId="30824858" w14:textId="77777777" w:rsidR="00C3088F" w:rsidRPr="00AC762B" w:rsidRDefault="00C3088F" w:rsidP="00294747">
            <w:pPr>
              <w:pStyle w:val="ListParagraph"/>
              <w:ind w:left="0"/>
            </w:pPr>
            <w:r>
              <w:t>Toán tử</w:t>
            </w:r>
          </w:p>
        </w:tc>
        <w:tc>
          <w:tcPr>
            <w:tcW w:w="1451" w:type="dxa"/>
          </w:tcPr>
          <w:p w14:paraId="111E1C28" w14:textId="77777777" w:rsidR="00C3088F" w:rsidRPr="00F36160" w:rsidRDefault="00C3088F" w:rsidP="00294747">
            <w:pPr>
              <w:pStyle w:val="ListParagraph"/>
              <w:ind w:left="0"/>
              <w:jc w:val="center"/>
            </w:pPr>
            <w:r>
              <w:t>Y</w:t>
            </w:r>
          </w:p>
        </w:tc>
        <w:tc>
          <w:tcPr>
            <w:tcW w:w="1742" w:type="dxa"/>
          </w:tcPr>
          <w:p w14:paraId="4B2AE93F" w14:textId="77777777" w:rsidR="00C3088F" w:rsidRDefault="00C3088F" w:rsidP="00294747">
            <w:r w:rsidRPr="00AC762B">
              <w:t>Drop down list</w:t>
            </w:r>
          </w:p>
        </w:tc>
        <w:tc>
          <w:tcPr>
            <w:tcW w:w="3917" w:type="dxa"/>
          </w:tcPr>
          <w:p w14:paraId="4842F100" w14:textId="77777777" w:rsidR="00C3088F" w:rsidRDefault="00C3088F" w:rsidP="00294747">
            <w:r>
              <w:t>Hỗ trợ các toán tử:</w:t>
            </w:r>
          </w:p>
          <w:p w14:paraId="4B24620B" w14:textId="77777777" w:rsidR="00C3088F" w:rsidRDefault="00C3088F" w:rsidP="00C3088F">
            <w:pPr>
              <w:pStyle w:val="ListParagraph"/>
              <w:numPr>
                <w:ilvl w:val="0"/>
                <w:numId w:val="10"/>
              </w:numPr>
              <w:spacing w:line="276" w:lineRule="auto"/>
              <w:ind w:left="209" w:hanging="209"/>
            </w:pPr>
            <w:r>
              <w:t>Like</w:t>
            </w:r>
          </w:p>
          <w:p w14:paraId="4DD2200E" w14:textId="77777777" w:rsidR="00C3088F" w:rsidRDefault="00C3088F" w:rsidP="00C3088F">
            <w:pPr>
              <w:pStyle w:val="ListParagraph"/>
              <w:numPr>
                <w:ilvl w:val="0"/>
                <w:numId w:val="10"/>
              </w:numPr>
              <w:spacing w:line="276" w:lineRule="auto"/>
              <w:ind w:left="209" w:hanging="209"/>
            </w:pPr>
            <w:r>
              <w:t>Equal</w:t>
            </w:r>
          </w:p>
          <w:p w14:paraId="11248DAF" w14:textId="77777777" w:rsidR="00C3088F" w:rsidRDefault="00C3088F" w:rsidP="00C3088F">
            <w:pPr>
              <w:pStyle w:val="ListParagraph"/>
              <w:numPr>
                <w:ilvl w:val="0"/>
                <w:numId w:val="10"/>
              </w:numPr>
              <w:spacing w:line="276" w:lineRule="auto"/>
              <w:ind w:left="209" w:hanging="209"/>
            </w:pPr>
            <w:r>
              <w:t>&gt;=</w:t>
            </w:r>
          </w:p>
          <w:p w14:paraId="425C28D3" w14:textId="77777777" w:rsidR="00C3088F" w:rsidRDefault="00C3088F" w:rsidP="00C3088F">
            <w:pPr>
              <w:pStyle w:val="ListParagraph"/>
              <w:numPr>
                <w:ilvl w:val="0"/>
                <w:numId w:val="10"/>
              </w:numPr>
              <w:spacing w:line="276" w:lineRule="auto"/>
              <w:ind w:left="209" w:hanging="209"/>
            </w:pPr>
            <w:r>
              <w:t>&lt;=</w:t>
            </w:r>
          </w:p>
        </w:tc>
      </w:tr>
      <w:tr w:rsidR="00C3088F" w:rsidRPr="00DB66BA" w14:paraId="707E153A" w14:textId="77777777" w:rsidTr="00294747">
        <w:trPr>
          <w:trHeight w:val="611"/>
        </w:trPr>
        <w:tc>
          <w:tcPr>
            <w:tcW w:w="2358" w:type="dxa"/>
          </w:tcPr>
          <w:p w14:paraId="0D26540A" w14:textId="77777777" w:rsidR="00C3088F" w:rsidRDefault="00C3088F" w:rsidP="00294747">
            <w:pPr>
              <w:pStyle w:val="ListParagraph"/>
              <w:ind w:left="0"/>
            </w:pPr>
            <w:r>
              <w:t>Bảng điều chỉnh dữ liệu</w:t>
            </w:r>
          </w:p>
        </w:tc>
        <w:tc>
          <w:tcPr>
            <w:tcW w:w="1451" w:type="dxa"/>
          </w:tcPr>
          <w:p w14:paraId="1272B95C" w14:textId="77777777" w:rsidR="00C3088F" w:rsidRDefault="00C3088F" w:rsidP="00294747">
            <w:pPr>
              <w:pStyle w:val="ListParagraph"/>
              <w:ind w:left="0"/>
              <w:jc w:val="center"/>
            </w:pPr>
            <w:r>
              <w:t>Y</w:t>
            </w:r>
          </w:p>
        </w:tc>
        <w:tc>
          <w:tcPr>
            <w:tcW w:w="1742" w:type="dxa"/>
          </w:tcPr>
          <w:p w14:paraId="563DBAF7" w14:textId="77777777" w:rsidR="00C3088F" w:rsidRPr="00AC762B" w:rsidRDefault="00C3088F" w:rsidP="00294747">
            <w:r>
              <w:t>Grid</w:t>
            </w:r>
          </w:p>
        </w:tc>
        <w:tc>
          <w:tcPr>
            <w:tcW w:w="3917" w:type="dxa"/>
          </w:tcPr>
          <w:p w14:paraId="193A6695" w14:textId="77777777" w:rsidR="00C3088F" w:rsidRDefault="00C3088F" w:rsidP="00294747">
            <w:r>
              <w:t>Hiển thị giá trị bảng ADJ tương ứng được chọn hoặc được tìm kiếm.</w:t>
            </w:r>
          </w:p>
        </w:tc>
      </w:tr>
      <w:tr w:rsidR="00C3088F" w:rsidRPr="00DB66BA" w14:paraId="3D9ACB2C" w14:textId="77777777" w:rsidTr="00294747">
        <w:trPr>
          <w:trHeight w:val="611"/>
        </w:trPr>
        <w:tc>
          <w:tcPr>
            <w:tcW w:w="2358" w:type="dxa"/>
          </w:tcPr>
          <w:p w14:paraId="30014DA1" w14:textId="77777777" w:rsidR="00C3088F" w:rsidRDefault="00C3088F" w:rsidP="00294747">
            <w:pPr>
              <w:pStyle w:val="ListParagraph"/>
              <w:ind w:left="0"/>
            </w:pPr>
            <w:r>
              <w:t>Hoàn thành</w:t>
            </w:r>
          </w:p>
        </w:tc>
        <w:tc>
          <w:tcPr>
            <w:tcW w:w="1451" w:type="dxa"/>
          </w:tcPr>
          <w:p w14:paraId="3D0BE132" w14:textId="77777777" w:rsidR="00C3088F" w:rsidRPr="00AC762B" w:rsidRDefault="00C3088F" w:rsidP="00294747">
            <w:pPr>
              <w:pStyle w:val="ListParagraph"/>
              <w:ind w:left="0"/>
              <w:jc w:val="center"/>
            </w:pPr>
            <w:r>
              <w:t>Y</w:t>
            </w:r>
          </w:p>
        </w:tc>
        <w:tc>
          <w:tcPr>
            <w:tcW w:w="1742" w:type="dxa"/>
          </w:tcPr>
          <w:p w14:paraId="0BCB0E7D" w14:textId="77777777" w:rsidR="00C3088F" w:rsidRDefault="00C3088F" w:rsidP="00294747">
            <w:pPr>
              <w:pStyle w:val="ListParagraph"/>
              <w:ind w:left="0"/>
            </w:pPr>
            <w:r>
              <w:t>Button</w:t>
            </w:r>
          </w:p>
        </w:tc>
        <w:tc>
          <w:tcPr>
            <w:tcW w:w="3917" w:type="dxa"/>
          </w:tcPr>
          <w:p w14:paraId="07F7844A" w14:textId="77777777" w:rsidR="00C3088F" w:rsidRDefault="00C3088F" w:rsidP="00294747">
            <w:r>
              <w:t>Nút chức năng cho phép người dùng quay trở về Màn hình tổng quan</w:t>
            </w:r>
          </w:p>
        </w:tc>
      </w:tr>
    </w:tbl>
    <w:p w14:paraId="76712AFA" w14:textId="77777777" w:rsidR="00C5521B" w:rsidRPr="001D105C" w:rsidRDefault="00C5521B" w:rsidP="008B2481">
      <w:pPr>
        <w:pStyle w:val="Heading3"/>
        <w:keepLines w:val="0"/>
        <w:numPr>
          <w:ilvl w:val="1"/>
          <w:numId w:val="6"/>
        </w:numPr>
        <w:spacing w:before="60" w:after="60" w:line="360" w:lineRule="auto"/>
        <w:ind w:left="907" w:right="0" w:hanging="547"/>
        <w:jc w:val="left"/>
        <w:rPr>
          <w:rFonts w:ascii="Times New Roman" w:eastAsia="Times New Roman" w:hAnsi="Times New Roman" w:cs="Times New Roman"/>
        </w:rPr>
      </w:pPr>
      <w:bookmarkStart w:id="2473" w:name="_Toc16842332"/>
      <w:r>
        <w:rPr>
          <w:rFonts w:ascii="Times New Roman" w:eastAsia="Times New Roman" w:hAnsi="Times New Roman" w:cs="Times New Roman"/>
        </w:rPr>
        <w:t>Tab Quản lý tài khoản</w:t>
      </w:r>
      <w:bookmarkEnd w:id="2473"/>
    </w:p>
    <w:tbl>
      <w:tblPr>
        <w:tblW w:w="4743" w:type="pct"/>
        <w:tblInd w:w="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9" w:type="dxa"/>
          <w:left w:w="115" w:type="dxa"/>
          <w:bottom w:w="29" w:type="dxa"/>
          <w:right w:w="115" w:type="dxa"/>
        </w:tblCellMar>
        <w:tblLook w:val="04A0" w:firstRow="1" w:lastRow="0" w:firstColumn="1" w:lastColumn="0" w:noHBand="0" w:noVBand="1"/>
      </w:tblPr>
      <w:tblGrid>
        <w:gridCol w:w="1960"/>
        <w:gridCol w:w="7132"/>
      </w:tblGrid>
      <w:tr w:rsidR="007C1D1E" w:rsidRPr="001D105C" w14:paraId="353097FB" w14:textId="77777777" w:rsidTr="00294747">
        <w:tc>
          <w:tcPr>
            <w:tcW w:w="1078" w:type="pct"/>
            <w:shd w:val="clear" w:color="auto" w:fill="4F81BD"/>
          </w:tcPr>
          <w:p w14:paraId="6E8AAA69"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Tên</w:t>
            </w:r>
          </w:p>
        </w:tc>
        <w:tc>
          <w:tcPr>
            <w:tcW w:w="3922" w:type="pct"/>
            <w:shd w:val="clear" w:color="auto" w:fill="auto"/>
          </w:tcPr>
          <w:p w14:paraId="58B86612" w14:textId="77777777" w:rsidR="007C1D1E" w:rsidRPr="001D105C" w:rsidRDefault="007C1D1E" w:rsidP="00294747">
            <w:pPr>
              <w:spacing w:after="40" w:line="360" w:lineRule="auto"/>
              <w:rPr>
                <w:rFonts w:eastAsia="Times New Roman"/>
                <w:bCs/>
                <w:lang w:val="en-GB"/>
              </w:rPr>
            </w:pPr>
            <w:r>
              <w:rPr>
                <w:rFonts w:eastAsia="Times New Roman"/>
                <w:color w:val="000000"/>
                <w:lang w:val="en-GB"/>
              </w:rPr>
              <w:t>Quản lý tài khoản</w:t>
            </w:r>
          </w:p>
        </w:tc>
      </w:tr>
      <w:tr w:rsidR="007C1D1E" w:rsidRPr="001D105C" w14:paraId="39250102" w14:textId="77777777" w:rsidTr="00294747">
        <w:tc>
          <w:tcPr>
            <w:tcW w:w="1078" w:type="pct"/>
            <w:shd w:val="clear" w:color="auto" w:fill="4F81BD"/>
          </w:tcPr>
          <w:p w14:paraId="2443510D"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Mô tả</w:t>
            </w:r>
          </w:p>
        </w:tc>
        <w:tc>
          <w:tcPr>
            <w:tcW w:w="3922" w:type="pct"/>
          </w:tcPr>
          <w:p w14:paraId="45892388" w14:textId="77777777" w:rsidR="007C1D1E" w:rsidRPr="001D105C" w:rsidRDefault="007C1D1E" w:rsidP="00294747">
            <w:pPr>
              <w:spacing w:after="40" w:line="360" w:lineRule="auto"/>
              <w:rPr>
                <w:rFonts w:eastAsia="Times New Roman"/>
                <w:bCs/>
                <w:lang w:val="en-GB"/>
              </w:rPr>
            </w:pPr>
            <w:r>
              <w:rPr>
                <w:rFonts w:eastAsia="Times New Roman"/>
                <w:bCs/>
                <w:lang w:val="en-GB"/>
              </w:rPr>
              <w:t>Quản lý Use theo chức năng trên hệ thống</w:t>
            </w:r>
          </w:p>
        </w:tc>
      </w:tr>
      <w:tr w:rsidR="007C1D1E" w:rsidRPr="001D105C" w14:paraId="78CDE6C6" w14:textId="77777777" w:rsidTr="00294747">
        <w:tc>
          <w:tcPr>
            <w:tcW w:w="1078" w:type="pct"/>
            <w:shd w:val="clear" w:color="auto" w:fill="4F81BD"/>
          </w:tcPr>
          <w:p w14:paraId="5BA47314"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Tác nhân</w:t>
            </w:r>
          </w:p>
        </w:tc>
        <w:tc>
          <w:tcPr>
            <w:tcW w:w="3922" w:type="pct"/>
          </w:tcPr>
          <w:p w14:paraId="4EDFBFCC" w14:textId="77777777" w:rsidR="007C1D1E" w:rsidRPr="001D105C" w:rsidRDefault="007C1D1E" w:rsidP="00294747">
            <w:pPr>
              <w:spacing w:after="40" w:line="360" w:lineRule="auto"/>
              <w:rPr>
                <w:rFonts w:eastAsia="Times New Roman"/>
                <w:bCs/>
                <w:lang w:val="en-GB"/>
              </w:rPr>
            </w:pPr>
            <w:r>
              <w:rPr>
                <w:rFonts w:eastAsia="Times New Roman"/>
                <w:bCs/>
                <w:lang w:val="en-GB"/>
              </w:rPr>
              <w:t>User Admin</w:t>
            </w:r>
          </w:p>
        </w:tc>
      </w:tr>
      <w:tr w:rsidR="007C1D1E" w:rsidRPr="001D105C" w14:paraId="0AF4BED4" w14:textId="77777777" w:rsidTr="00294747">
        <w:tc>
          <w:tcPr>
            <w:tcW w:w="1078" w:type="pct"/>
            <w:shd w:val="clear" w:color="auto" w:fill="4F81BD"/>
          </w:tcPr>
          <w:p w14:paraId="0E1B28D4"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Trigger</w:t>
            </w:r>
          </w:p>
        </w:tc>
        <w:tc>
          <w:tcPr>
            <w:tcW w:w="3922" w:type="pct"/>
          </w:tcPr>
          <w:p w14:paraId="42F9F9E6" w14:textId="77777777" w:rsidR="007C1D1E" w:rsidRPr="001D105C" w:rsidRDefault="007C1D1E" w:rsidP="00294747">
            <w:pPr>
              <w:spacing w:after="40" w:line="360" w:lineRule="auto"/>
              <w:rPr>
                <w:rFonts w:eastAsia="Times New Roman"/>
                <w:bCs/>
                <w:lang w:val="en-GB"/>
              </w:rPr>
            </w:pPr>
            <w:r>
              <w:rPr>
                <w:rFonts w:eastAsia="Times New Roman"/>
                <w:bCs/>
                <w:lang w:val="en-GB"/>
              </w:rPr>
              <w:t>N/A</w:t>
            </w:r>
          </w:p>
        </w:tc>
      </w:tr>
      <w:tr w:rsidR="007C1D1E" w:rsidRPr="001D105C" w14:paraId="3C175F18" w14:textId="77777777" w:rsidTr="00294747">
        <w:tc>
          <w:tcPr>
            <w:tcW w:w="1078" w:type="pct"/>
            <w:shd w:val="clear" w:color="auto" w:fill="4F81BD"/>
          </w:tcPr>
          <w:p w14:paraId="6A498F6C"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Điều kiện trước</w:t>
            </w:r>
          </w:p>
        </w:tc>
        <w:tc>
          <w:tcPr>
            <w:tcW w:w="3922" w:type="pct"/>
          </w:tcPr>
          <w:p w14:paraId="23101C38" w14:textId="77777777" w:rsidR="007C1D1E" w:rsidRPr="001D105C" w:rsidRDefault="007C1D1E" w:rsidP="00294747">
            <w:pPr>
              <w:spacing w:after="40" w:line="360" w:lineRule="auto"/>
              <w:rPr>
                <w:rFonts w:eastAsia="Times New Roman"/>
                <w:bCs/>
                <w:lang w:val="en-GB"/>
              </w:rPr>
            </w:pPr>
            <w:r>
              <w:rPr>
                <w:rFonts w:eastAsia="Times New Roman"/>
                <w:bCs/>
                <w:lang w:val="en-GB"/>
              </w:rPr>
              <w:t xml:space="preserve">Chọn User/ Nhóm quyền </w:t>
            </w:r>
          </w:p>
        </w:tc>
      </w:tr>
      <w:tr w:rsidR="007C1D1E" w:rsidRPr="001D105C" w14:paraId="1E35A883" w14:textId="77777777" w:rsidTr="00294747">
        <w:tc>
          <w:tcPr>
            <w:tcW w:w="1078" w:type="pct"/>
            <w:shd w:val="clear" w:color="auto" w:fill="4F81BD"/>
          </w:tcPr>
          <w:p w14:paraId="67A7F1E2" w14:textId="77777777" w:rsidR="007C1D1E" w:rsidRPr="001D105C" w:rsidRDefault="007C1D1E" w:rsidP="00294747">
            <w:pPr>
              <w:spacing w:after="40" w:line="360" w:lineRule="auto"/>
              <w:rPr>
                <w:rFonts w:eastAsia="Times New Roman"/>
                <w:b/>
                <w:bCs/>
                <w:color w:val="FFFFFF"/>
                <w:lang w:val="en-GB"/>
              </w:rPr>
            </w:pPr>
            <w:r w:rsidRPr="001D105C">
              <w:rPr>
                <w:rFonts w:eastAsia="Times New Roman"/>
                <w:b/>
                <w:bCs/>
                <w:color w:val="FFFFFF"/>
                <w:lang w:val="en-GB"/>
              </w:rPr>
              <w:t>Điều kiện sau</w:t>
            </w:r>
          </w:p>
        </w:tc>
        <w:tc>
          <w:tcPr>
            <w:tcW w:w="3922" w:type="pct"/>
          </w:tcPr>
          <w:p w14:paraId="30F766F6" w14:textId="77777777" w:rsidR="007C1D1E" w:rsidRPr="001D105C" w:rsidRDefault="007C1D1E" w:rsidP="00294747">
            <w:pPr>
              <w:spacing w:after="40" w:line="360" w:lineRule="auto"/>
              <w:rPr>
                <w:rFonts w:eastAsia="Times New Roman"/>
                <w:bCs/>
                <w:lang w:val="en-GB"/>
              </w:rPr>
            </w:pPr>
            <w:r>
              <w:rPr>
                <w:rFonts w:eastAsia="Times New Roman"/>
                <w:bCs/>
                <w:lang w:val="en-GB"/>
              </w:rPr>
              <w:t>User được sử dụng chức năng trên hệ thống đúng theo Nhóm quyền đã cài đặt</w:t>
            </w:r>
          </w:p>
        </w:tc>
      </w:tr>
    </w:tbl>
    <w:p w14:paraId="0B8E6576" w14:textId="77777777" w:rsidR="007C1D1E" w:rsidRDefault="007C1D1E" w:rsidP="006613EE">
      <w:pPr>
        <w:spacing w:before="240" w:after="240" w:line="360" w:lineRule="auto"/>
        <w:rPr>
          <w:b/>
          <w:i/>
          <w:u w:val="single"/>
        </w:rPr>
      </w:pPr>
      <w:r w:rsidRPr="001D105C">
        <w:rPr>
          <w:b/>
          <w:i/>
          <w:u w:val="single"/>
        </w:rPr>
        <w:t>Luồng hoạt động</w:t>
      </w:r>
    </w:p>
    <w:p w14:paraId="70D7185C" w14:textId="77777777" w:rsidR="007C1D1E" w:rsidRDefault="00F14AB2" w:rsidP="00F14AB2">
      <w:pPr>
        <w:spacing w:line="360" w:lineRule="auto"/>
        <w:rPr>
          <w:b/>
          <w:i/>
          <w:u w:val="single"/>
        </w:rPr>
      </w:pPr>
      <w:r>
        <w:object w:dxaOrig="11223" w:dyaOrig="5858" w14:anchorId="745FC969">
          <v:shape id="_x0000_i1035" type="#_x0000_t75" style="width:467.7pt;height:244.55pt" o:ole="">
            <v:imagedata r:id="rId63" o:title=""/>
          </v:shape>
          <o:OLEObject Type="Embed" ProgID="Visio.Drawing.11" ShapeID="_x0000_i1035" DrawAspect="Content" ObjectID="_1627457859" r:id="rId64"/>
        </w:object>
      </w:r>
      <w:r w:rsidR="007C1D1E" w:rsidRPr="001D105C">
        <w:rPr>
          <w:b/>
          <w:i/>
          <w:u w:val="single"/>
        </w:rPr>
        <w:t>Quy tắc nghiệp vụ (Business Rules)</w:t>
      </w:r>
    </w:p>
    <w:p w14:paraId="06CE7FFB" w14:textId="77777777" w:rsidR="003A4F48" w:rsidRPr="003A4F48" w:rsidRDefault="003A4F48" w:rsidP="00F14AB2">
      <w:pPr>
        <w:spacing w:line="360" w:lineRule="auto"/>
      </w:pPr>
      <w:r w:rsidRPr="003A4F48">
        <w:t>N/A</w:t>
      </w:r>
    </w:p>
    <w:p w14:paraId="3B106BB8" w14:textId="77777777" w:rsidR="006613EE" w:rsidRPr="006613EE" w:rsidRDefault="006613EE" w:rsidP="006613EE">
      <w:pPr>
        <w:spacing w:before="240" w:after="240" w:line="360" w:lineRule="auto"/>
        <w:rPr>
          <w:b/>
          <w:i/>
          <w:u w:val="single"/>
        </w:rPr>
      </w:pPr>
      <w:r>
        <w:rPr>
          <w:b/>
          <w:i/>
          <w:u w:val="single"/>
        </w:rPr>
        <w:t>Yêu cầu m</w:t>
      </w:r>
      <w:r w:rsidRPr="006613EE">
        <w:rPr>
          <w:b/>
          <w:i/>
          <w:u w:val="single"/>
        </w:rPr>
        <w:t>àn hình</w:t>
      </w:r>
    </w:p>
    <w:p w14:paraId="000139C7" w14:textId="77777777" w:rsidR="006613EE" w:rsidRPr="00704F97" w:rsidRDefault="006613EE" w:rsidP="008B2481">
      <w:pPr>
        <w:pStyle w:val="ListParagraph"/>
        <w:numPr>
          <w:ilvl w:val="0"/>
          <w:numId w:val="7"/>
        </w:numPr>
        <w:spacing w:line="360" w:lineRule="auto"/>
        <w:ind w:right="0"/>
        <w:rPr>
          <w:rFonts w:eastAsia="MS Mincho"/>
          <w:b/>
          <w:bCs/>
          <w:i/>
          <w:iCs/>
          <w:color w:val="000000"/>
          <w:lang w:eastAsia="ja-JP"/>
        </w:rPr>
      </w:pPr>
      <w:r w:rsidRPr="00704F97">
        <w:rPr>
          <w:rFonts w:eastAsia="MS Mincho"/>
          <w:b/>
          <w:bCs/>
          <w:i/>
          <w:iCs/>
          <w:color w:val="000000"/>
          <w:lang w:eastAsia="ja-JP"/>
        </w:rPr>
        <w:t>Màn hình tổng quan Quản lý tài khoản</w:t>
      </w:r>
    </w:p>
    <w:p w14:paraId="4A124928" w14:textId="77777777" w:rsidR="006613EE" w:rsidRPr="00704F97" w:rsidRDefault="006613EE" w:rsidP="006613EE">
      <w:pPr>
        <w:rPr>
          <w:b/>
          <w:lang w:val="vi-VN"/>
        </w:rPr>
      </w:pPr>
      <w:r>
        <w:rPr>
          <w:noProof/>
        </w:rPr>
        <w:drawing>
          <wp:inline distT="0" distB="0" distL="0" distR="0" wp14:anchorId="19BEC984" wp14:editId="474596E8">
            <wp:extent cx="5942330" cy="2786419"/>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2330" cy="2786419"/>
                    </a:xfrm>
                    <a:prstGeom prst="rect">
                      <a:avLst/>
                    </a:prstGeom>
                  </pic:spPr>
                </pic:pic>
              </a:graphicData>
            </a:graphic>
          </wp:inline>
        </w:drawing>
      </w:r>
    </w:p>
    <w:p w14:paraId="3A8D5069" w14:textId="77777777" w:rsidR="006613EE" w:rsidRDefault="006613EE" w:rsidP="006613EE">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6613EE" w:rsidRPr="00AC762B" w14:paraId="557F9667" w14:textId="77777777" w:rsidTr="00294747">
        <w:trPr>
          <w:tblHeader/>
        </w:trPr>
        <w:tc>
          <w:tcPr>
            <w:tcW w:w="2358" w:type="dxa"/>
            <w:shd w:val="clear" w:color="auto" w:fill="8DB3E2" w:themeFill="text2" w:themeFillTint="66"/>
          </w:tcPr>
          <w:p w14:paraId="5A529B6B" w14:textId="77777777" w:rsidR="006613EE" w:rsidRPr="00AC762B" w:rsidRDefault="006613EE" w:rsidP="00294747">
            <w:pPr>
              <w:pStyle w:val="ListParagraph"/>
              <w:ind w:left="0"/>
              <w:jc w:val="center"/>
              <w:rPr>
                <w:b/>
              </w:rPr>
            </w:pPr>
            <w:r w:rsidRPr="00AC762B">
              <w:rPr>
                <w:b/>
              </w:rPr>
              <w:t>Trường</w:t>
            </w:r>
          </w:p>
        </w:tc>
        <w:tc>
          <w:tcPr>
            <w:tcW w:w="1451" w:type="dxa"/>
            <w:shd w:val="clear" w:color="auto" w:fill="8DB3E2" w:themeFill="text2" w:themeFillTint="66"/>
          </w:tcPr>
          <w:p w14:paraId="2E213874" w14:textId="77777777" w:rsidR="006613EE" w:rsidRPr="00AC762B" w:rsidRDefault="006613EE" w:rsidP="00294747">
            <w:pPr>
              <w:pStyle w:val="ListParagraph"/>
              <w:ind w:left="0"/>
              <w:jc w:val="center"/>
              <w:rPr>
                <w:b/>
              </w:rPr>
            </w:pPr>
            <w:r w:rsidRPr="00AC762B">
              <w:rPr>
                <w:b/>
              </w:rPr>
              <w:t>Bắt buộc nhập?</w:t>
            </w:r>
          </w:p>
        </w:tc>
        <w:tc>
          <w:tcPr>
            <w:tcW w:w="1742" w:type="dxa"/>
            <w:shd w:val="clear" w:color="auto" w:fill="8DB3E2" w:themeFill="text2" w:themeFillTint="66"/>
          </w:tcPr>
          <w:p w14:paraId="4B7F9926" w14:textId="77777777" w:rsidR="006613EE" w:rsidRPr="00AC762B" w:rsidRDefault="006613EE" w:rsidP="00294747">
            <w:pPr>
              <w:pStyle w:val="ListParagraph"/>
              <w:ind w:left="0"/>
              <w:jc w:val="center"/>
              <w:rPr>
                <w:b/>
              </w:rPr>
            </w:pPr>
            <w:r w:rsidRPr="00AC762B">
              <w:rPr>
                <w:b/>
              </w:rPr>
              <w:t>Định dạng</w:t>
            </w:r>
          </w:p>
        </w:tc>
        <w:tc>
          <w:tcPr>
            <w:tcW w:w="3917" w:type="dxa"/>
            <w:shd w:val="clear" w:color="auto" w:fill="8DB3E2" w:themeFill="text2" w:themeFillTint="66"/>
          </w:tcPr>
          <w:p w14:paraId="79232CEE" w14:textId="77777777" w:rsidR="006613EE" w:rsidRPr="00AC762B" w:rsidRDefault="006613EE" w:rsidP="00294747">
            <w:pPr>
              <w:pStyle w:val="ListParagraph"/>
              <w:ind w:left="0"/>
              <w:jc w:val="center"/>
              <w:rPr>
                <w:b/>
              </w:rPr>
            </w:pPr>
            <w:r w:rsidRPr="00AC762B">
              <w:rPr>
                <w:b/>
              </w:rPr>
              <w:t>Ý nghĩa</w:t>
            </w:r>
          </w:p>
        </w:tc>
      </w:tr>
      <w:tr w:rsidR="006613EE" w:rsidRPr="00DB66BA" w14:paraId="630D106D" w14:textId="77777777" w:rsidTr="00294747">
        <w:trPr>
          <w:trHeight w:val="611"/>
        </w:trPr>
        <w:tc>
          <w:tcPr>
            <w:tcW w:w="2358" w:type="dxa"/>
            <w:vAlign w:val="center"/>
          </w:tcPr>
          <w:p w14:paraId="1AB9D5A5" w14:textId="77777777" w:rsidR="006613EE" w:rsidRPr="00251618" w:rsidRDefault="006613EE" w:rsidP="00294747">
            <w:pPr>
              <w:rPr>
                <w:rFonts w:eastAsia="Times New Roman"/>
                <w:bCs/>
                <w:lang w:eastAsia="x-none"/>
              </w:rPr>
            </w:pPr>
            <w:r>
              <w:rPr>
                <w:rFonts w:eastAsia="Times New Roman"/>
                <w:bCs/>
                <w:lang w:eastAsia="x-none"/>
              </w:rPr>
              <w:t>Thêm</w:t>
            </w:r>
          </w:p>
        </w:tc>
        <w:tc>
          <w:tcPr>
            <w:tcW w:w="1451" w:type="dxa"/>
          </w:tcPr>
          <w:p w14:paraId="6645E7D1" w14:textId="5A13A203" w:rsidR="006613EE" w:rsidRDefault="00D94A29" w:rsidP="00294747">
            <w:pPr>
              <w:pStyle w:val="ListParagraph"/>
              <w:ind w:left="0"/>
              <w:jc w:val="center"/>
            </w:pPr>
            <w:ins w:id="2474" w:author="Nguyen Hong Nhung (Khoi CNTT)" w:date="2019-08-16T10:10:00Z">
              <w:r>
                <w:t>N</w:t>
              </w:r>
            </w:ins>
            <w:del w:id="2475" w:author="Nguyen Hong Nhung (Khoi CNTT)" w:date="2019-08-16T10:10:00Z">
              <w:r w:rsidR="006613EE" w:rsidDel="00D94A29">
                <w:delText>Y</w:delText>
              </w:r>
            </w:del>
          </w:p>
        </w:tc>
        <w:tc>
          <w:tcPr>
            <w:tcW w:w="1742" w:type="dxa"/>
          </w:tcPr>
          <w:p w14:paraId="22DB24B4" w14:textId="77777777" w:rsidR="006613EE" w:rsidRPr="00AC762B" w:rsidRDefault="006613EE" w:rsidP="00294747">
            <w:pPr>
              <w:pStyle w:val="ListParagraph"/>
              <w:ind w:left="0"/>
            </w:pPr>
            <w:r>
              <w:t>Button</w:t>
            </w:r>
          </w:p>
        </w:tc>
        <w:tc>
          <w:tcPr>
            <w:tcW w:w="3917" w:type="dxa"/>
          </w:tcPr>
          <w:p w14:paraId="4C1BD6D2" w14:textId="77777777" w:rsidR="006613EE" w:rsidRPr="00251618" w:rsidRDefault="006613EE" w:rsidP="00294747">
            <w:pPr>
              <w:rPr>
                <w:rFonts w:eastAsia="Times New Roman"/>
                <w:bCs/>
                <w:lang w:eastAsia="x-none"/>
              </w:rPr>
            </w:pPr>
            <w:r>
              <w:rPr>
                <w:rFonts w:eastAsia="Times New Roman"/>
                <w:bCs/>
                <w:lang w:eastAsia="x-none"/>
              </w:rPr>
              <w:t>Nút chức năng cho phép thêm mới 1 User vào hệ thống Tool điều chỉnh Basel2</w:t>
            </w:r>
          </w:p>
        </w:tc>
      </w:tr>
      <w:tr w:rsidR="00D94A29" w:rsidRPr="00DB66BA" w14:paraId="21532B2F" w14:textId="77777777" w:rsidTr="00294747">
        <w:trPr>
          <w:trHeight w:val="611"/>
        </w:trPr>
        <w:tc>
          <w:tcPr>
            <w:tcW w:w="2358" w:type="dxa"/>
            <w:vAlign w:val="center"/>
          </w:tcPr>
          <w:p w14:paraId="073C1326" w14:textId="77777777" w:rsidR="00D94A29" w:rsidRDefault="00D94A29" w:rsidP="00294747">
            <w:pPr>
              <w:rPr>
                <w:rFonts w:eastAsia="Times New Roman"/>
                <w:bCs/>
                <w:lang w:eastAsia="x-none"/>
              </w:rPr>
            </w:pPr>
            <w:r>
              <w:rPr>
                <w:rFonts w:eastAsia="Times New Roman"/>
                <w:bCs/>
                <w:lang w:eastAsia="x-none"/>
              </w:rPr>
              <w:t>Sửa</w:t>
            </w:r>
          </w:p>
        </w:tc>
        <w:tc>
          <w:tcPr>
            <w:tcW w:w="1451" w:type="dxa"/>
          </w:tcPr>
          <w:p w14:paraId="26B73B59" w14:textId="2679B970" w:rsidR="00D94A29" w:rsidRDefault="00D94A29" w:rsidP="00294747">
            <w:pPr>
              <w:pStyle w:val="ListParagraph"/>
              <w:ind w:left="0"/>
              <w:jc w:val="center"/>
            </w:pPr>
            <w:ins w:id="2476" w:author="Nguyen Hong Nhung (Khoi CNTT)" w:date="2019-08-16T10:10:00Z">
              <w:r w:rsidRPr="003016F7">
                <w:t>N</w:t>
              </w:r>
            </w:ins>
            <w:del w:id="2477" w:author="Nguyen Hong Nhung (Khoi CNTT)" w:date="2019-08-16T10:10:00Z">
              <w:r w:rsidDel="0051300D">
                <w:delText>Y</w:delText>
              </w:r>
            </w:del>
          </w:p>
        </w:tc>
        <w:tc>
          <w:tcPr>
            <w:tcW w:w="1742" w:type="dxa"/>
          </w:tcPr>
          <w:p w14:paraId="5E6C950E" w14:textId="77777777" w:rsidR="00D94A29" w:rsidRPr="00AC762B" w:rsidRDefault="00D94A29" w:rsidP="00294747">
            <w:pPr>
              <w:pStyle w:val="ListParagraph"/>
              <w:ind w:left="0"/>
            </w:pPr>
            <w:r>
              <w:t>Button</w:t>
            </w:r>
          </w:p>
        </w:tc>
        <w:tc>
          <w:tcPr>
            <w:tcW w:w="3917" w:type="dxa"/>
          </w:tcPr>
          <w:p w14:paraId="069F1E1E" w14:textId="77777777" w:rsidR="00D94A29" w:rsidRDefault="00D94A29" w:rsidP="00294747">
            <w:pPr>
              <w:rPr>
                <w:rFonts w:eastAsia="Times New Roman"/>
                <w:bCs/>
                <w:lang w:eastAsia="x-none"/>
              </w:rPr>
            </w:pPr>
            <w:r>
              <w:rPr>
                <w:rFonts w:eastAsia="Times New Roman"/>
                <w:bCs/>
                <w:lang w:eastAsia="x-none"/>
              </w:rPr>
              <w:t>Nút chức năng cho phép sửa 1 User được chọn</w:t>
            </w:r>
          </w:p>
        </w:tc>
      </w:tr>
      <w:tr w:rsidR="00D94A29" w:rsidRPr="00DB66BA" w14:paraId="2AB39F66" w14:textId="77777777" w:rsidTr="00294747">
        <w:trPr>
          <w:trHeight w:val="611"/>
        </w:trPr>
        <w:tc>
          <w:tcPr>
            <w:tcW w:w="2358" w:type="dxa"/>
            <w:vAlign w:val="center"/>
          </w:tcPr>
          <w:p w14:paraId="0EAC6C17" w14:textId="77777777" w:rsidR="00D94A29" w:rsidRDefault="00D94A29" w:rsidP="00294747">
            <w:pPr>
              <w:rPr>
                <w:rFonts w:eastAsia="Times New Roman"/>
                <w:bCs/>
                <w:lang w:eastAsia="x-none"/>
              </w:rPr>
            </w:pPr>
            <w:r>
              <w:rPr>
                <w:rFonts w:eastAsia="Times New Roman"/>
                <w:bCs/>
                <w:lang w:eastAsia="x-none"/>
              </w:rPr>
              <w:t>Xóa</w:t>
            </w:r>
          </w:p>
        </w:tc>
        <w:tc>
          <w:tcPr>
            <w:tcW w:w="1451" w:type="dxa"/>
          </w:tcPr>
          <w:p w14:paraId="07BB62CF" w14:textId="74B0AC5E" w:rsidR="00D94A29" w:rsidRDefault="00D94A29" w:rsidP="00294747">
            <w:pPr>
              <w:pStyle w:val="ListParagraph"/>
              <w:ind w:left="0"/>
              <w:jc w:val="center"/>
            </w:pPr>
            <w:ins w:id="2478" w:author="Nguyen Hong Nhung (Khoi CNTT)" w:date="2019-08-16T10:10:00Z">
              <w:r w:rsidRPr="003016F7">
                <w:t>N</w:t>
              </w:r>
            </w:ins>
            <w:del w:id="2479" w:author="Nguyen Hong Nhung (Khoi CNTT)" w:date="2019-08-16T10:10:00Z">
              <w:r w:rsidDel="0051300D">
                <w:delText>Y</w:delText>
              </w:r>
            </w:del>
          </w:p>
        </w:tc>
        <w:tc>
          <w:tcPr>
            <w:tcW w:w="1742" w:type="dxa"/>
          </w:tcPr>
          <w:p w14:paraId="3ACA585F" w14:textId="77777777" w:rsidR="00D94A29" w:rsidRPr="00AC762B" w:rsidRDefault="00D94A29" w:rsidP="00294747">
            <w:pPr>
              <w:pStyle w:val="ListParagraph"/>
              <w:ind w:left="0"/>
            </w:pPr>
            <w:r>
              <w:t>Button</w:t>
            </w:r>
          </w:p>
        </w:tc>
        <w:tc>
          <w:tcPr>
            <w:tcW w:w="3917" w:type="dxa"/>
          </w:tcPr>
          <w:p w14:paraId="7FACFEB0" w14:textId="77777777" w:rsidR="00D94A29" w:rsidRDefault="00D94A29" w:rsidP="00294747">
            <w:pPr>
              <w:rPr>
                <w:rFonts w:eastAsia="Times New Roman"/>
                <w:bCs/>
                <w:lang w:eastAsia="x-none"/>
              </w:rPr>
            </w:pPr>
            <w:r>
              <w:rPr>
                <w:rFonts w:eastAsia="Times New Roman"/>
                <w:bCs/>
                <w:lang w:eastAsia="x-none"/>
              </w:rPr>
              <w:t>Nút chức năng cho phép xóa 1 hoặc nhiều các User được chọn</w:t>
            </w:r>
          </w:p>
        </w:tc>
      </w:tr>
      <w:tr w:rsidR="006613EE" w:rsidRPr="00DB66BA" w14:paraId="76D4861E" w14:textId="77777777" w:rsidTr="00294747">
        <w:trPr>
          <w:trHeight w:val="611"/>
        </w:trPr>
        <w:tc>
          <w:tcPr>
            <w:tcW w:w="2358" w:type="dxa"/>
            <w:vAlign w:val="center"/>
          </w:tcPr>
          <w:p w14:paraId="47F6D077" w14:textId="77777777" w:rsidR="006613EE" w:rsidRDefault="006613EE" w:rsidP="00294747">
            <w:pPr>
              <w:rPr>
                <w:rFonts w:eastAsia="Times New Roman"/>
                <w:bCs/>
                <w:lang w:eastAsia="x-none"/>
              </w:rPr>
            </w:pPr>
            <w:r>
              <w:rPr>
                <w:rFonts w:eastAsia="Times New Roman"/>
                <w:bCs/>
                <w:lang w:eastAsia="x-none"/>
              </w:rPr>
              <w:t>User tìm kiếm</w:t>
            </w:r>
          </w:p>
        </w:tc>
        <w:tc>
          <w:tcPr>
            <w:tcW w:w="1451" w:type="dxa"/>
          </w:tcPr>
          <w:p w14:paraId="62A838D9" w14:textId="77777777" w:rsidR="006613EE" w:rsidRDefault="006613EE" w:rsidP="00294747">
            <w:pPr>
              <w:pStyle w:val="ListParagraph"/>
              <w:ind w:left="0"/>
              <w:jc w:val="center"/>
            </w:pPr>
            <w:r>
              <w:t>N</w:t>
            </w:r>
          </w:p>
        </w:tc>
        <w:tc>
          <w:tcPr>
            <w:tcW w:w="1742" w:type="dxa"/>
          </w:tcPr>
          <w:p w14:paraId="6A99D1F1" w14:textId="77777777" w:rsidR="006613EE" w:rsidRDefault="006613EE" w:rsidP="00294747">
            <w:pPr>
              <w:pStyle w:val="ListParagraph"/>
              <w:ind w:left="0"/>
            </w:pPr>
            <w:r>
              <w:t>Text</w:t>
            </w:r>
          </w:p>
        </w:tc>
        <w:tc>
          <w:tcPr>
            <w:tcW w:w="3917" w:type="dxa"/>
          </w:tcPr>
          <w:p w14:paraId="2A180715" w14:textId="77777777" w:rsidR="006613EE" w:rsidRDefault="006613EE" w:rsidP="00294747">
            <w:pPr>
              <w:rPr>
                <w:rFonts w:eastAsia="Times New Roman"/>
                <w:bCs/>
                <w:lang w:eastAsia="x-none"/>
              </w:rPr>
            </w:pPr>
            <w:r>
              <w:rPr>
                <w:rFonts w:eastAsia="Times New Roman"/>
                <w:bCs/>
                <w:lang w:eastAsia="x-none"/>
              </w:rPr>
              <w:t>Trường thông tin cho phép nhập tên User cần tìm kiếm. Nếu không có giá trị hệ thống tự mặc định hiển thị toàn bộ dữ liệu User trong hệ thống</w:t>
            </w:r>
          </w:p>
        </w:tc>
      </w:tr>
      <w:tr w:rsidR="006613EE" w:rsidRPr="00DB66BA" w14:paraId="228D63B6" w14:textId="77777777" w:rsidTr="00294747">
        <w:trPr>
          <w:trHeight w:val="611"/>
        </w:trPr>
        <w:tc>
          <w:tcPr>
            <w:tcW w:w="2358" w:type="dxa"/>
            <w:vAlign w:val="center"/>
          </w:tcPr>
          <w:p w14:paraId="522A36C4" w14:textId="77777777" w:rsidR="006613EE" w:rsidRDefault="006613EE" w:rsidP="00294747">
            <w:pPr>
              <w:rPr>
                <w:rFonts w:eastAsia="Times New Roman"/>
                <w:bCs/>
                <w:lang w:eastAsia="x-none"/>
              </w:rPr>
            </w:pPr>
            <w:r>
              <w:rPr>
                <w:rFonts w:eastAsia="Times New Roman"/>
                <w:bCs/>
                <w:lang w:eastAsia="x-none"/>
              </w:rPr>
              <w:t>Tìm Kiếm</w:t>
            </w:r>
          </w:p>
        </w:tc>
        <w:tc>
          <w:tcPr>
            <w:tcW w:w="1451" w:type="dxa"/>
          </w:tcPr>
          <w:p w14:paraId="3883DF6F" w14:textId="7DC2AB4F" w:rsidR="006613EE" w:rsidRDefault="00D94A29" w:rsidP="00294747">
            <w:pPr>
              <w:pStyle w:val="ListParagraph"/>
              <w:ind w:left="0"/>
              <w:jc w:val="center"/>
            </w:pPr>
            <w:ins w:id="2480" w:author="Nguyen Hong Nhung (Khoi CNTT)" w:date="2019-08-16T10:10:00Z">
              <w:r>
                <w:t>N</w:t>
              </w:r>
            </w:ins>
            <w:del w:id="2481" w:author="Nguyen Hong Nhung (Khoi CNTT)" w:date="2019-08-16T10:10:00Z">
              <w:r w:rsidR="006613EE" w:rsidDel="00D94A29">
                <w:delText>Y</w:delText>
              </w:r>
            </w:del>
          </w:p>
        </w:tc>
        <w:tc>
          <w:tcPr>
            <w:tcW w:w="1742" w:type="dxa"/>
          </w:tcPr>
          <w:p w14:paraId="361F842F" w14:textId="77777777" w:rsidR="006613EE" w:rsidRDefault="006613EE" w:rsidP="00294747">
            <w:pPr>
              <w:pStyle w:val="ListParagraph"/>
              <w:ind w:left="0"/>
            </w:pPr>
            <w:r>
              <w:t>Button</w:t>
            </w:r>
          </w:p>
        </w:tc>
        <w:tc>
          <w:tcPr>
            <w:tcW w:w="3917" w:type="dxa"/>
          </w:tcPr>
          <w:p w14:paraId="721ED743" w14:textId="77777777"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Nút chức năng tìm kiếm theo User đã nhập.</w:t>
            </w:r>
          </w:p>
          <w:p w14:paraId="24351D87" w14:textId="77777777"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Tìm kiếm theo điều kiện LIKE trong toàn hệ thống.</w:t>
            </w:r>
          </w:p>
          <w:p w14:paraId="24BA8502" w14:textId="77777777" w:rsidR="006613EE" w:rsidRPr="00CE7667" w:rsidRDefault="006613EE" w:rsidP="008B2481">
            <w:pPr>
              <w:pStyle w:val="ListParagraph"/>
              <w:numPr>
                <w:ilvl w:val="0"/>
                <w:numId w:val="8"/>
              </w:numPr>
              <w:ind w:left="209" w:hanging="209"/>
              <w:rPr>
                <w:rFonts w:eastAsia="Times New Roman"/>
                <w:bCs/>
                <w:lang w:eastAsia="x-none"/>
              </w:rPr>
            </w:pPr>
            <w:r w:rsidRPr="00CE7667">
              <w:rPr>
                <w:rFonts w:eastAsia="Times New Roman"/>
                <w:bCs/>
                <w:lang w:eastAsia="x-none"/>
              </w:rPr>
              <w:t>Nếu User tìm kiếm không có giá trị hệ thống tự mặc định hiển thị toàn bộ dữ liệu User trong hệ thống</w:t>
            </w:r>
          </w:p>
        </w:tc>
      </w:tr>
      <w:tr w:rsidR="006613EE" w:rsidRPr="00DB66BA" w14:paraId="61D4E02F" w14:textId="77777777" w:rsidTr="00294747">
        <w:trPr>
          <w:trHeight w:val="611"/>
        </w:trPr>
        <w:tc>
          <w:tcPr>
            <w:tcW w:w="2358" w:type="dxa"/>
            <w:vAlign w:val="center"/>
          </w:tcPr>
          <w:p w14:paraId="2537099F" w14:textId="77777777" w:rsidR="006613EE" w:rsidRDefault="006613EE" w:rsidP="00294747">
            <w:pPr>
              <w:rPr>
                <w:rFonts w:eastAsia="Times New Roman"/>
                <w:bCs/>
                <w:lang w:eastAsia="x-none"/>
              </w:rPr>
            </w:pPr>
            <w:r>
              <w:rPr>
                <w:rFonts w:eastAsia="Times New Roman"/>
                <w:bCs/>
                <w:lang w:eastAsia="x-none"/>
              </w:rPr>
              <w:t>Số bản ghi</w:t>
            </w:r>
          </w:p>
        </w:tc>
        <w:tc>
          <w:tcPr>
            <w:tcW w:w="1451" w:type="dxa"/>
          </w:tcPr>
          <w:p w14:paraId="4B78DDB2" w14:textId="77777777" w:rsidR="006613EE" w:rsidRDefault="006613EE" w:rsidP="00294747">
            <w:pPr>
              <w:pStyle w:val="ListParagraph"/>
              <w:ind w:left="0"/>
              <w:jc w:val="center"/>
            </w:pPr>
            <w:r>
              <w:t>Y</w:t>
            </w:r>
          </w:p>
        </w:tc>
        <w:tc>
          <w:tcPr>
            <w:tcW w:w="1742" w:type="dxa"/>
          </w:tcPr>
          <w:p w14:paraId="76DDD3B2" w14:textId="77777777" w:rsidR="006613EE" w:rsidRDefault="006613EE" w:rsidP="00294747">
            <w:pPr>
              <w:pStyle w:val="ListParagraph"/>
              <w:ind w:left="0"/>
            </w:pPr>
            <w:r>
              <w:t>Number</w:t>
            </w:r>
          </w:p>
        </w:tc>
        <w:tc>
          <w:tcPr>
            <w:tcW w:w="3917" w:type="dxa"/>
          </w:tcPr>
          <w:p w14:paraId="370F524B" w14:textId="77777777" w:rsidR="006613EE" w:rsidRPr="00CE7667" w:rsidRDefault="006613EE" w:rsidP="00294747">
            <w:pPr>
              <w:rPr>
                <w:rFonts w:eastAsia="Times New Roman"/>
                <w:bCs/>
                <w:lang w:eastAsia="x-none"/>
              </w:rPr>
            </w:pPr>
            <w:r>
              <w:rPr>
                <w:rFonts w:eastAsia="Times New Roman"/>
                <w:bCs/>
                <w:lang w:eastAsia="x-none"/>
              </w:rPr>
              <w:t xml:space="preserve">Hiển thị tổng số bản ghi (User) </w:t>
            </w:r>
          </w:p>
        </w:tc>
      </w:tr>
      <w:tr w:rsidR="006613EE" w:rsidRPr="00DB66BA" w14:paraId="72E5727F" w14:textId="77777777" w:rsidTr="00294747">
        <w:trPr>
          <w:trHeight w:val="611"/>
        </w:trPr>
        <w:tc>
          <w:tcPr>
            <w:tcW w:w="2358" w:type="dxa"/>
          </w:tcPr>
          <w:p w14:paraId="3EA95C37" w14:textId="77777777" w:rsidR="006613EE" w:rsidRPr="00AC762B" w:rsidRDefault="006613EE" w:rsidP="00294747">
            <w:pPr>
              <w:pStyle w:val="ListParagraph"/>
              <w:ind w:left="0"/>
            </w:pPr>
            <w:r>
              <w:t xml:space="preserve">Lưới Danh sách tài khoản </w:t>
            </w:r>
          </w:p>
        </w:tc>
        <w:tc>
          <w:tcPr>
            <w:tcW w:w="1451" w:type="dxa"/>
          </w:tcPr>
          <w:p w14:paraId="02438E77" w14:textId="7F00A23E" w:rsidR="006613EE" w:rsidRPr="00F36160" w:rsidRDefault="00D94A29" w:rsidP="00294747">
            <w:pPr>
              <w:pStyle w:val="ListParagraph"/>
              <w:ind w:left="0"/>
              <w:jc w:val="center"/>
            </w:pPr>
            <w:ins w:id="2482" w:author="Nguyen Hong Nhung (Khoi CNTT)" w:date="2019-08-16T10:10:00Z">
              <w:r>
                <w:t>N</w:t>
              </w:r>
            </w:ins>
            <w:del w:id="2483" w:author="Nguyen Hong Nhung (Khoi CNTT)" w:date="2019-08-16T10:10:00Z">
              <w:r w:rsidR="006613EE" w:rsidDel="00D94A29">
                <w:delText>Y</w:delText>
              </w:r>
            </w:del>
          </w:p>
        </w:tc>
        <w:tc>
          <w:tcPr>
            <w:tcW w:w="1742" w:type="dxa"/>
          </w:tcPr>
          <w:p w14:paraId="74BD0E98" w14:textId="77777777" w:rsidR="006613EE" w:rsidRDefault="006613EE" w:rsidP="00294747">
            <w:r>
              <w:t>Grid</w:t>
            </w:r>
          </w:p>
        </w:tc>
        <w:tc>
          <w:tcPr>
            <w:tcW w:w="3917" w:type="dxa"/>
          </w:tcPr>
          <w:p w14:paraId="13E5D33C" w14:textId="77777777" w:rsidR="006613EE" w:rsidRPr="00AC762B" w:rsidRDefault="006613EE" w:rsidP="00294747">
            <w:pPr>
              <w:pStyle w:val="ListParagraph"/>
              <w:ind w:left="0"/>
            </w:pPr>
            <w:r>
              <w:t>Bảng lưới danh sách chi tiết phân quyền cho User</w:t>
            </w:r>
          </w:p>
        </w:tc>
      </w:tr>
    </w:tbl>
    <w:p w14:paraId="676659D6" w14:textId="77777777" w:rsidR="006613EE" w:rsidRPr="00704F97" w:rsidRDefault="006613EE" w:rsidP="008B2481">
      <w:pPr>
        <w:pStyle w:val="ListParagraph"/>
        <w:numPr>
          <w:ilvl w:val="0"/>
          <w:numId w:val="7"/>
        </w:numPr>
        <w:spacing w:line="360" w:lineRule="auto"/>
        <w:ind w:right="0"/>
        <w:rPr>
          <w:rFonts w:eastAsia="MS Mincho"/>
          <w:b/>
          <w:bCs/>
          <w:i/>
          <w:iCs/>
          <w:color w:val="000000"/>
          <w:lang w:eastAsia="ja-JP"/>
        </w:rPr>
      </w:pPr>
      <w:r w:rsidRPr="00704F97">
        <w:rPr>
          <w:rFonts w:eastAsia="MS Mincho"/>
          <w:b/>
          <w:bCs/>
          <w:i/>
          <w:iCs/>
          <w:color w:val="000000"/>
          <w:lang w:eastAsia="ja-JP"/>
        </w:rPr>
        <w:t xml:space="preserve">Màn hình </w:t>
      </w:r>
      <w:r>
        <w:rPr>
          <w:rFonts w:eastAsia="MS Mincho"/>
          <w:b/>
          <w:bCs/>
          <w:i/>
          <w:iCs/>
          <w:color w:val="000000"/>
          <w:lang w:eastAsia="ja-JP"/>
        </w:rPr>
        <w:t>Thêm mới tài khoản</w:t>
      </w:r>
    </w:p>
    <w:p w14:paraId="5C914F91" w14:textId="77777777" w:rsidR="006613EE" w:rsidRPr="00704F97" w:rsidRDefault="006613EE" w:rsidP="006613EE">
      <w:pPr>
        <w:rPr>
          <w:b/>
          <w:lang w:val="vi-VN"/>
        </w:rPr>
      </w:pPr>
      <w:r>
        <w:rPr>
          <w:noProof/>
        </w:rPr>
        <w:drawing>
          <wp:inline distT="0" distB="0" distL="0" distR="0" wp14:anchorId="53BB26D6" wp14:editId="4DCDB070">
            <wp:extent cx="5838095" cy="22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38095" cy="2200000"/>
                    </a:xfrm>
                    <a:prstGeom prst="rect">
                      <a:avLst/>
                    </a:prstGeom>
                  </pic:spPr>
                </pic:pic>
              </a:graphicData>
            </a:graphic>
          </wp:inline>
        </w:drawing>
      </w:r>
    </w:p>
    <w:p w14:paraId="4DA64BEF" w14:textId="77777777" w:rsidR="006613EE" w:rsidRDefault="006613EE" w:rsidP="006613EE">
      <w:pPr>
        <w:spacing w:line="360" w:lineRule="auto"/>
        <w:ind w:right="0"/>
        <w:rPr>
          <w:rFonts w:eastAsia="MS Mincho"/>
          <w:bCs/>
          <w:iCs/>
          <w:color w:val="000000"/>
          <w:lang w:eastAsia="ja-JP"/>
        </w:rPr>
      </w:pPr>
      <w:r w:rsidRPr="003B04B1">
        <w:rPr>
          <w:rFonts w:eastAsia="MS Mincho"/>
          <w:bCs/>
          <w:iCs/>
          <w:color w:val="000000"/>
          <w:lang w:eastAsia="ja-JP"/>
        </w:rPr>
        <w:t>Mô tả màn hình</w:t>
      </w:r>
    </w:p>
    <w:tbl>
      <w:tblPr>
        <w:tblStyle w:val="TableGrid"/>
        <w:tblW w:w="9468" w:type="dxa"/>
        <w:tblLook w:val="04A0" w:firstRow="1" w:lastRow="0" w:firstColumn="1" w:lastColumn="0" w:noHBand="0" w:noVBand="1"/>
      </w:tblPr>
      <w:tblGrid>
        <w:gridCol w:w="2358"/>
        <w:gridCol w:w="1451"/>
        <w:gridCol w:w="1742"/>
        <w:gridCol w:w="3917"/>
      </w:tblGrid>
      <w:tr w:rsidR="006613EE" w:rsidRPr="00AC762B" w14:paraId="2C1A85B0" w14:textId="77777777" w:rsidTr="00294747">
        <w:trPr>
          <w:tblHeader/>
        </w:trPr>
        <w:tc>
          <w:tcPr>
            <w:tcW w:w="2358" w:type="dxa"/>
            <w:shd w:val="clear" w:color="auto" w:fill="8DB3E2" w:themeFill="text2" w:themeFillTint="66"/>
          </w:tcPr>
          <w:p w14:paraId="7FBBFCFE" w14:textId="77777777" w:rsidR="006613EE" w:rsidRPr="00AC762B" w:rsidRDefault="006613EE" w:rsidP="00294747">
            <w:pPr>
              <w:pStyle w:val="ListParagraph"/>
              <w:ind w:left="0"/>
              <w:jc w:val="center"/>
              <w:rPr>
                <w:b/>
              </w:rPr>
            </w:pPr>
            <w:r w:rsidRPr="00AC762B">
              <w:rPr>
                <w:b/>
              </w:rPr>
              <w:t>Trường</w:t>
            </w:r>
          </w:p>
        </w:tc>
        <w:tc>
          <w:tcPr>
            <w:tcW w:w="1451" w:type="dxa"/>
            <w:shd w:val="clear" w:color="auto" w:fill="8DB3E2" w:themeFill="text2" w:themeFillTint="66"/>
          </w:tcPr>
          <w:p w14:paraId="69E58F10" w14:textId="77777777" w:rsidR="006613EE" w:rsidRPr="00AC762B" w:rsidRDefault="006613EE" w:rsidP="00294747">
            <w:pPr>
              <w:pStyle w:val="ListParagraph"/>
              <w:ind w:left="0"/>
              <w:jc w:val="center"/>
              <w:rPr>
                <w:b/>
              </w:rPr>
            </w:pPr>
            <w:r w:rsidRPr="00AC762B">
              <w:rPr>
                <w:b/>
              </w:rPr>
              <w:t>Bắt buộc nhập?</w:t>
            </w:r>
          </w:p>
        </w:tc>
        <w:tc>
          <w:tcPr>
            <w:tcW w:w="1742" w:type="dxa"/>
            <w:shd w:val="clear" w:color="auto" w:fill="8DB3E2" w:themeFill="text2" w:themeFillTint="66"/>
          </w:tcPr>
          <w:p w14:paraId="26AE3D25" w14:textId="77777777" w:rsidR="006613EE" w:rsidRPr="00AC762B" w:rsidRDefault="006613EE" w:rsidP="00294747">
            <w:pPr>
              <w:pStyle w:val="ListParagraph"/>
              <w:ind w:left="0"/>
              <w:jc w:val="center"/>
              <w:rPr>
                <w:b/>
              </w:rPr>
            </w:pPr>
            <w:r w:rsidRPr="00AC762B">
              <w:rPr>
                <w:b/>
              </w:rPr>
              <w:t>Định dạng</w:t>
            </w:r>
          </w:p>
        </w:tc>
        <w:tc>
          <w:tcPr>
            <w:tcW w:w="3917" w:type="dxa"/>
            <w:shd w:val="clear" w:color="auto" w:fill="8DB3E2" w:themeFill="text2" w:themeFillTint="66"/>
          </w:tcPr>
          <w:p w14:paraId="056C703D" w14:textId="77777777" w:rsidR="006613EE" w:rsidRPr="00AC762B" w:rsidRDefault="006613EE" w:rsidP="00294747">
            <w:pPr>
              <w:pStyle w:val="ListParagraph"/>
              <w:ind w:left="0"/>
              <w:jc w:val="center"/>
              <w:rPr>
                <w:b/>
              </w:rPr>
            </w:pPr>
            <w:r w:rsidRPr="00AC762B">
              <w:rPr>
                <w:b/>
              </w:rPr>
              <w:t>Ý nghĩa</w:t>
            </w:r>
          </w:p>
        </w:tc>
      </w:tr>
      <w:tr w:rsidR="006613EE" w:rsidRPr="00DB66BA" w14:paraId="66EE6F56" w14:textId="77777777" w:rsidTr="00294747">
        <w:trPr>
          <w:trHeight w:val="611"/>
        </w:trPr>
        <w:tc>
          <w:tcPr>
            <w:tcW w:w="2358" w:type="dxa"/>
            <w:vAlign w:val="center"/>
          </w:tcPr>
          <w:p w14:paraId="10878D41" w14:textId="77777777" w:rsidR="006613EE" w:rsidRPr="005C09DF" w:rsidRDefault="006613EE" w:rsidP="00294747">
            <w:pPr>
              <w:rPr>
                <w:rFonts w:eastAsia="Times New Roman"/>
                <w:bCs/>
                <w:lang w:eastAsia="x-none"/>
              </w:rPr>
            </w:pPr>
            <w:r>
              <w:rPr>
                <w:rFonts w:eastAsia="Times New Roman"/>
                <w:bCs/>
                <w:lang w:eastAsia="x-none"/>
              </w:rPr>
              <w:t>User</w:t>
            </w:r>
          </w:p>
        </w:tc>
        <w:tc>
          <w:tcPr>
            <w:tcW w:w="1451" w:type="dxa"/>
          </w:tcPr>
          <w:p w14:paraId="3B42A1B3" w14:textId="77777777" w:rsidR="006613EE" w:rsidRDefault="006613EE" w:rsidP="00294747">
            <w:pPr>
              <w:pStyle w:val="ListParagraph"/>
              <w:ind w:left="0"/>
              <w:jc w:val="center"/>
            </w:pPr>
            <w:r>
              <w:t>Y</w:t>
            </w:r>
          </w:p>
        </w:tc>
        <w:tc>
          <w:tcPr>
            <w:tcW w:w="1742" w:type="dxa"/>
          </w:tcPr>
          <w:p w14:paraId="06421484" w14:textId="77777777" w:rsidR="006613EE" w:rsidRPr="00AC762B" w:rsidRDefault="006613EE" w:rsidP="00294747">
            <w:pPr>
              <w:pStyle w:val="ListParagraph"/>
              <w:ind w:left="0"/>
            </w:pPr>
            <w:r>
              <w:t>Text</w:t>
            </w:r>
          </w:p>
        </w:tc>
        <w:tc>
          <w:tcPr>
            <w:tcW w:w="3917" w:type="dxa"/>
          </w:tcPr>
          <w:p w14:paraId="3019C02E" w14:textId="77777777" w:rsidR="006613EE" w:rsidRPr="00DC47BC" w:rsidRDefault="006613EE" w:rsidP="00294747">
            <w:pPr>
              <w:rPr>
                <w:rFonts w:eastAsia="Times New Roman"/>
                <w:bCs/>
                <w:lang w:eastAsia="x-none"/>
              </w:rPr>
            </w:pPr>
            <w:r w:rsidRPr="00DC47BC">
              <w:rPr>
                <w:rFonts w:eastAsia="Times New Roman"/>
                <w:bCs/>
                <w:lang w:eastAsia="x-none"/>
              </w:rPr>
              <w:t>Tên User theo User AD</w:t>
            </w:r>
          </w:p>
        </w:tc>
      </w:tr>
      <w:tr w:rsidR="006613EE" w:rsidRPr="00DB66BA" w14:paraId="7005DE6B" w14:textId="77777777" w:rsidTr="00294747">
        <w:trPr>
          <w:trHeight w:val="611"/>
        </w:trPr>
        <w:tc>
          <w:tcPr>
            <w:tcW w:w="2358" w:type="dxa"/>
            <w:vAlign w:val="center"/>
          </w:tcPr>
          <w:p w14:paraId="64323325" w14:textId="77777777" w:rsidR="006613EE" w:rsidRDefault="006613EE" w:rsidP="00294747">
            <w:pPr>
              <w:rPr>
                <w:rFonts w:eastAsia="Times New Roman"/>
                <w:bCs/>
                <w:lang w:eastAsia="x-none"/>
              </w:rPr>
            </w:pPr>
            <w:r>
              <w:rPr>
                <w:rFonts w:eastAsia="Times New Roman"/>
                <w:bCs/>
                <w:lang w:eastAsia="x-none"/>
              </w:rPr>
              <w:t>Name</w:t>
            </w:r>
          </w:p>
          <w:p w14:paraId="74E10AC6" w14:textId="77777777" w:rsidR="006613EE" w:rsidRPr="00251618" w:rsidRDefault="006613EE" w:rsidP="00294747">
            <w:pPr>
              <w:rPr>
                <w:rFonts w:eastAsia="Times New Roman"/>
                <w:bCs/>
                <w:lang w:eastAsia="x-none"/>
              </w:rPr>
            </w:pPr>
          </w:p>
        </w:tc>
        <w:tc>
          <w:tcPr>
            <w:tcW w:w="1451" w:type="dxa"/>
          </w:tcPr>
          <w:p w14:paraId="78674330" w14:textId="77777777" w:rsidR="006613EE" w:rsidRDefault="006613EE" w:rsidP="00294747">
            <w:pPr>
              <w:pStyle w:val="ListParagraph"/>
              <w:ind w:left="0"/>
              <w:jc w:val="center"/>
            </w:pPr>
            <w:r>
              <w:t>Y</w:t>
            </w:r>
          </w:p>
        </w:tc>
        <w:tc>
          <w:tcPr>
            <w:tcW w:w="1742" w:type="dxa"/>
          </w:tcPr>
          <w:p w14:paraId="2C8992FB" w14:textId="77777777" w:rsidR="006613EE" w:rsidRPr="00AC762B" w:rsidRDefault="006613EE" w:rsidP="00294747">
            <w:pPr>
              <w:pStyle w:val="ListParagraph"/>
              <w:ind w:left="0"/>
            </w:pPr>
            <w:r>
              <w:t>Text</w:t>
            </w:r>
          </w:p>
        </w:tc>
        <w:tc>
          <w:tcPr>
            <w:tcW w:w="3917" w:type="dxa"/>
          </w:tcPr>
          <w:p w14:paraId="34D87B7B" w14:textId="77777777" w:rsidR="006613EE" w:rsidRPr="00251618" w:rsidRDefault="006613EE" w:rsidP="00294747">
            <w:pPr>
              <w:rPr>
                <w:rFonts w:eastAsia="Times New Roman"/>
                <w:bCs/>
                <w:lang w:eastAsia="x-none"/>
              </w:rPr>
            </w:pPr>
            <w:r>
              <w:rPr>
                <w:rFonts w:eastAsia="Times New Roman"/>
                <w:bCs/>
                <w:lang w:eastAsia="x-none"/>
              </w:rPr>
              <w:t>Tên tương ứng với User</w:t>
            </w:r>
          </w:p>
        </w:tc>
      </w:tr>
      <w:tr w:rsidR="006613EE" w:rsidRPr="00DB66BA" w14:paraId="4D7C1589" w14:textId="77777777" w:rsidTr="00294747">
        <w:trPr>
          <w:trHeight w:val="611"/>
        </w:trPr>
        <w:tc>
          <w:tcPr>
            <w:tcW w:w="2358" w:type="dxa"/>
            <w:vAlign w:val="center"/>
          </w:tcPr>
          <w:p w14:paraId="2C32ACAD" w14:textId="77777777" w:rsidR="006613EE" w:rsidRDefault="006613EE" w:rsidP="00294747">
            <w:pPr>
              <w:rPr>
                <w:rFonts w:eastAsia="Times New Roman"/>
                <w:bCs/>
                <w:lang w:eastAsia="x-none"/>
              </w:rPr>
            </w:pPr>
            <w:r>
              <w:rPr>
                <w:rFonts w:eastAsia="Times New Roman"/>
                <w:bCs/>
                <w:lang w:eastAsia="x-none"/>
              </w:rPr>
              <w:t>Right</w:t>
            </w:r>
          </w:p>
        </w:tc>
        <w:tc>
          <w:tcPr>
            <w:tcW w:w="1451" w:type="dxa"/>
          </w:tcPr>
          <w:p w14:paraId="2F1741CA" w14:textId="77777777" w:rsidR="006613EE" w:rsidRDefault="006613EE" w:rsidP="00294747">
            <w:pPr>
              <w:pStyle w:val="ListParagraph"/>
              <w:ind w:left="0"/>
              <w:jc w:val="center"/>
            </w:pPr>
            <w:r>
              <w:t>Y</w:t>
            </w:r>
          </w:p>
        </w:tc>
        <w:tc>
          <w:tcPr>
            <w:tcW w:w="1742" w:type="dxa"/>
          </w:tcPr>
          <w:p w14:paraId="2A43AD2A" w14:textId="77777777" w:rsidR="006613EE" w:rsidRDefault="006613EE" w:rsidP="00294747">
            <w:pPr>
              <w:pStyle w:val="ListParagraph"/>
              <w:ind w:left="0"/>
            </w:pPr>
            <w:r w:rsidRPr="00AC762B">
              <w:t>Drop down list</w:t>
            </w:r>
          </w:p>
        </w:tc>
        <w:tc>
          <w:tcPr>
            <w:tcW w:w="3917" w:type="dxa"/>
          </w:tcPr>
          <w:p w14:paraId="0156E261" w14:textId="77777777" w:rsidR="006613EE" w:rsidRDefault="006613EE" w:rsidP="00294747">
            <w:pPr>
              <w:rPr>
                <w:rFonts w:eastAsia="Times New Roman"/>
                <w:bCs/>
                <w:lang w:eastAsia="x-none"/>
              </w:rPr>
            </w:pPr>
            <w:r>
              <w:rPr>
                <w:rFonts w:eastAsia="Times New Roman"/>
                <w:bCs/>
                <w:lang w:eastAsia="x-none"/>
              </w:rPr>
              <w:t>Danh sách các nhóm quyền trên hệ thống. Bao gồm:</w:t>
            </w:r>
          </w:p>
          <w:p w14:paraId="7D37469A" w14:textId="77777777" w:rsidR="006613EE" w:rsidRDefault="006613EE" w:rsidP="008B2481">
            <w:pPr>
              <w:pStyle w:val="ListParagraph"/>
              <w:numPr>
                <w:ilvl w:val="0"/>
                <w:numId w:val="8"/>
              </w:numPr>
              <w:rPr>
                <w:rFonts w:eastAsia="Times New Roman"/>
                <w:bCs/>
                <w:lang w:eastAsia="x-none"/>
              </w:rPr>
            </w:pPr>
            <w:r>
              <w:rPr>
                <w:rFonts w:eastAsia="Times New Roman"/>
                <w:bCs/>
                <w:lang w:eastAsia="x-none"/>
              </w:rPr>
              <w:t>Admin: Full quyền trên hệ thống</w:t>
            </w:r>
          </w:p>
          <w:p w14:paraId="4C9C77F5" w14:textId="77777777" w:rsidR="006613EE" w:rsidRDefault="006613EE" w:rsidP="008B2481">
            <w:pPr>
              <w:pStyle w:val="ListParagraph"/>
              <w:numPr>
                <w:ilvl w:val="0"/>
                <w:numId w:val="8"/>
              </w:numPr>
              <w:rPr>
                <w:rFonts w:eastAsia="Times New Roman"/>
                <w:bCs/>
                <w:lang w:eastAsia="x-none"/>
              </w:rPr>
            </w:pPr>
            <w:r>
              <w:rPr>
                <w:rFonts w:eastAsia="Times New Roman"/>
                <w:bCs/>
                <w:lang w:eastAsia="x-none"/>
              </w:rPr>
              <w:t>Upload: Được phép sử dụng đầy đủ các chức năng ở tab Điều chỉnh dữ liệu và tab Lịch sử thay đổi</w:t>
            </w:r>
          </w:p>
          <w:p w14:paraId="29B2DAAE" w14:textId="77777777" w:rsidR="006613EE" w:rsidRPr="00DC47BC" w:rsidRDefault="006613EE" w:rsidP="008B2481">
            <w:pPr>
              <w:pStyle w:val="ListParagraph"/>
              <w:numPr>
                <w:ilvl w:val="0"/>
                <w:numId w:val="8"/>
              </w:numPr>
              <w:rPr>
                <w:rFonts w:eastAsia="Times New Roman"/>
                <w:bCs/>
                <w:lang w:eastAsia="x-none"/>
              </w:rPr>
            </w:pPr>
            <w:r>
              <w:rPr>
                <w:rFonts w:eastAsia="Times New Roman"/>
                <w:bCs/>
                <w:lang w:eastAsia="x-none"/>
              </w:rPr>
              <w:t>View: Chỉ nhìn ở 2 tab Điều chỉnh dữ liệu và Lịch sử thay đổi</w:t>
            </w:r>
          </w:p>
        </w:tc>
      </w:tr>
      <w:tr w:rsidR="006613EE" w:rsidRPr="00DB66BA" w14:paraId="3D2D0EEC" w14:textId="77777777" w:rsidTr="00294747">
        <w:trPr>
          <w:trHeight w:val="611"/>
        </w:trPr>
        <w:tc>
          <w:tcPr>
            <w:tcW w:w="2358" w:type="dxa"/>
            <w:vAlign w:val="center"/>
          </w:tcPr>
          <w:p w14:paraId="2C52F7D2" w14:textId="77777777" w:rsidR="006613EE" w:rsidRDefault="006613EE" w:rsidP="00294747">
            <w:pPr>
              <w:rPr>
                <w:rFonts w:eastAsia="Times New Roman"/>
                <w:bCs/>
                <w:lang w:eastAsia="x-none"/>
              </w:rPr>
            </w:pPr>
            <w:r>
              <w:rPr>
                <w:rFonts w:eastAsia="Times New Roman"/>
                <w:bCs/>
                <w:lang w:eastAsia="x-none"/>
              </w:rPr>
              <w:t>Status</w:t>
            </w:r>
          </w:p>
        </w:tc>
        <w:tc>
          <w:tcPr>
            <w:tcW w:w="1451" w:type="dxa"/>
          </w:tcPr>
          <w:p w14:paraId="05F9FEF8" w14:textId="77777777" w:rsidR="006613EE" w:rsidRDefault="006613EE" w:rsidP="00294747">
            <w:pPr>
              <w:pStyle w:val="ListParagraph"/>
              <w:ind w:left="0"/>
              <w:jc w:val="center"/>
            </w:pPr>
            <w:r>
              <w:t>Y</w:t>
            </w:r>
          </w:p>
        </w:tc>
        <w:tc>
          <w:tcPr>
            <w:tcW w:w="1742" w:type="dxa"/>
          </w:tcPr>
          <w:p w14:paraId="62B7351A" w14:textId="77777777" w:rsidR="006613EE" w:rsidRPr="00AC762B" w:rsidRDefault="006613EE" w:rsidP="00294747">
            <w:pPr>
              <w:pStyle w:val="ListParagraph"/>
              <w:ind w:left="0"/>
            </w:pPr>
            <w:r w:rsidRPr="00AC762B">
              <w:t>Drop down list</w:t>
            </w:r>
          </w:p>
        </w:tc>
        <w:tc>
          <w:tcPr>
            <w:tcW w:w="3917" w:type="dxa"/>
          </w:tcPr>
          <w:p w14:paraId="297D0B73" w14:textId="77777777" w:rsidR="006613EE" w:rsidRDefault="006613EE" w:rsidP="00294747">
            <w:pPr>
              <w:rPr>
                <w:rFonts w:eastAsia="Times New Roman"/>
                <w:bCs/>
                <w:lang w:eastAsia="x-none"/>
              </w:rPr>
            </w:pPr>
            <w:r>
              <w:rPr>
                <w:rFonts w:eastAsia="Times New Roman"/>
                <w:bCs/>
                <w:lang w:eastAsia="x-none"/>
              </w:rPr>
              <w:t>Tình trạng user. Nhận 2 giá trị ACTIVE/ INACTIVE. Bản ghi thêm mới mặc định là ACTIVE</w:t>
            </w:r>
          </w:p>
        </w:tc>
      </w:tr>
      <w:tr w:rsidR="006613EE" w:rsidRPr="00DB66BA" w14:paraId="3E443664" w14:textId="77777777" w:rsidTr="00294747">
        <w:trPr>
          <w:trHeight w:val="611"/>
        </w:trPr>
        <w:tc>
          <w:tcPr>
            <w:tcW w:w="2358" w:type="dxa"/>
            <w:vAlign w:val="center"/>
          </w:tcPr>
          <w:p w14:paraId="04A24CE7" w14:textId="77777777" w:rsidR="006613EE" w:rsidRDefault="006613EE" w:rsidP="00294747">
            <w:pPr>
              <w:rPr>
                <w:rFonts w:eastAsia="Times New Roman"/>
                <w:bCs/>
                <w:lang w:eastAsia="x-none"/>
              </w:rPr>
            </w:pPr>
            <w:r>
              <w:rPr>
                <w:rFonts w:eastAsia="Times New Roman"/>
                <w:bCs/>
                <w:lang w:eastAsia="x-none"/>
              </w:rPr>
              <w:t>Updated User</w:t>
            </w:r>
          </w:p>
        </w:tc>
        <w:tc>
          <w:tcPr>
            <w:tcW w:w="1451" w:type="dxa"/>
          </w:tcPr>
          <w:p w14:paraId="616CF33D" w14:textId="77777777" w:rsidR="006613EE" w:rsidRDefault="006613EE" w:rsidP="00294747">
            <w:pPr>
              <w:pStyle w:val="ListParagraph"/>
              <w:ind w:left="0"/>
              <w:jc w:val="center"/>
            </w:pPr>
            <w:r>
              <w:t>Y</w:t>
            </w:r>
          </w:p>
        </w:tc>
        <w:tc>
          <w:tcPr>
            <w:tcW w:w="1742" w:type="dxa"/>
          </w:tcPr>
          <w:p w14:paraId="2BBC4347" w14:textId="77777777" w:rsidR="006613EE" w:rsidRPr="00AC762B" w:rsidRDefault="006613EE" w:rsidP="00294747">
            <w:pPr>
              <w:pStyle w:val="ListParagraph"/>
              <w:ind w:left="0"/>
            </w:pPr>
            <w:r>
              <w:t>Text</w:t>
            </w:r>
          </w:p>
        </w:tc>
        <w:tc>
          <w:tcPr>
            <w:tcW w:w="3917" w:type="dxa"/>
          </w:tcPr>
          <w:p w14:paraId="706DC5A5" w14:textId="77777777" w:rsidR="006613EE" w:rsidRDefault="006613EE" w:rsidP="00294747">
            <w:pPr>
              <w:rPr>
                <w:rFonts w:eastAsia="Times New Roman"/>
                <w:bCs/>
                <w:lang w:eastAsia="x-none"/>
              </w:rPr>
            </w:pPr>
            <w:r>
              <w:rPr>
                <w:rFonts w:eastAsia="Times New Roman"/>
                <w:bCs/>
                <w:lang w:eastAsia="x-none"/>
              </w:rPr>
              <w:t>Hệ thống tự lấy theo User input. Không hiển thị trên màn hình nhập liệu</w:t>
            </w:r>
          </w:p>
        </w:tc>
      </w:tr>
      <w:tr w:rsidR="006613EE" w:rsidRPr="00DB66BA" w14:paraId="5885FBE9" w14:textId="77777777" w:rsidTr="00294747">
        <w:trPr>
          <w:trHeight w:val="611"/>
        </w:trPr>
        <w:tc>
          <w:tcPr>
            <w:tcW w:w="2358" w:type="dxa"/>
            <w:vAlign w:val="center"/>
          </w:tcPr>
          <w:p w14:paraId="59E76016" w14:textId="77777777" w:rsidR="006613EE" w:rsidRDefault="006613EE" w:rsidP="00294747">
            <w:pPr>
              <w:rPr>
                <w:rFonts w:eastAsia="Times New Roman"/>
                <w:bCs/>
                <w:lang w:eastAsia="x-none"/>
              </w:rPr>
            </w:pPr>
            <w:r>
              <w:rPr>
                <w:rFonts w:eastAsia="Times New Roman"/>
                <w:bCs/>
                <w:lang w:eastAsia="x-none"/>
              </w:rPr>
              <w:t>Updated User</w:t>
            </w:r>
          </w:p>
        </w:tc>
        <w:tc>
          <w:tcPr>
            <w:tcW w:w="1451" w:type="dxa"/>
          </w:tcPr>
          <w:p w14:paraId="1C5E09F4" w14:textId="77777777" w:rsidR="006613EE" w:rsidRDefault="006613EE" w:rsidP="00294747">
            <w:pPr>
              <w:pStyle w:val="ListParagraph"/>
              <w:ind w:left="0"/>
              <w:jc w:val="center"/>
            </w:pPr>
            <w:r>
              <w:t>Y</w:t>
            </w:r>
          </w:p>
        </w:tc>
        <w:tc>
          <w:tcPr>
            <w:tcW w:w="1742" w:type="dxa"/>
          </w:tcPr>
          <w:p w14:paraId="5EB0A6F0" w14:textId="77777777" w:rsidR="006613EE" w:rsidRDefault="006613EE" w:rsidP="00294747">
            <w:pPr>
              <w:pStyle w:val="ListParagraph"/>
              <w:ind w:left="0"/>
            </w:pPr>
            <w:r>
              <w:t>Date Time</w:t>
            </w:r>
          </w:p>
        </w:tc>
        <w:tc>
          <w:tcPr>
            <w:tcW w:w="3917" w:type="dxa"/>
          </w:tcPr>
          <w:p w14:paraId="3A012219" w14:textId="77777777" w:rsidR="006613EE" w:rsidRDefault="006613EE" w:rsidP="00294747">
            <w:pPr>
              <w:rPr>
                <w:rFonts w:eastAsia="Times New Roman"/>
                <w:bCs/>
                <w:lang w:eastAsia="x-none"/>
              </w:rPr>
            </w:pPr>
            <w:r>
              <w:rPr>
                <w:rFonts w:eastAsia="Times New Roman"/>
                <w:bCs/>
                <w:lang w:eastAsia="x-none"/>
              </w:rPr>
              <w:t>Hệ thống tự động lấy theo thời gian input. Không hiển thị trên màn hình nhập liệu</w:t>
            </w:r>
          </w:p>
        </w:tc>
      </w:tr>
      <w:tr w:rsidR="00161262" w:rsidRPr="00DB66BA" w14:paraId="643CFD89" w14:textId="77777777" w:rsidTr="00294747">
        <w:trPr>
          <w:trHeight w:val="611"/>
        </w:trPr>
        <w:tc>
          <w:tcPr>
            <w:tcW w:w="2358" w:type="dxa"/>
            <w:vAlign w:val="center"/>
          </w:tcPr>
          <w:p w14:paraId="271E09E4" w14:textId="77777777" w:rsidR="00161262" w:rsidRDefault="00161262" w:rsidP="00294747">
            <w:pPr>
              <w:rPr>
                <w:rFonts w:eastAsia="Times New Roman"/>
                <w:bCs/>
                <w:lang w:eastAsia="x-none"/>
              </w:rPr>
            </w:pPr>
            <w:r>
              <w:rPr>
                <w:rFonts w:eastAsia="Times New Roman"/>
                <w:bCs/>
                <w:lang w:eastAsia="x-none"/>
              </w:rPr>
              <w:t>Hoàn thành</w:t>
            </w:r>
          </w:p>
        </w:tc>
        <w:tc>
          <w:tcPr>
            <w:tcW w:w="1451" w:type="dxa"/>
          </w:tcPr>
          <w:p w14:paraId="466E270D" w14:textId="4B180A9E" w:rsidR="00161262" w:rsidRDefault="00D94A29" w:rsidP="00294747">
            <w:pPr>
              <w:pStyle w:val="ListParagraph"/>
              <w:ind w:left="0"/>
              <w:jc w:val="center"/>
            </w:pPr>
            <w:ins w:id="2484" w:author="Nguyen Hong Nhung (Khoi CNTT)" w:date="2019-08-16T10:10:00Z">
              <w:r>
                <w:t>N</w:t>
              </w:r>
            </w:ins>
            <w:del w:id="2485" w:author="Nguyen Hong Nhung (Khoi CNTT)" w:date="2019-08-16T10:10:00Z">
              <w:r w:rsidR="00161262" w:rsidDel="00D94A29">
                <w:delText>Y</w:delText>
              </w:r>
            </w:del>
          </w:p>
        </w:tc>
        <w:tc>
          <w:tcPr>
            <w:tcW w:w="1742" w:type="dxa"/>
          </w:tcPr>
          <w:p w14:paraId="0ADCF28C" w14:textId="77777777" w:rsidR="00161262" w:rsidRDefault="00161262" w:rsidP="00294747">
            <w:pPr>
              <w:pStyle w:val="ListParagraph"/>
              <w:ind w:left="0"/>
            </w:pPr>
            <w:r>
              <w:t>Button</w:t>
            </w:r>
          </w:p>
        </w:tc>
        <w:tc>
          <w:tcPr>
            <w:tcW w:w="3917" w:type="dxa"/>
          </w:tcPr>
          <w:p w14:paraId="595189A6" w14:textId="77777777" w:rsidR="00161262" w:rsidRDefault="00161262" w:rsidP="00294747">
            <w:pPr>
              <w:rPr>
                <w:rFonts w:eastAsia="Times New Roman"/>
                <w:bCs/>
                <w:lang w:eastAsia="x-none"/>
              </w:rPr>
            </w:pPr>
            <w:r>
              <w:rPr>
                <w:rFonts w:eastAsia="Times New Roman"/>
                <w:bCs/>
                <w:lang w:eastAsia="x-none"/>
              </w:rPr>
              <w:t>Nút chức năng kiểm tra thông tin nhập và lưu dữ liệu nếu đủ điều kiện.</w:t>
            </w:r>
          </w:p>
          <w:p w14:paraId="281A8644" w14:textId="77777777" w:rsidR="00161262" w:rsidRDefault="00161262" w:rsidP="00294747">
            <w:pPr>
              <w:rPr>
                <w:rFonts w:eastAsia="Times New Roman"/>
                <w:bCs/>
                <w:lang w:eastAsia="x-none"/>
              </w:rPr>
            </w:pPr>
            <w:r>
              <w:rPr>
                <w:rFonts w:eastAsia="Times New Roman"/>
                <w:bCs/>
                <w:lang w:eastAsia="x-none"/>
              </w:rPr>
              <w:t>Thông báo Thêm thành công hoặc báo lỗi</w:t>
            </w:r>
          </w:p>
          <w:p w14:paraId="1C9D93D4" w14:textId="77777777" w:rsidR="00161262" w:rsidRDefault="00161262" w:rsidP="00294747">
            <w:pPr>
              <w:rPr>
                <w:rFonts w:eastAsia="Times New Roman"/>
                <w:bCs/>
                <w:lang w:eastAsia="x-none"/>
              </w:rPr>
            </w:pPr>
            <w:r>
              <w:rPr>
                <w:rFonts w:eastAsia="Times New Roman"/>
                <w:bCs/>
                <w:lang w:eastAsia="x-none"/>
              </w:rPr>
              <w:t>Sau khi thêm mới thành công, hệ thống tự động quay trở về màn hình Tổng quan Quản lý tài khoản.</w:t>
            </w:r>
          </w:p>
        </w:tc>
      </w:tr>
    </w:tbl>
    <w:p w14:paraId="12D76297" w14:textId="77777777" w:rsidR="00717886" w:rsidRPr="00704F97" w:rsidRDefault="00717886" w:rsidP="00717886">
      <w:pPr>
        <w:pStyle w:val="ListParagraph"/>
        <w:numPr>
          <w:ilvl w:val="0"/>
          <w:numId w:val="7"/>
        </w:numPr>
        <w:spacing w:line="360" w:lineRule="auto"/>
        <w:ind w:right="0"/>
        <w:rPr>
          <w:rFonts w:eastAsia="MS Mincho"/>
          <w:b/>
          <w:bCs/>
          <w:i/>
          <w:iCs/>
          <w:color w:val="000000"/>
          <w:lang w:eastAsia="ja-JP"/>
        </w:rPr>
      </w:pPr>
      <w:bookmarkStart w:id="2486" w:name="_Toc384987417"/>
      <w:r w:rsidRPr="00704F97">
        <w:rPr>
          <w:rFonts w:eastAsia="MS Mincho"/>
          <w:b/>
          <w:bCs/>
          <w:i/>
          <w:iCs/>
          <w:color w:val="000000"/>
          <w:lang w:eastAsia="ja-JP"/>
        </w:rPr>
        <w:t xml:space="preserve">Màn hình </w:t>
      </w:r>
      <w:r>
        <w:rPr>
          <w:rFonts w:eastAsia="MS Mincho"/>
          <w:b/>
          <w:bCs/>
          <w:i/>
          <w:iCs/>
          <w:color w:val="000000"/>
          <w:lang w:eastAsia="ja-JP"/>
        </w:rPr>
        <w:t>Sửa  tài khoản</w:t>
      </w:r>
    </w:p>
    <w:p w14:paraId="6BEDEAF5" w14:textId="77777777" w:rsidR="00717886" w:rsidRPr="00717886" w:rsidRDefault="00717886" w:rsidP="00717886">
      <w:pPr>
        <w:spacing w:before="60" w:after="60"/>
        <w:ind w:right="43"/>
        <w:outlineLvl w:val="1"/>
        <w:rPr>
          <w:rFonts w:eastAsia="Calibri"/>
        </w:rPr>
      </w:pPr>
      <w:bookmarkStart w:id="2487" w:name="_Toc16842333"/>
      <w:r w:rsidRPr="00717886">
        <w:rPr>
          <w:rFonts w:eastAsia="Calibri"/>
        </w:rPr>
        <w:t>Màn hình sửa bao gồm các trường thông tin giống màn hình thêm mới. Cho phép Admin sửa tất cả thông tin</w:t>
      </w:r>
      <w:bookmarkEnd w:id="2487"/>
    </w:p>
    <w:p w14:paraId="215BAA5F" w14:textId="77777777" w:rsidR="001D105C" w:rsidRDefault="001D105C" w:rsidP="008B2481">
      <w:pPr>
        <w:pStyle w:val="ListParagraph"/>
        <w:numPr>
          <w:ilvl w:val="0"/>
          <w:numId w:val="6"/>
        </w:numPr>
        <w:tabs>
          <w:tab w:val="clear" w:pos="360"/>
        </w:tabs>
        <w:spacing w:before="60" w:after="60"/>
        <w:ind w:left="634" w:right="43" w:hanging="274"/>
        <w:contextualSpacing w:val="0"/>
        <w:outlineLvl w:val="1"/>
        <w:rPr>
          <w:rFonts w:eastAsia="Calibri"/>
          <w:b/>
        </w:rPr>
      </w:pPr>
      <w:bookmarkStart w:id="2488" w:name="_Toc16842334"/>
      <w:r w:rsidRPr="001D105C">
        <w:rPr>
          <w:rFonts w:eastAsia="Calibri"/>
          <w:b/>
        </w:rPr>
        <w:t>Danh sách các mô tả đính kèm</w:t>
      </w:r>
      <w:bookmarkEnd w:id="544"/>
      <w:bookmarkEnd w:id="2486"/>
      <w:bookmarkEnd w:id="2488"/>
    </w:p>
    <w:p w14:paraId="54A3D19B" w14:textId="77777777" w:rsidR="00161262" w:rsidRPr="00161262" w:rsidRDefault="00161262" w:rsidP="00A456BD"/>
    <w:p w14:paraId="2BAD1202" w14:textId="77777777" w:rsidR="00EF540E" w:rsidRDefault="00EF540E" w:rsidP="008B2481">
      <w:pPr>
        <w:pStyle w:val="ListParagraph"/>
        <w:numPr>
          <w:ilvl w:val="0"/>
          <w:numId w:val="2"/>
        </w:numPr>
        <w:tabs>
          <w:tab w:val="clear" w:pos="360"/>
        </w:tabs>
        <w:spacing w:before="120"/>
        <w:ind w:right="43"/>
        <w:contextualSpacing w:val="0"/>
        <w:outlineLvl w:val="0"/>
        <w:rPr>
          <w:rFonts w:eastAsia="Calibri"/>
          <w:b/>
        </w:rPr>
      </w:pPr>
      <w:bookmarkStart w:id="2489" w:name="_Toc360108734"/>
      <w:bookmarkStart w:id="2490" w:name="_Toc384987418"/>
      <w:bookmarkStart w:id="2491" w:name="_Toc16842335"/>
      <w:r w:rsidRPr="00127939">
        <w:rPr>
          <w:rFonts w:eastAsia="Calibri"/>
          <w:b/>
        </w:rPr>
        <w:t>ĐÁNH GIÁ RỦI RO</w:t>
      </w:r>
      <w:bookmarkEnd w:id="2491"/>
    </w:p>
    <w:p w14:paraId="2998A361" w14:textId="77777777"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2492" w:name="_Toc16842336"/>
      <w:r w:rsidRPr="001D105C">
        <w:rPr>
          <w:rFonts w:eastAsia="Calibri"/>
          <w:b/>
        </w:rPr>
        <w:t>YÊU CẦU PHI CHỨC NĂNG</w:t>
      </w:r>
      <w:bookmarkEnd w:id="2489"/>
      <w:bookmarkEnd w:id="2490"/>
      <w:bookmarkEnd w:id="2492"/>
    </w:p>
    <w:p w14:paraId="5FC0931B" w14:textId="77777777" w:rsidR="001D105C" w:rsidRDefault="001D105C" w:rsidP="001D105C">
      <w:pPr>
        <w:spacing w:line="360" w:lineRule="auto"/>
        <w:ind w:left="360"/>
      </w:pPr>
      <w:r w:rsidRPr="001D105C">
        <w:t>[Phần này mô tả các yêu cầu phi chức năng như yêu cầu về bảo mật, yêu cầu về phân quyền sử dụng, yêu cầu về hiệu suất hệ thống …]</w:t>
      </w:r>
    </w:p>
    <w:p w14:paraId="79D86EF6" w14:textId="77777777" w:rsidR="00127939" w:rsidRPr="00127939" w:rsidRDefault="00127939" w:rsidP="00324015"/>
    <w:p w14:paraId="7F25D2BE" w14:textId="77777777" w:rsidR="001D105C" w:rsidRPr="001D105C" w:rsidRDefault="001D105C" w:rsidP="008B2481">
      <w:pPr>
        <w:pStyle w:val="ListParagraph"/>
        <w:numPr>
          <w:ilvl w:val="0"/>
          <w:numId w:val="2"/>
        </w:numPr>
        <w:tabs>
          <w:tab w:val="clear" w:pos="360"/>
        </w:tabs>
        <w:spacing w:before="120"/>
        <w:ind w:right="43"/>
        <w:contextualSpacing w:val="0"/>
        <w:outlineLvl w:val="0"/>
        <w:rPr>
          <w:rFonts w:eastAsia="Calibri"/>
          <w:b/>
        </w:rPr>
      </w:pPr>
      <w:bookmarkStart w:id="2493" w:name="_Toc384987419"/>
      <w:bookmarkStart w:id="2494" w:name="_Toc16842337"/>
      <w:r w:rsidRPr="001D105C">
        <w:rPr>
          <w:rFonts w:eastAsia="Calibri"/>
          <w:b/>
        </w:rPr>
        <w:t>PHỤ LỤC</w:t>
      </w:r>
      <w:bookmarkEnd w:id="2493"/>
      <w:bookmarkEnd w:id="2494"/>
    </w:p>
    <w:p w14:paraId="6912BB22" w14:textId="77777777" w:rsidR="00A51C88" w:rsidRPr="00A51C88" w:rsidRDefault="001D105C" w:rsidP="001D105C">
      <w:pPr>
        <w:pStyle w:val="TOCHeading"/>
        <w:jc w:val="center"/>
        <w:rPr>
          <w:rFonts w:ascii="Times New Roman" w:hAnsi="Times New Roman" w:cs="Times New Roman"/>
          <w:b w:val="0"/>
          <w:sz w:val="24"/>
          <w:szCs w:val="24"/>
        </w:rPr>
      </w:pPr>
      <w:r w:rsidRPr="001D105C">
        <w:rPr>
          <w:rFonts w:ascii="Times New Roman" w:hAnsi="Times New Roman" w:cs="Times New Roman"/>
          <w:sz w:val="24"/>
          <w:szCs w:val="24"/>
        </w:rPr>
        <w:t>[Phần này mô tả phần tài liệu kèm thêm để bổ sung cho n</w:t>
      </w:r>
      <w:r w:rsidRPr="00F23EF6">
        <w:rPr>
          <w:rFonts w:ascii="Times New Roman" w:hAnsi="Times New Roman" w:cs="Times New Roman"/>
          <w:sz w:val="24"/>
          <w:szCs w:val="24"/>
        </w:rPr>
        <w:t>ội dung chính</w:t>
      </w:r>
      <w:bookmarkEnd w:id="0"/>
      <w:bookmarkEnd w:id="1"/>
      <w:bookmarkEnd w:id="2"/>
      <w:bookmarkEnd w:id="3"/>
      <w:bookmarkEnd w:id="4"/>
    </w:p>
    <w:sectPr w:rsidR="00A51C88" w:rsidRPr="00A51C88" w:rsidSect="007A5870">
      <w:headerReference w:type="default" r:id="rId67"/>
      <w:footerReference w:type="default" r:id="rId68"/>
      <w:pgSz w:w="11907" w:h="16839" w:code="9"/>
      <w:pgMar w:top="1134" w:right="1134" w:bottom="1134" w:left="1418" w:header="567" w:footer="454"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4" w:author="Luyen Do Thi (Khoi Quan tri rui ro)" w:date="2019-08-12T13:33:00Z" w:initials="LDT(Qtrr">
    <w:p w14:paraId="376D2153" w14:textId="77777777" w:rsidR="00414DB7" w:rsidRDefault="00414DB7">
      <w:pPr>
        <w:pStyle w:val="CommentText"/>
      </w:pPr>
      <w:r>
        <w:rPr>
          <w:rStyle w:val="CommentReference"/>
        </w:rPr>
        <w:annotationRef/>
      </w:r>
      <w:r>
        <w:t>Sửa lại tên bảng hiển thị phía dưới CPTY_TYPE</w:t>
      </w:r>
    </w:p>
  </w:comment>
  <w:comment w:id="506" w:author="Luyen Do Thi (Khoi Quan tri rui ro)" w:date="2019-08-12T13:49:00Z" w:initials="LDT(Qtrr">
    <w:p w14:paraId="394D5B5E" w14:textId="6F48CC33" w:rsidR="00414DB7" w:rsidRDefault="00414DB7">
      <w:pPr>
        <w:pStyle w:val="CommentText"/>
      </w:pPr>
      <w:r>
        <w:rPr>
          <w:rStyle w:val="CommentReference"/>
        </w:rPr>
        <w:annotationRef/>
      </w:r>
      <w:r>
        <w:t>Sửa lại thứ tự trong bảng này</w:t>
      </w:r>
    </w:p>
  </w:comment>
  <w:comment w:id="1124" w:author="Luyen Do Thi (Khoi Quan tri rui ro)" w:date="2019-08-15T11:34:00Z" w:initials="LDT(Qtrr">
    <w:p w14:paraId="35090DF2" w14:textId="77777777" w:rsidR="00414DB7" w:rsidRDefault="00414DB7" w:rsidP="00414DB7">
      <w:pPr>
        <w:pStyle w:val="CommentText"/>
      </w:pPr>
      <w:r>
        <w:rPr>
          <w:rStyle w:val="CommentReference"/>
        </w:rPr>
        <w:annotationRef/>
      </w:r>
      <w:r>
        <w:t>Sửa lại thứ tự trong bảng này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6D2153" w15:done="0"/>
  <w15:commentEx w15:paraId="394D5B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2CD6BB" w14:textId="77777777" w:rsidR="00414DB7" w:rsidRDefault="00414DB7" w:rsidP="00FB47B6">
      <w:pPr>
        <w:spacing w:line="240" w:lineRule="auto"/>
      </w:pPr>
      <w:r>
        <w:separator/>
      </w:r>
    </w:p>
  </w:endnote>
  <w:endnote w:type="continuationSeparator" w:id="0">
    <w:p w14:paraId="46F3B640" w14:textId="77777777" w:rsidR="00414DB7" w:rsidRDefault="00414DB7" w:rsidP="00FB47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22088757"/>
      <w:docPartObj>
        <w:docPartGallery w:val="Page Numbers (Bottom of Page)"/>
        <w:docPartUnique/>
      </w:docPartObj>
    </w:sdtPr>
    <w:sdtEndPr>
      <w:rPr>
        <w:sz w:val="24"/>
        <w:szCs w:val="24"/>
      </w:rPr>
    </w:sdtEndPr>
    <w:sdtContent>
      <w:sdt>
        <w:sdtPr>
          <w:rPr>
            <w:sz w:val="16"/>
            <w:szCs w:val="16"/>
          </w:rPr>
          <w:id w:val="22088758"/>
          <w:docPartObj>
            <w:docPartGallery w:val="Page Numbers (Bottom of Page)"/>
            <w:docPartUnique/>
          </w:docPartObj>
        </w:sdtPr>
        <w:sdtEndPr>
          <w:rPr>
            <w:sz w:val="24"/>
            <w:szCs w:val="24"/>
          </w:rPr>
        </w:sdtEndPr>
        <w:sdtContent>
          <w:p w14:paraId="1CE10977" w14:textId="77777777" w:rsidR="00414DB7" w:rsidRPr="007A5870" w:rsidRDefault="00414DB7" w:rsidP="007A5870">
            <w:pPr>
              <w:spacing w:line="240" w:lineRule="auto"/>
              <w:rPr>
                <w:sz w:val="12"/>
                <w:szCs w:val="12"/>
              </w:rPr>
            </w:pPr>
          </w:p>
          <w:tbl>
            <w:tblPr>
              <w:tblStyle w:val="TableGrid"/>
              <w:tblW w:w="94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120"/>
              <w:gridCol w:w="3240"/>
            </w:tblGrid>
            <w:tr w:rsidR="00414DB7" w:rsidRPr="007A5870" w14:paraId="6404BEE0" w14:textId="77777777" w:rsidTr="00C06DA5">
              <w:trPr>
                <w:jc w:val="center"/>
              </w:trPr>
              <w:tc>
                <w:tcPr>
                  <w:tcW w:w="9463" w:type="dxa"/>
                  <w:gridSpan w:val="3"/>
                </w:tcPr>
                <w:p w14:paraId="0034E517" w14:textId="77777777" w:rsidR="00414DB7" w:rsidRDefault="00414DB7" w:rsidP="007A5870">
                  <w:pPr>
                    <w:pStyle w:val="Footer"/>
                    <w:pBdr>
                      <w:bottom w:val="single" w:sz="6" w:space="1" w:color="auto"/>
                    </w:pBdr>
                    <w:tabs>
                      <w:tab w:val="clear" w:pos="4680"/>
                    </w:tabs>
                    <w:ind w:right="0"/>
                    <w:jc w:val="left"/>
                    <w:rPr>
                      <w:sz w:val="6"/>
                      <w:szCs w:val="6"/>
                    </w:rPr>
                  </w:pPr>
                </w:p>
                <w:p w14:paraId="08454214" w14:textId="77777777" w:rsidR="00414DB7" w:rsidRPr="007A5870" w:rsidRDefault="00414DB7" w:rsidP="007A5870">
                  <w:pPr>
                    <w:pStyle w:val="Footer"/>
                    <w:tabs>
                      <w:tab w:val="clear" w:pos="4680"/>
                      <w:tab w:val="clear" w:pos="9360"/>
                    </w:tabs>
                    <w:ind w:right="0"/>
                    <w:jc w:val="left"/>
                    <w:rPr>
                      <w:i/>
                      <w:sz w:val="6"/>
                      <w:szCs w:val="6"/>
                    </w:rPr>
                  </w:pPr>
                </w:p>
              </w:tc>
            </w:tr>
            <w:tr w:rsidR="00414DB7" w:rsidRPr="00C06DA5" w14:paraId="33E9944F" w14:textId="77777777" w:rsidTr="00C06DA5">
              <w:trPr>
                <w:jc w:val="center"/>
              </w:trPr>
              <w:tc>
                <w:tcPr>
                  <w:tcW w:w="5103" w:type="dxa"/>
                </w:tcPr>
                <w:p w14:paraId="251B75C7" w14:textId="77777777" w:rsidR="00414DB7" w:rsidRPr="00C06DA5" w:rsidRDefault="00414DB7" w:rsidP="00C06DA5">
                  <w:pPr>
                    <w:pStyle w:val="Footer"/>
                    <w:tabs>
                      <w:tab w:val="clear" w:pos="4680"/>
                    </w:tabs>
                    <w:spacing w:line="276" w:lineRule="auto"/>
                    <w:ind w:left="-20" w:right="0" w:firstLine="20"/>
                    <w:jc w:val="left"/>
                    <w:rPr>
                      <w:i/>
                      <w:sz w:val="20"/>
                      <w:szCs w:val="20"/>
                    </w:rPr>
                  </w:pPr>
                  <w:r w:rsidRPr="00C06DA5">
                    <w:rPr>
                      <w:i/>
                      <w:sz w:val="20"/>
                      <w:szCs w:val="20"/>
                    </w:rPr>
                    <w:t>Đơn vị soạn thảo: IT/P.PTNV (Nguyễn Hồng Nhung)</w:t>
                  </w:r>
                </w:p>
              </w:tc>
              <w:tc>
                <w:tcPr>
                  <w:tcW w:w="1120" w:type="dxa"/>
                </w:tcPr>
                <w:p w14:paraId="298218C1" w14:textId="77777777" w:rsidR="00414DB7" w:rsidRPr="00C06DA5" w:rsidRDefault="00414DB7" w:rsidP="0080138D">
                  <w:pPr>
                    <w:pStyle w:val="Footer"/>
                    <w:tabs>
                      <w:tab w:val="clear" w:pos="4680"/>
                    </w:tabs>
                    <w:spacing w:line="276" w:lineRule="auto"/>
                    <w:ind w:left="-20" w:right="0" w:firstLine="20"/>
                    <w:jc w:val="center"/>
                    <w:rPr>
                      <w:i/>
                      <w:sz w:val="20"/>
                      <w:szCs w:val="20"/>
                    </w:rPr>
                  </w:pPr>
                </w:p>
              </w:tc>
              <w:tc>
                <w:tcPr>
                  <w:tcW w:w="3240" w:type="dxa"/>
                </w:tcPr>
                <w:p w14:paraId="7EFC6632" w14:textId="77777777" w:rsidR="00414DB7" w:rsidRPr="00C06DA5" w:rsidRDefault="00414DB7" w:rsidP="0080138D">
                  <w:pPr>
                    <w:pStyle w:val="Footer"/>
                    <w:spacing w:line="276" w:lineRule="auto"/>
                    <w:ind w:left="-20" w:right="0" w:firstLine="20"/>
                    <w:rPr>
                      <w:i/>
                      <w:sz w:val="20"/>
                      <w:szCs w:val="20"/>
                    </w:rPr>
                  </w:pPr>
                  <w:r w:rsidRPr="00C06DA5">
                    <w:rPr>
                      <w:i/>
                      <w:sz w:val="20"/>
                      <w:szCs w:val="20"/>
                    </w:rPr>
                    <w:t xml:space="preserve">Email: </w:t>
                  </w:r>
                  <w:hyperlink r:id="rId1" w:history="1">
                    <w:r w:rsidRPr="00C06DA5">
                      <w:rPr>
                        <w:rStyle w:val="Hyperlink"/>
                        <w:i/>
                        <w:sz w:val="20"/>
                        <w:szCs w:val="20"/>
                      </w:rPr>
                      <w:t>nhung.nh3@seabank.com.vn</w:t>
                    </w:r>
                  </w:hyperlink>
                </w:p>
              </w:tc>
            </w:tr>
            <w:tr w:rsidR="00414DB7" w:rsidRPr="00C06DA5" w14:paraId="3E21E0F6" w14:textId="77777777" w:rsidTr="00C06DA5">
              <w:trPr>
                <w:jc w:val="center"/>
              </w:trPr>
              <w:tc>
                <w:tcPr>
                  <w:tcW w:w="9463" w:type="dxa"/>
                  <w:gridSpan w:val="3"/>
                </w:tcPr>
                <w:p w14:paraId="22EB7630" w14:textId="77777777" w:rsidR="00414DB7" w:rsidRPr="00C06DA5" w:rsidRDefault="00414DB7" w:rsidP="007A5870">
                  <w:pPr>
                    <w:pStyle w:val="Footer"/>
                    <w:tabs>
                      <w:tab w:val="clear" w:pos="4680"/>
                      <w:tab w:val="clear" w:pos="9360"/>
                    </w:tabs>
                    <w:spacing w:line="276" w:lineRule="auto"/>
                    <w:ind w:right="0"/>
                    <w:rPr>
                      <w:i/>
                      <w:sz w:val="12"/>
                      <w:szCs w:val="12"/>
                    </w:rPr>
                  </w:pPr>
                </w:p>
              </w:tc>
            </w:tr>
          </w:tbl>
          <w:p w14:paraId="34C008D2" w14:textId="5D63DFEA" w:rsidR="00414DB7" w:rsidRDefault="00414DB7" w:rsidP="000E0438">
            <w:pPr>
              <w:pStyle w:val="Footer"/>
              <w:tabs>
                <w:tab w:val="clear" w:pos="4680"/>
                <w:tab w:val="clear" w:pos="9360"/>
              </w:tabs>
              <w:ind w:right="49"/>
              <w:jc w:val="right"/>
            </w:pPr>
            <w:r w:rsidRPr="00505576">
              <w:rPr>
                <w:sz w:val="22"/>
                <w:szCs w:val="22"/>
              </w:rPr>
              <w:t xml:space="preserve">Trang </w:t>
            </w:r>
            <w:r w:rsidRPr="00505576">
              <w:rPr>
                <w:sz w:val="22"/>
                <w:szCs w:val="22"/>
              </w:rPr>
              <w:fldChar w:fldCharType="begin"/>
            </w:r>
            <w:r w:rsidRPr="00505576">
              <w:rPr>
                <w:sz w:val="22"/>
                <w:szCs w:val="22"/>
              </w:rPr>
              <w:instrText xml:space="preserve"> PAGE   \* MERGEFORMAT </w:instrText>
            </w:r>
            <w:r w:rsidRPr="00505576">
              <w:rPr>
                <w:sz w:val="22"/>
                <w:szCs w:val="22"/>
              </w:rPr>
              <w:fldChar w:fldCharType="separate"/>
            </w:r>
            <w:r w:rsidR="00D22D8C">
              <w:rPr>
                <w:noProof/>
                <w:sz w:val="22"/>
                <w:szCs w:val="22"/>
              </w:rPr>
              <w:t>11</w:t>
            </w:r>
            <w:r w:rsidRPr="00505576">
              <w:rPr>
                <w:sz w:val="22"/>
                <w:szCs w:val="22"/>
              </w:rPr>
              <w:fldChar w:fldCharType="end"/>
            </w:r>
            <w:r w:rsidRPr="00505576">
              <w:rPr>
                <w:sz w:val="22"/>
                <w:szCs w:val="22"/>
              </w:rPr>
              <w:t>/</w:t>
            </w:r>
            <w:fldSimple w:instr=" NUMPAGES   \* MERGEFORMAT ">
              <w:r w:rsidR="00D22D8C" w:rsidRPr="00D22D8C">
                <w:rPr>
                  <w:noProof/>
                  <w:sz w:val="22"/>
                  <w:szCs w:val="22"/>
                </w:rPr>
                <w:t>64</w:t>
              </w:r>
            </w:fldSimple>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B4FBAF" w14:textId="77777777" w:rsidR="00414DB7" w:rsidRDefault="00414DB7" w:rsidP="00FB47B6">
      <w:pPr>
        <w:spacing w:line="240" w:lineRule="auto"/>
      </w:pPr>
      <w:r>
        <w:separator/>
      </w:r>
    </w:p>
  </w:footnote>
  <w:footnote w:type="continuationSeparator" w:id="0">
    <w:p w14:paraId="09479638" w14:textId="77777777" w:rsidR="00414DB7" w:rsidRDefault="00414DB7" w:rsidP="00FB47B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2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89"/>
      <w:gridCol w:w="3406"/>
      <w:gridCol w:w="1413"/>
      <w:gridCol w:w="1701"/>
    </w:tblGrid>
    <w:tr w:rsidR="00414DB7" w:rsidRPr="00C06DA5" w14:paraId="3429613C" w14:textId="77777777" w:rsidTr="00843D03">
      <w:trPr>
        <w:trHeight w:val="332"/>
        <w:jc w:val="center"/>
      </w:trPr>
      <w:tc>
        <w:tcPr>
          <w:tcW w:w="2689" w:type="dxa"/>
          <w:vMerge w:val="restart"/>
        </w:tcPr>
        <w:p w14:paraId="1DBC7F96" w14:textId="77777777" w:rsidR="00414DB7" w:rsidRPr="00C06DA5" w:rsidRDefault="00414DB7" w:rsidP="003D2B82">
          <w:pPr>
            <w:spacing w:line="276" w:lineRule="auto"/>
            <w:ind w:right="0"/>
            <w:contextualSpacing/>
            <w:jc w:val="left"/>
            <w:rPr>
              <w:b/>
              <w:sz w:val="4"/>
              <w:szCs w:val="4"/>
            </w:rPr>
          </w:pPr>
          <w:r w:rsidRPr="00C06DA5">
            <w:rPr>
              <w:b/>
              <w:noProof/>
              <w:sz w:val="4"/>
              <w:szCs w:val="4"/>
            </w:rPr>
            <w:drawing>
              <wp:anchor distT="0" distB="0" distL="114300" distR="114300" simplePos="0" relativeHeight="251671552" behindDoc="0" locked="0" layoutInCell="1" allowOverlap="1" wp14:anchorId="1381F0B5" wp14:editId="7AFC0D1E">
                <wp:simplePos x="0" y="0"/>
                <wp:positionH relativeFrom="margin">
                  <wp:posOffset>-48895</wp:posOffset>
                </wp:positionH>
                <wp:positionV relativeFrom="margin">
                  <wp:posOffset>21590</wp:posOffset>
                </wp:positionV>
                <wp:extent cx="1440000" cy="316800"/>
                <wp:effectExtent l="0" t="0" r="0" b="7620"/>
                <wp:wrapSquare wrapText="bothSides"/>
                <wp:docPr id="1" name="Picture 4" descr="SeABa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Bank Logo"/>
                        <pic:cNvPicPr>
                          <a:picLocks noChangeAspect="1" noChangeArrowheads="1"/>
                        </pic:cNvPicPr>
                      </pic:nvPicPr>
                      <pic:blipFill>
                        <a:blip r:embed="rId1"/>
                        <a:srcRect/>
                        <a:stretch>
                          <a:fillRect/>
                        </a:stretch>
                      </pic:blipFill>
                      <pic:spPr bwMode="auto">
                        <a:xfrm>
                          <a:off x="0" y="0"/>
                          <a:ext cx="1440000" cy="316800"/>
                        </a:xfrm>
                        <a:prstGeom prst="rect">
                          <a:avLst/>
                        </a:prstGeom>
                        <a:noFill/>
                        <a:ln w="9525">
                          <a:noFill/>
                          <a:miter lim="800000"/>
                          <a:headEnd/>
                          <a:tailEnd/>
                        </a:ln>
                      </pic:spPr>
                    </pic:pic>
                  </a:graphicData>
                </a:graphic>
              </wp:anchor>
            </w:drawing>
          </w:r>
        </w:p>
      </w:tc>
      <w:tc>
        <w:tcPr>
          <w:tcW w:w="4819" w:type="dxa"/>
          <w:gridSpan w:val="2"/>
          <w:vMerge w:val="restart"/>
          <w:tcBorders>
            <w:right w:val="double" w:sz="4" w:space="0" w:color="auto"/>
          </w:tcBorders>
          <w:vAlign w:val="bottom"/>
        </w:tcPr>
        <w:p w14:paraId="6377698B" w14:textId="77777777" w:rsidR="00414DB7" w:rsidRPr="00C06DA5" w:rsidRDefault="00414DB7" w:rsidP="00AE7A32">
          <w:pPr>
            <w:ind w:right="0"/>
            <w:contextualSpacing/>
            <w:jc w:val="left"/>
            <w:rPr>
              <w:b/>
              <w:sz w:val="22"/>
              <w:szCs w:val="22"/>
            </w:rPr>
          </w:pPr>
          <w:r w:rsidRPr="00C06DA5">
            <w:rPr>
              <w:b/>
              <w:sz w:val="22"/>
              <w:szCs w:val="22"/>
            </w:rPr>
            <w:t>Tài liệu đặc tả yêu cầu phần mềm (SRS)</w:t>
          </w:r>
        </w:p>
        <w:p w14:paraId="7718ECD8" w14:textId="77777777" w:rsidR="00414DB7" w:rsidRPr="00C06DA5" w:rsidRDefault="00414DB7" w:rsidP="00AE7A32">
          <w:pPr>
            <w:ind w:right="0"/>
            <w:contextualSpacing/>
            <w:jc w:val="left"/>
            <w:rPr>
              <w:b/>
              <w:sz w:val="22"/>
              <w:szCs w:val="22"/>
            </w:rPr>
          </w:pPr>
        </w:p>
      </w:tc>
      <w:tc>
        <w:tcPr>
          <w:tcW w:w="1701" w:type="dxa"/>
          <w:tcBorders>
            <w:top w:val="double" w:sz="4" w:space="0" w:color="auto"/>
            <w:left w:val="double" w:sz="4" w:space="0" w:color="auto"/>
            <w:bottom w:val="double" w:sz="4" w:space="0" w:color="auto"/>
            <w:right w:val="double" w:sz="4" w:space="0" w:color="auto"/>
          </w:tcBorders>
          <w:vAlign w:val="center"/>
        </w:tcPr>
        <w:p w14:paraId="12431FD8" w14:textId="77777777" w:rsidR="00414DB7" w:rsidRPr="00C06DA5" w:rsidRDefault="00414DB7" w:rsidP="003D2B82">
          <w:pPr>
            <w:ind w:right="0"/>
            <w:contextualSpacing/>
            <w:jc w:val="center"/>
            <w:rPr>
              <w:b/>
              <w:sz w:val="22"/>
              <w:szCs w:val="22"/>
            </w:rPr>
          </w:pPr>
          <w:r w:rsidRPr="00C06DA5">
            <w:rPr>
              <w:b/>
              <w:sz w:val="22"/>
              <w:szCs w:val="22"/>
            </w:rPr>
            <w:t>NỘI BỘ</w:t>
          </w:r>
        </w:p>
      </w:tc>
    </w:tr>
    <w:tr w:rsidR="00414DB7" w:rsidRPr="00C06DA5" w14:paraId="5D89FEC8" w14:textId="77777777" w:rsidTr="00233B44">
      <w:trPr>
        <w:trHeight w:val="217"/>
        <w:jc w:val="center"/>
      </w:trPr>
      <w:tc>
        <w:tcPr>
          <w:tcW w:w="2689" w:type="dxa"/>
          <w:vMerge/>
        </w:tcPr>
        <w:p w14:paraId="32840461" w14:textId="77777777" w:rsidR="00414DB7" w:rsidRPr="00C06DA5" w:rsidRDefault="00414DB7" w:rsidP="0086124F">
          <w:pPr>
            <w:ind w:right="0"/>
            <w:contextualSpacing/>
            <w:jc w:val="left"/>
            <w:rPr>
              <w:b/>
              <w:noProof/>
              <w:sz w:val="4"/>
              <w:szCs w:val="4"/>
            </w:rPr>
          </w:pPr>
        </w:p>
      </w:tc>
      <w:tc>
        <w:tcPr>
          <w:tcW w:w="4819" w:type="dxa"/>
          <w:gridSpan w:val="2"/>
          <w:vMerge/>
          <w:vAlign w:val="center"/>
        </w:tcPr>
        <w:p w14:paraId="0DA8BEF4" w14:textId="77777777" w:rsidR="00414DB7" w:rsidRPr="00C06DA5" w:rsidRDefault="00414DB7" w:rsidP="006615D0">
          <w:pPr>
            <w:ind w:right="0"/>
            <w:contextualSpacing/>
            <w:rPr>
              <w:b/>
              <w:sz w:val="22"/>
              <w:szCs w:val="22"/>
            </w:rPr>
          </w:pPr>
        </w:p>
      </w:tc>
      <w:tc>
        <w:tcPr>
          <w:tcW w:w="1701" w:type="dxa"/>
          <w:tcBorders>
            <w:top w:val="double" w:sz="4" w:space="0" w:color="auto"/>
          </w:tcBorders>
          <w:vAlign w:val="center"/>
        </w:tcPr>
        <w:p w14:paraId="1DB25595" w14:textId="77777777" w:rsidR="00414DB7" w:rsidRPr="00C06DA5" w:rsidRDefault="00414DB7" w:rsidP="003D2B82">
          <w:pPr>
            <w:ind w:right="0"/>
            <w:contextualSpacing/>
            <w:rPr>
              <w:b/>
              <w:sz w:val="22"/>
              <w:szCs w:val="22"/>
            </w:rPr>
          </w:pPr>
        </w:p>
      </w:tc>
    </w:tr>
    <w:tr w:rsidR="00414DB7" w:rsidRPr="00C06DA5" w14:paraId="0D5A9778" w14:textId="77777777" w:rsidTr="007A5870">
      <w:trPr>
        <w:jc w:val="center"/>
      </w:trPr>
      <w:tc>
        <w:tcPr>
          <w:tcW w:w="2689" w:type="dxa"/>
          <w:vAlign w:val="center"/>
        </w:tcPr>
        <w:p w14:paraId="12002DB4" w14:textId="77777777" w:rsidR="00414DB7" w:rsidRPr="00C06DA5" w:rsidRDefault="00414DB7" w:rsidP="00E628B5">
          <w:pPr>
            <w:ind w:right="0"/>
            <w:contextualSpacing/>
            <w:jc w:val="left"/>
            <w:rPr>
              <w:b/>
              <w:sz w:val="6"/>
              <w:szCs w:val="6"/>
            </w:rPr>
          </w:pPr>
        </w:p>
      </w:tc>
      <w:tc>
        <w:tcPr>
          <w:tcW w:w="3406" w:type="dxa"/>
          <w:vAlign w:val="center"/>
        </w:tcPr>
        <w:p w14:paraId="2BE60D36" w14:textId="77777777" w:rsidR="00414DB7" w:rsidRPr="00C06DA5" w:rsidRDefault="00414DB7" w:rsidP="00E628B5">
          <w:pPr>
            <w:ind w:right="0"/>
            <w:contextualSpacing/>
            <w:jc w:val="left"/>
            <w:rPr>
              <w:b/>
              <w:sz w:val="6"/>
              <w:szCs w:val="6"/>
            </w:rPr>
          </w:pPr>
        </w:p>
      </w:tc>
      <w:tc>
        <w:tcPr>
          <w:tcW w:w="3114" w:type="dxa"/>
          <w:gridSpan w:val="2"/>
          <w:vAlign w:val="center"/>
        </w:tcPr>
        <w:p w14:paraId="33959AA6" w14:textId="77777777" w:rsidR="00414DB7" w:rsidRPr="00C06DA5" w:rsidRDefault="00414DB7" w:rsidP="00E628B5">
          <w:pPr>
            <w:ind w:right="0"/>
            <w:contextualSpacing/>
            <w:jc w:val="left"/>
            <w:rPr>
              <w:b/>
              <w:sz w:val="6"/>
              <w:szCs w:val="6"/>
            </w:rPr>
          </w:pPr>
        </w:p>
      </w:tc>
    </w:tr>
    <w:tr w:rsidR="00414DB7" w:rsidRPr="00C06DA5" w14:paraId="6C558A0F" w14:textId="77777777" w:rsidTr="00DE6F83">
      <w:trPr>
        <w:trHeight w:val="270"/>
        <w:jc w:val="center"/>
      </w:trPr>
      <w:tc>
        <w:tcPr>
          <w:tcW w:w="2689" w:type="dxa"/>
          <w:vAlign w:val="center"/>
        </w:tcPr>
        <w:p w14:paraId="67717CCE" w14:textId="77777777" w:rsidR="00414DB7" w:rsidRPr="00C06DA5" w:rsidRDefault="00414DB7" w:rsidP="00A51C88">
          <w:pPr>
            <w:ind w:right="0"/>
            <w:contextualSpacing/>
            <w:jc w:val="left"/>
            <w:rPr>
              <w:sz w:val="20"/>
              <w:szCs w:val="20"/>
            </w:rPr>
          </w:pPr>
          <w:r w:rsidRPr="00C06DA5">
            <w:rPr>
              <w:b/>
              <w:sz w:val="20"/>
              <w:szCs w:val="20"/>
            </w:rPr>
            <w:t>Mã hiệu:</w:t>
          </w:r>
          <w:r w:rsidRPr="00C06DA5">
            <w:rPr>
              <w:sz w:val="20"/>
              <w:szCs w:val="20"/>
            </w:rPr>
            <w:t xml:space="preserve"> </w:t>
          </w:r>
          <w:r w:rsidRPr="00C06DA5">
            <w:rPr>
              <w:b/>
              <w:sz w:val="20"/>
              <w:szCs w:val="20"/>
            </w:rPr>
            <w:t>H_99_14_55_yy</w:t>
          </w:r>
        </w:p>
      </w:tc>
      <w:tc>
        <w:tcPr>
          <w:tcW w:w="3406" w:type="dxa"/>
          <w:vAlign w:val="center"/>
        </w:tcPr>
        <w:p w14:paraId="07CDDD1B" w14:textId="77777777" w:rsidR="00414DB7" w:rsidRPr="00C06DA5" w:rsidRDefault="00414DB7" w:rsidP="003D2B82">
          <w:pPr>
            <w:ind w:right="0"/>
            <w:contextualSpacing/>
            <w:jc w:val="left"/>
            <w:rPr>
              <w:b/>
              <w:sz w:val="20"/>
              <w:szCs w:val="20"/>
            </w:rPr>
          </w:pPr>
          <w:r w:rsidRPr="00C06DA5">
            <w:rPr>
              <w:b/>
              <w:sz w:val="20"/>
              <w:szCs w:val="20"/>
            </w:rPr>
            <w:t xml:space="preserve">Ngày hiệu lực: </w:t>
          </w:r>
          <w:r w:rsidRPr="00C06DA5">
            <w:rPr>
              <w:sz w:val="20"/>
              <w:szCs w:val="20"/>
            </w:rPr>
            <w:t>___/ ___/201</w:t>
          </w:r>
          <w:r>
            <w:rPr>
              <w:sz w:val="20"/>
              <w:szCs w:val="20"/>
            </w:rPr>
            <w:t>9</w:t>
          </w:r>
        </w:p>
      </w:tc>
      <w:tc>
        <w:tcPr>
          <w:tcW w:w="3114" w:type="dxa"/>
          <w:gridSpan w:val="2"/>
          <w:vAlign w:val="center"/>
        </w:tcPr>
        <w:p w14:paraId="7FA8085B" w14:textId="77777777" w:rsidR="00414DB7" w:rsidRPr="00C06DA5" w:rsidRDefault="00414DB7" w:rsidP="00E473A6">
          <w:pPr>
            <w:ind w:right="0"/>
            <w:contextualSpacing/>
            <w:jc w:val="left"/>
            <w:rPr>
              <w:sz w:val="20"/>
              <w:szCs w:val="20"/>
            </w:rPr>
          </w:pPr>
          <w:r w:rsidRPr="00C06DA5">
            <w:rPr>
              <w:b/>
              <w:sz w:val="20"/>
              <w:szCs w:val="20"/>
            </w:rPr>
            <w:t xml:space="preserve">Lần ban hành/sửa đổi: </w:t>
          </w:r>
          <w:r w:rsidRPr="00C06DA5">
            <w:rPr>
              <w:sz w:val="20"/>
              <w:szCs w:val="20"/>
            </w:rPr>
            <w:t>___/ ___</w:t>
          </w:r>
        </w:p>
      </w:tc>
    </w:tr>
    <w:tr w:rsidR="00414DB7" w:rsidRPr="00DE6F83" w14:paraId="6E62926C" w14:textId="77777777" w:rsidTr="007A5870">
      <w:trPr>
        <w:jc w:val="center"/>
      </w:trPr>
      <w:tc>
        <w:tcPr>
          <w:tcW w:w="9209" w:type="dxa"/>
          <w:gridSpan w:val="4"/>
          <w:vAlign w:val="center"/>
        </w:tcPr>
        <w:p w14:paraId="289E5D28" w14:textId="77777777" w:rsidR="00414DB7" w:rsidRPr="00DE6F83" w:rsidRDefault="00414DB7" w:rsidP="007A5870">
          <w:pPr>
            <w:pBdr>
              <w:bottom w:val="single" w:sz="6" w:space="1" w:color="auto"/>
            </w:pBdr>
            <w:ind w:right="0"/>
            <w:contextualSpacing/>
            <w:rPr>
              <w:b/>
              <w:sz w:val="6"/>
              <w:szCs w:val="6"/>
            </w:rPr>
          </w:pPr>
        </w:p>
        <w:p w14:paraId="5E689D2C" w14:textId="77777777" w:rsidR="00414DB7" w:rsidRPr="00DE6F83" w:rsidRDefault="00414DB7" w:rsidP="007A5870">
          <w:pPr>
            <w:ind w:right="0"/>
            <w:contextualSpacing/>
            <w:rPr>
              <w:b/>
              <w:sz w:val="6"/>
              <w:szCs w:val="6"/>
            </w:rPr>
          </w:pPr>
        </w:p>
      </w:tc>
    </w:tr>
  </w:tbl>
  <w:p w14:paraId="56983996" w14:textId="77777777" w:rsidR="00414DB7" w:rsidRPr="00CC1A74" w:rsidRDefault="00414DB7" w:rsidP="000E0438">
    <w:pPr>
      <w:pStyle w:val="Header"/>
      <w:tabs>
        <w:tab w:val="clear" w:pos="4680"/>
        <w:tab w:val="clear" w:pos="9360"/>
      </w:tabs>
      <w:ind w:right="4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D7F56"/>
    <w:multiLevelType w:val="hybridMultilevel"/>
    <w:tmpl w:val="A2923806"/>
    <w:lvl w:ilvl="0" w:tplc="30F4465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F794C"/>
    <w:multiLevelType w:val="hybridMultilevel"/>
    <w:tmpl w:val="EDA45B42"/>
    <w:lvl w:ilvl="0" w:tplc="C3A89844">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B2D09"/>
    <w:multiLevelType w:val="hybridMultilevel"/>
    <w:tmpl w:val="FCAA8E06"/>
    <w:lvl w:ilvl="0" w:tplc="817A8AAC">
      <w:start w:val="2"/>
      <w:numFmt w:val="bullet"/>
      <w:lvlText w:val="-"/>
      <w:lvlJc w:val="left"/>
      <w:pPr>
        <w:ind w:left="720" w:hanging="360"/>
      </w:pPr>
      <w:rPr>
        <w:rFonts w:ascii="Century Gothic" w:eastAsia="Times New Roman" w:hAnsi="Century Gothic"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247E6"/>
    <w:multiLevelType w:val="hybridMultilevel"/>
    <w:tmpl w:val="096CE020"/>
    <w:lvl w:ilvl="0" w:tplc="75E0B244">
      <w:start w:val="1"/>
      <w:numFmt w:val="decimal"/>
      <w:lvlText w:val="%1."/>
      <w:lvlJc w:val="center"/>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F4B5242"/>
    <w:multiLevelType w:val="hybridMultilevel"/>
    <w:tmpl w:val="D2C21D5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4C5C10"/>
    <w:multiLevelType w:val="hybridMultilevel"/>
    <w:tmpl w:val="144AA9F2"/>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163CF"/>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F43DA"/>
    <w:multiLevelType w:val="hybridMultilevel"/>
    <w:tmpl w:val="AD3434B6"/>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A4D8B"/>
    <w:multiLevelType w:val="hybridMultilevel"/>
    <w:tmpl w:val="DE8AD66E"/>
    <w:lvl w:ilvl="0" w:tplc="B6045980">
      <w:start w:val="1"/>
      <w:numFmt w:val="upperRoman"/>
      <w:lvlText w:val="%1."/>
      <w:lvlJc w:val="right"/>
      <w:pPr>
        <w:tabs>
          <w:tab w:val="num" w:pos="360"/>
        </w:tabs>
        <w:ind w:left="360" w:hanging="360"/>
      </w:pPr>
      <w:rPr>
        <w:rFonts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nsid w:val="15FB7C7F"/>
    <w:multiLevelType w:val="hybridMultilevel"/>
    <w:tmpl w:val="6514155C"/>
    <w:lvl w:ilvl="0" w:tplc="C3AC3C5E">
      <w:start w:val="1"/>
      <w:numFmt w:val="decimal"/>
      <w:pStyle w:val="Heading1"/>
      <w:lvlText w:val="%1.0"/>
      <w:lvlJc w:val="left"/>
      <w:pPr>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A056B1BA">
      <w:start w:val="1"/>
      <w:numFmt w:val="lowerLetter"/>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7555965"/>
    <w:multiLevelType w:val="multilevel"/>
    <w:tmpl w:val="90F4858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1D475CE2"/>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9A28A1"/>
    <w:multiLevelType w:val="hybridMultilevel"/>
    <w:tmpl w:val="B9C2F9DE"/>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786380"/>
    <w:multiLevelType w:val="hybridMultilevel"/>
    <w:tmpl w:val="61D45CC6"/>
    <w:lvl w:ilvl="0" w:tplc="9F2847A2">
      <w:start w:val="1"/>
      <w:numFmt w:val="decimal"/>
      <w:lvlText w:val="%1."/>
      <w:lvlJc w:val="center"/>
      <w:pPr>
        <w:tabs>
          <w:tab w:val="num" w:pos="360"/>
        </w:tabs>
        <w:ind w:left="360" w:hanging="360"/>
      </w:pPr>
      <w:rPr>
        <w:rFonts w:hint="default"/>
        <w:color w:val="000000" w:themeColor="text1"/>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23B87E0D"/>
    <w:multiLevelType w:val="multilevel"/>
    <w:tmpl w:val="D2CC73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24AB78CB"/>
    <w:multiLevelType w:val="hybridMultilevel"/>
    <w:tmpl w:val="C2EED7DA"/>
    <w:lvl w:ilvl="0" w:tplc="5900EA7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2F065B"/>
    <w:multiLevelType w:val="multilevel"/>
    <w:tmpl w:val="645C7F98"/>
    <w:lvl w:ilvl="0">
      <w:start w:val="1"/>
      <w:numFmt w:val="decimal"/>
      <w:lvlText w:val="%1."/>
      <w:lvlJc w:val="center"/>
      <w:pPr>
        <w:tabs>
          <w:tab w:val="num" w:pos="360"/>
        </w:tabs>
        <w:ind w:left="360" w:hanging="360"/>
      </w:pPr>
      <w:rPr>
        <w:rFont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17">
    <w:nsid w:val="292A6168"/>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A77385"/>
    <w:multiLevelType w:val="hybridMultilevel"/>
    <w:tmpl w:val="3230D00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167AF1"/>
    <w:multiLevelType w:val="hybridMultilevel"/>
    <w:tmpl w:val="8452DAC6"/>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BA7A52"/>
    <w:multiLevelType w:val="multilevel"/>
    <w:tmpl w:val="29785E6E"/>
    <w:lvl w:ilvl="0">
      <w:start w:val="1"/>
      <w:numFmt w:val="decimal"/>
      <w:lvlText w:val="%1."/>
      <w:lvlJc w:val="center"/>
      <w:pPr>
        <w:tabs>
          <w:tab w:val="num" w:pos="360"/>
        </w:tabs>
        <w:ind w:left="360" w:hanging="360"/>
      </w:pPr>
      <w:rPr>
        <w:rFonts w:hint="default"/>
        <w:color w:val="auto"/>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324A7690"/>
    <w:multiLevelType w:val="hybridMultilevel"/>
    <w:tmpl w:val="D8A4B058"/>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359B2684"/>
    <w:multiLevelType w:val="hybridMultilevel"/>
    <w:tmpl w:val="F836E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C42F49"/>
    <w:multiLevelType w:val="hybridMultilevel"/>
    <w:tmpl w:val="A36C0A4E"/>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1276AF"/>
    <w:multiLevelType w:val="hybridMultilevel"/>
    <w:tmpl w:val="B8E24B1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EE16C9"/>
    <w:multiLevelType w:val="multilevel"/>
    <w:tmpl w:val="C756ADF2"/>
    <w:lvl w:ilvl="0">
      <w:start w:val="1"/>
      <w:numFmt w:val="decimal"/>
      <w:lvlText w:val="%1."/>
      <w:lvlJc w:val="center"/>
      <w:pPr>
        <w:tabs>
          <w:tab w:val="num" w:pos="360"/>
        </w:tabs>
        <w:ind w:left="360" w:hanging="360"/>
      </w:pPr>
      <w:rPr>
        <w:rFonts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6">
    <w:nsid w:val="3D1B72DC"/>
    <w:multiLevelType w:val="hybridMultilevel"/>
    <w:tmpl w:val="4A82B0A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1643"/>
    <w:multiLevelType w:val="hybridMultilevel"/>
    <w:tmpl w:val="E2A44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F66D40"/>
    <w:multiLevelType w:val="hybridMultilevel"/>
    <w:tmpl w:val="E4E00624"/>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C50DA7"/>
    <w:multiLevelType w:val="multilevel"/>
    <w:tmpl w:val="D2CC73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nsid w:val="48291C88"/>
    <w:multiLevelType w:val="hybridMultilevel"/>
    <w:tmpl w:val="49FE112A"/>
    <w:lvl w:ilvl="0" w:tplc="3FEA7C0C">
      <w:start w:val="1"/>
      <w:numFmt w:val="decimal"/>
      <w:lvlText w:val="%1."/>
      <w:lvlJc w:val="left"/>
      <w:pPr>
        <w:ind w:left="216" w:hanging="360"/>
      </w:pPr>
      <w:rPr>
        <w:rFonts w:hint="default"/>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31">
    <w:nsid w:val="4B33157B"/>
    <w:multiLevelType w:val="hybridMultilevel"/>
    <w:tmpl w:val="AC7A5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F95175"/>
    <w:multiLevelType w:val="hybridMultilevel"/>
    <w:tmpl w:val="6B925AD6"/>
    <w:lvl w:ilvl="0" w:tplc="6ABC10DC">
      <w:numFmt w:val="bullet"/>
      <w:lvlText w:val="-"/>
      <w:lvlJc w:val="left"/>
      <w:pPr>
        <w:ind w:left="994" w:hanging="360"/>
      </w:pPr>
      <w:rPr>
        <w:rFonts w:ascii="Times New Roman" w:eastAsiaTheme="minorHAnsi" w:hAnsi="Times New Roman" w:cs="Times New Roman" w:hint="default"/>
      </w:rPr>
    </w:lvl>
    <w:lvl w:ilvl="1" w:tplc="7DE4F5A2">
      <w:start w:val="1"/>
      <w:numFmt w:val="bullet"/>
      <w:lvlText w:val="+"/>
      <w:lvlJc w:val="left"/>
      <w:pPr>
        <w:ind w:left="1714" w:hanging="360"/>
      </w:pPr>
      <w:rPr>
        <w:rFonts w:ascii="Lucida Console" w:hAnsi="Lucida Console"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33">
    <w:nsid w:val="55CE091B"/>
    <w:multiLevelType w:val="hybridMultilevel"/>
    <w:tmpl w:val="F37E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CC7DCB"/>
    <w:multiLevelType w:val="multilevel"/>
    <w:tmpl w:val="67CEEA06"/>
    <w:lvl w:ilvl="0">
      <w:start w:val="1"/>
      <w:numFmt w:val="bullet"/>
      <w:lvlText w:val=""/>
      <w:lvlJc w:val="left"/>
      <w:pPr>
        <w:tabs>
          <w:tab w:val="num" w:pos="360"/>
        </w:tabs>
        <w:ind w:left="360" w:hanging="360"/>
      </w:pPr>
      <w:rPr>
        <w:rFonts w:ascii="Wingdings" w:hAnsi="Wingding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35">
    <w:nsid w:val="59747216"/>
    <w:multiLevelType w:val="hybridMultilevel"/>
    <w:tmpl w:val="8EB4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982B41"/>
    <w:multiLevelType w:val="hybridMultilevel"/>
    <w:tmpl w:val="148CAF7E"/>
    <w:lvl w:ilvl="0" w:tplc="F71A48F0">
      <w:start w:val="1"/>
      <w:numFmt w:val="decimal"/>
      <w:lvlText w:val="%1."/>
      <w:lvlJc w:val="center"/>
      <w:pPr>
        <w:tabs>
          <w:tab w:val="num" w:pos="360"/>
        </w:tabs>
        <w:ind w:left="360" w:hanging="360"/>
      </w:pPr>
      <w:rPr>
        <w:rFonts w:hint="default"/>
        <w:color w:val="auto"/>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EBB7E53"/>
    <w:multiLevelType w:val="hybridMultilevel"/>
    <w:tmpl w:val="221004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4167C8"/>
    <w:multiLevelType w:val="hybridMultilevel"/>
    <w:tmpl w:val="6BFE6258"/>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337465"/>
    <w:multiLevelType w:val="hybridMultilevel"/>
    <w:tmpl w:val="1F2C53EC"/>
    <w:lvl w:ilvl="0" w:tplc="D82C97A0">
      <w:start w:val="1"/>
      <w:numFmt w:val="decimal"/>
      <w:lvlText w:val="%1."/>
      <w:lvlJc w:val="center"/>
      <w:pPr>
        <w:tabs>
          <w:tab w:val="num" w:pos="360"/>
        </w:tabs>
        <w:ind w:left="360" w:hanging="360"/>
      </w:pPr>
      <w:rPr>
        <w:rFonts w:hint="default"/>
        <w:color w:val="000000" w:themeColor="text1"/>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66E362C4"/>
    <w:multiLevelType w:val="hybridMultilevel"/>
    <w:tmpl w:val="08C81D14"/>
    <w:lvl w:ilvl="0" w:tplc="8EDC03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0B7E2E"/>
    <w:multiLevelType w:val="multilevel"/>
    <w:tmpl w:val="147405B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1A17251"/>
    <w:multiLevelType w:val="hybridMultilevel"/>
    <w:tmpl w:val="8EB4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690807"/>
    <w:multiLevelType w:val="hybridMultilevel"/>
    <w:tmpl w:val="2A4AC01A"/>
    <w:lvl w:ilvl="0" w:tplc="817A8AAC">
      <w:start w:val="2"/>
      <w:numFmt w:val="bullet"/>
      <w:lvlText w:val="-"/>
      <w:lvlJc w:val="left"/>
      <w:pPr>
        <w:ind w:left="720" w:hanging="360"/>
      </w:pPr>
      <w:rPr>
        <w:rFonts w:ascii="Century Gothic" w:eastAsia="Times New Roman" w:hAnsi="Century Gothic"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012220"/>
    <w:multiLevelType w:val="multilevel"/>
    <w:tmpl w:val="B29ECD9A"/>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783F679B"/>
    <w:multiLevelType w:val="multilevel"/>
    <w:tmpl w:val="F7422412"/>
    <w:lvl w:ilvl="0">
      <w:start w:val="1"/>
      <w:numFmt w:val="bullet"/>
      <w:lvlText w:val=""/>
      <w:lvlJc w:val="left"/>
      <w:pPr>
        <w:tabs>
          <w:tab w:val="num" w:pos="360"/>
        </w:tabs>
        <w:ind w:left="360" w:hanging="360"/>
      </w:pPr>
      <w:rPr>
        <w:rFonts w:ascii="Wingdings" w:hAnsi="Wingdings" w:hint="default"/>
        <w:color w:val="000000" w:themeColor="text1"/>
      </w:rPr>
    </w:lvl>
    <w:lvl w:ilvl="1">
      <w:start w:val="1"/>
      <w:numFmt w:val="decimal"/>
      <w:isLgl/>
      <w:lvlText w:val="%1.%2"/>
      <w:lvlJc w:val="left"/>
      <w:pPr>
        <w:ind w:left="1125" w:hanging="54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475"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005"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535" w:hanging="1440"/>
      </w:pPr>
      <w:rPr>
        <w:rFonts w:hint="default"/>
      </w:rPr>
    </w:lvl>
    <w:lvl w:ilvl="8">
      <w:start w:val="1"/>
      <w:numFmt w:val="decimal"/>
      <w:isLgl/>
      <w:lvlText w:val="%1.%2.%3.%4.%5.%6.%7.%8.%9"/>
      <w:lvlJc w:val="left"/>
      <w:pPr>
        <w:ind w:left="6480" w:hanging="1800"/>
      </w:pPr>
      <w:rPr>
        <w:rFonts w:hint="default"/>
      </w:rPr>
    </w:lvl>
  </w:abstractNum>
  <w:abstractNum w:abstractNumId="46">
    <w:nsid w:val="79C95AAA"/>
    <w:multiLevelType w:val="hybridMultilevel"/>
    <w:tmpl w:val="A68E2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DC23CC5"/>
    <w:multiLevelType w:val="hybridMultilevel"/>
    <w:tmpl w:val="10920D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36"/>
  </w:num>
  <w:num w:numId="4">
    <w:abstractNumId w:val="3"/>
  </w:num>
  <w:num w:numId="5">
    <w:abstractNumId w:val="1"/>
  </w:num>
  <w:num w:numId="6">
    <w:abstractNumId w:val="25"/>
  </w:num>
  <w:num w:numId="7">
    <w:abstractNumId w:val="22"/>
  </w:num>
  <w:num w:numId="8">
    <w:abstractNumId w:val="15"/>
  </w:num>
  <w:num w:numId="9">
    <w:abstractNumId w:val="40"/>
  </w:num>
  <w:num w:numId="10">
    <w:abstractNumId w:val="12"/>
  </w:num>
  <w:num w:numId="11">
    <w:abstractNumId w:val="2"/>
  </w:num>
  <w:num w:numId="12">
    <w:abstractNumId w:val="23"/>
  </w:num>
  <w:num w:numId="13">
    <w:abstractNumId w:val="6"/>
  </w:num>
  <w:num w:numId="14">
    <w:abstractNumId w:val="13"/>
  </w:num>
  <w:num w:numId="15">
    <w:abstractNumId w:val="16"/>
  </w:num>
  <w:num w:numId="16">
    <w:abstractNumId w:val="39"/>
  </w:num>
  <w:num w:numId="17">
    <w:abstractNumId w:val="20"/>
  </w:num>
  <w:num w:numId="18">
    <w:abstractNumId w:val="32"/>
  </w:num>
  <w:num w:numId="19">
    <w:abstractNumId w:val="21"/>
  </w:num>
  <w:num w:numId="20">
    <w:abstractNumId w:val="29"/>
  </w:num>
  <w:num w:numId="21">
    <w:abstractNumId w:val="33"/>
  </w:num>
  <w:num w:numId="22">
    <w:abstractNumId w:val="7"/>
  </w:num>
  <w:num w:numId="23">
    <w:abstractNumId w:val="35"/>
  </w:num>
  <w:num w:numId="24">
    <w:abstractNumId w:val="19"/>
  </w:num>
  <w:num w:numId="25">
    <w:abstractNumId w:val="37"/>
  </w:num>
  <w:num w:numId="26">
    <w:abstractNumId w:val="5"/>
  </w:num>
  <w:num w:numId="27">
    <w:abstractNumId w:val="34"/>
  </w:num>
  <w:num w:numId="28">
    <w:abstractNumId w:val="45"/>
  </w:num>
  <w:num w:numId="29">
    <w:abstractNumId w:val="24"/>
  </w:num>
  <w:num w:numId="30">
    <w:abstractNumId w:val="28"/>
  </w:num>
  <w:num w:numId="31">
    <w:abstractNumId w:val="18"/>
  </w:num>
  <w:num w:numId="32">
    <w:abstractNumId w:val="38"/>
  </w:num>
  <w:num w:numId="33">
    <w:abstractNumId w:val="26"/>
  </w:num>
  <w:num w:numId="34">
    <w:abstractNumId w:val="4"/>
  </w:num>
  <w:num w:numId="35">
    <w:abstractNumId w:val="43"/>
  </w:num>
  <w:num w:numId="36">
    <w:abstractNumId w:val="14"/>
  </w:num>
  <w:num w:numId="37">
    <w:abstractNumId w:val="41"/>
  </w:num>
  <w:num w:numId="38">
    <w:abstractNumId w:val="44"/>
  </w:num>
  <w:num w:numId="39">
    <w:abstractNumId w:val="0"/>
  </w:num>
  <w:num w:numId="40">
    <w:abstractNumId w:val="30"/>
  </w:num>
  <w:num w:numId="41">
    <w:abstractNumId w:val="27"/>
  </w:num>
  <w:num w:numId="42">
    <w:abstractNumId w:val="42"/>
  </w:num>
  <w:num w:numId="43">
    <w:abstractNumId w:val="11"/>
  </w:num>
  <w:num w:numId="44">
    <w:abstractNumId w:val="10"/>
  </w:num>
  <w:num w:numId="45">
    <w:abstractNumId w:val="17"/>
  </w:num>
  <w:num w:numId="46">
    <w:abstractNumId w:val="46"/>
  </w:num>
  <w:num w:numId="47">
    <w:abstractNumId w:val="31"/>
  </w:num>
  <w:num w:numId="48">
    <w:abstractNumId w:val="47"/>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yen Do Thi (Khoi Quan tri rui ro)">
    <w15:presenceInfo w15:providerId="None" w15:userId="Luyen Do Thi (Khoi Quan tri rui 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hideSpellingErrors/>
  <w:proofState w:grammar="clean"/>
  <w:revisionView w:markup="0"/>
  <w:trackRevisions/>
  <w:defaultTabStop w:val="720"/>
  <w:drawingGridHorizontalSpacing w:val="12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7B6"/>
    <w:rsid w:val="00002C53"/>
    <w:rsid w:val="00006E4D"/>
    <w:rsid w:val="0001130C"/>
    <w:rsid w:val="00011963"/>
    <w:rsid w:val="0001237C"/>
    <w:rsid w:val="00013671"/>
    <w:rsid w:val="00013BC9"/>
    <w:rsid w:val="00015683"/>
    <w:rsid w:val="00015F3A"/>
    <w:rsid w:val="00016FFE"/>
    <w:rsid w:val="00021C83"/>
    <w:rsid w:val="000222AE"/>
    <w:rsid w:val="000226B7"/>
    <w:rsid w:val="000259E0"/>
    <w:rsid w:val="00031774"/>
    <w:rsid w:val="0003323D"/>
    <w:rsid w:val="000335F6"/>
    <w:rsid w:val="000361E2"/>
    <w:rsid w:val="00036F26"/>
    <w:rsid w:val="00042CEE"/>
    <w:rsid w:val="00045C38"/>
    <w:rsid w:val="00046658"/>
    <w:rsid w:val="0005508E"/>
    <w:rsid w:val="000644EE"/>
    <w:rsid w:val="00064EF1"/>
    <w:rsid w:val="00073BFF"/>
    <w:rsid w:val="00095184"/>
    <w:rsid w:val="00095E3F"/>
    <w:rsid w:val="00096BC0"/>
    <w:rsid w:val="000A0B61"/>
    <w:rsid w:val="000A249B"/>
    <w:rsid w:val="000A3F3E"/>
    <w:rsid w:val="000A56F7"/>
    <w:rsid w:val="000B09D2"/>
    <w:rsid w:val="000B16B9"/>
    <w:rsid w:val="000B3D5B"/>
    <w:rsid w:val="000B68C6"/>
    <w:rsid w:val="000C1E84"/>
    <w:rsid w:val="000C5E09"/>
    <w:rsid w:val="000C7A5C"/>
    <w:rsid w:val="000D5192"/>
    <w:rsid w:val="000D67F6"/>
    <w:rsid w:val="000D6F54"/>
    <w:rsid w:val="000D75F2"/>
    <w:rsid w:val="000E0438"/>
    <w:rsid w:val="000E172B"/>
    <w:rsid w:val="000E2AC0"/>
    <w:rsid w:val="000E4E23"/>
    <w:rsid w:val="000F1992"/>
    <w:rsid w:val="000F2687"/>
    <w:rsid w:val="000F2A99"/>
    <w:rsid w:val="000F5E6D"/>
    <w:rsid w:val="00100B43"/>
    <w:rsid w:val="001036ED"/>
    <w:rsid w:val="00107ECF"/>
    <w:rsid w:val="00114FF8"/>
    <w:rsid w:val="001220BE"/>
    <w:rsid w:val="00123471"/>
    <w:rsid w:val="00123558"/>
    <w:rsid w:val="00127939"/>
    <w:rsid w:val="00132DC6"/>
    <w:rsid w:val="00134030"/>
    <w:rsid w:val="001373D0"/>
    <w:rsid w:val="00137C0E"/>
    <w:rsid w:val="001401E7"/>
    <w:rsid w:val="00140638"/>
    <w:rsid w:val="00141E15"/>
    <w:rsid w:val="00141E4E"/>
    <w:rsid w:val="00151533"/>
    <w:rsid w:val="001535D2"/>
    <w:rsid w:val="00155364"/>
    <w:rsid w:val="00156125"/>
    <w:rsid w:val="001568C5"/>
    <w:rsid w:val="0016116C"/>
    <w:rsid w:val="00161262"/>
    <w:rsid w:val="00165167"/>
    <w:rsid w:val="00170201"/>
    <w:rsid w:val="00171223"/>
    <w:rsid w:val="00171D8B"/>
    <w:rsid w:val="0017338D"/>
    <w:rsid w:val="00176721"/>
    <w:rsid w:val="001852AD"/>
    <w:rsid w:val="0018541E"/>
    <w:rsid w:val="001856BB"/>
    <w:rsid w:val="0018584A"/>
    <w:rsid w:val="001876F3"/>
    <w:rsid w:val="00196181"/>
    <w:rsid w:val="00196E98"/>
    <w:rsid w:val="00197230"/>
    <w:rsid w:val="001B0313"/>
    <w:rsid w:val="001B2CF8"/>
    <w:rsid w:val="001B3128"/>
    <w:rsid w:val="001B637F"/>
    <w:rsid w:val="001C3661"/>
    <w:rsid w:val="001C4B16"/>
    <w:rsid w:val="001D105C"/>
    <w:rsid w:val="001D26AA"/>
    <w:rsid w:val="001E2A8B"/>
    <w:rsid w:val="001E4C19"/>
    <w:rsid w:val="001E6556"/>
    <w:rsid w:val="001F56F3"/>
    <w:rsid w:val="00202024"/>
    <w:rsid w:val="002025A3"/>
    <w:rsid w:val="00202E6B"/>
    <w:rsid w:val="002043AA"/>
    <w:rsid w:val="00207F16"/>
    <w:rsid w:val="002124E6"/>
    <w:rsid w:val="00212F11"/>
    <w:rsid w:val="0022077C"/>
    <w:rsid w:val="00221526"/>
    <w:rsid w:val="00233363"/>
    <w:rsid w:val="00233B44"/>
    <w:rsid w:val="00234FD0"/>
    <w:rsid w:val="002352B8"/>
    <w:rsid w:val="00241E47"/>
    <w:rsid w:val="00241F8F"/>
    <w:rsid w:val="00243C0B"/>
    <w:rsid w:val="00247919"/>
    <w:rsid w:val="002529A5"/>
    <w:rsid w:val="002534D8"/>
    <w:rsid w:val="00255D7F"/>
    <w:rsid w:val="0027515D"/>
    <w:rsid w:val="00280095"/>
    <w:rsid w:val="00282AF5"/>
    <w:rsid w:val="00284973"/>
    <w:rsid w:val="00284E01"/>
    <w:rsid w:val="00286B77"/>
    <w:rsid w:val="00290577"/>
    <w:rsid w:val="0029271A"/>
    <w:rsid w:val="00294747"/>
    <w:rsid w:val="002947D7"/>
    <w:rsid w:val="00295429"/>
    <w:rsid w:val="00295573"/>
    <w:rsid w:val="00296CF4"/>
    <w:rsid w:val="002B4491"/>
    <w:rsid w:val="002C01DD"/>
    <w:rsid w:val="002C446B"/>
    <w:rsid w:val="002C4E48"/>
    <w:rsid w:val="002C69D1"/>
    <w:rsid w:val="002D26F4"/>
    <w:rsid w:val="002D3B89"/>
    <w:rsid w:val="002D4569"/>
    <w:rsid w:val="002E3FB0"/>
    <w:rsid w:val="002E5ABF"/>
    <w:rsid w:val="002E62A8"/>
    <w:rsid w:val="002E76F7"/>
    <w:rsid w:val="002F1987"/>
    <w:rsid w:val="002F3516"/>
    <w:rsid w:val="002F5E9C"/>
    <w:rsid w:val="003114E1"/>
    <w:rsid w:val="00314693"/>
    <w:rsid w:val="00316CFC"/>
    <w:rsid w:val="0032051E"/>
    <w:rsid w:val="00324015"/>
    <w:rsid w:val="0033044E"/>
    <w:rsid w:val="00330654"/>
    <w:rsid w:val="003344B1"/>
    <w:rsid w:val="003411AF"/>
    <w:rsid w:val="00351955"/>
    <w:rsid w:val="0035439F"/>
    <w:rsid w:val="003601F6"/>
    <w:rsid w:val="00365FAF"/>
    <w:rsid w:val="003660D5"/>
    <w:rsid w:val="00376B08"/>
    <w:rsid w:val="0037741C"/>
    <w:rsid w:val="003775A5"/>
    <w:rsid w:val="00377FE2"/>
    <w:rsid w:val="00385166"/>
    <w:rsid w:val="003864FA"/>
    <w:rsid w:val="00390784"/>
    <w:rsid w:val="003930B7"/>
    <w:rsid w:val="003937E0"/>
    <w:rsid w:val="00394D73"/>
    <w:rsid w:val="003965FB"/>
    <w:rsid w:val="00396938"/>
    <w:rsid w:val="003A0427"/>
    <w:rsid w:val="003A1661"/>
    <w:rsid w:val="003A4823"/>
    <w:rsid w:val="003A4F48"/>
    <w:rsid w:val="003B0481"/>
    <w:rsid w:val="003B09F3"/>
    <w:rsid w:val="003B2B4C"/>
    <w:rsid w:val="003C6F57"/>
    <w:rsid w:val="003D211A"/>
    <w:rsid w:val="003D21DE"/>
    <w:rsid w:val="003D2B82"/>
    <w:rsid w:val="003D7138"/>
    <w:rsid w:val="003D7CF4"/>
    <w:rsid w:val="003E3751"/>
    <w:rsid w:val="003E3FB0"/>
    <w:rsid w:val="003E6D1E"/>
    <w:rsid w:val="003F1BB7"/>
    <w:rsid w:val="004002DB"/>
    <w:rsid w:val="00400A08"/>
    <w:rsid w:val="0040390A"/>
    <w:rsid w:val="004078A5"/>
    <w:rsid w:val="00414DB7"/>
    <w:rsid w:val="00416044"/>
    <w:rsid w:val="00433190"/>
    <w:rsid w:val="00446732"/>
    <w:rsid w:val="00450155"/>
    <w:rsid w:val="004555B3"/>
    <w:rsid w:val="00457841"/>
    <w:rsid w:val="00460535"/>
    <w:rsid w:val="00461611"/>
    <w:rsid w:val="00462846"/>
    <w:rsid w:val="00462907"/>
    <w:rsid w:val="00462BA5"/>
    <w:rsid w:val="00465093"/>
    <w:rsid w:val="00465D0E"/>
    <w:rsid w:val="004674D3"/>
    <w:rsid w:val="0047029E"/>
    <w:rsid w:val="00473FE4"/>
    <w:rsid w:val="00474D9C"/>
    <w:rsid w:val="00476853"/>
    <w:rsid w:val="004818AC"/>
    <w:rsid w:val="004849BB"/>
    <w:rsid w:val="00492A2F"/>
    <w:rsid w:val="004939C6"/>
    <w:rsid w:val="004954D6"/>
    <w:rsid w:val="004A019C"/>
    <w:rsid w:val="004A1A74"/>
    <w:rsid w:val="004A3588"/>
    <w:rsid w:val="004A410F"/>
    <w:rsid w:val="004B3294"/>
    <w:rsid w:val="004B6A2F"/>
    <w:rsid w:val="004C0EB7"/>
    <w:rsid w:val="004C2677"/>
    <w:rsid w:val="004C4B8B"/>
    <w:rsid w:val="004C599C"/>
    <w:rsid w:val="004D160A"/>
    <w:rsid w:val="004D2473"/>
    <w:rsid w:val="004D2A19"/>
    <w:rsid w:val="004D330D"/>
    <w:rsid w:val="004D43E7"/>
    <w:rsid w:val="004D5C98"/>
    <w:rsid w:val="004D6647"/>
    <w:rsid w:val="004E0690"/>
    <w:rsid w:val="004E2328"/>
    <w:rsid w:val="004E4D4C"/>
    <w:rsid w:val="004E4E5B"/>
    <w:rsid w:val="004F437C"/>
    <w:rsid w:val="004F677A"/>
    <w:rsid w:val="004F78B0"/>
    <w:rsid w:val="00500C36"/>
    <w:rsid w:val="005037A1"/>
    <w:rsid w:val="00504EF6"/>
    <w:rsid w:val="00505576"/>
    <w:rsid w:val="00506552"/>
    <w:rsid w:val="00507789"/>
    <w:rsid w:val="00513EA9"/>
    <w:rsid w:val="005163F7"/>
    <w:rsid w:val="00520667"/>
    <w:rsid w:val="00522C00"/>
    <w:rsid w:val="00527815"/>
    <w:rsid w:val="00530DDD"/>
    <w:rsid w:val="00531577"/>
    <w:rsid w:val="005327B5"/>
    <w:rsid w:val="005370FC"/>
    <w:rsid w:val="00540C1E"/>
    <w:rsid w:val="005420C6"/>
    <w:rsid w:val="00551667"/>
    <w:rsid w:val="00551CEC"/>
    <w:rsid w:val="005523B0"/>
    <w:rsid w:val="0055798C"/>
    <w:rsid w:val="005629F0"/>
    <w:rsid w:val="00565AD2"/>
    <w:rsid w:val="00570A76"/>
    <w:rsid w:val="00570A88"/>
    <w:rsid w:val="00573061"/>
    <w:rsid w:val="00573CE7"/>
    <w:rsid w:val="0057445E"/>
    <w:rsid w:val="0058053E"/>
    <w:rsid w:val="005809AB"/>
    <w:rsid w:val="0058281E"/>
    <w:rsid w:val="0059184C"/>
    <w:rsid w:val="00591C0A"/>
    <w:rsid w:val="00594632"/>
    <w:rsid w:val="0059705C"/>
    <w:rsid w:val="00597722"/>
    <w:rsid w:val="005A4C24"/>
    <w:rsid w:val="005A4D86"/>
    <w:rsid w:val="005A55DA"/>
    <w:rsid w:val="005B090B"/>
    <w:rsid w:val="005B1906"/>
    <w:rsid w:val="005B2757"/>
    <w:rsid w:val="005B429F"/>
    <w:rsid w:val="005C6B40"/>
    <w:rsid w:val="005D0893"/>
    <w:rsid w:val="005D6226"/>
    <w:rsid w:val="005E02C9"/>
    <w:rsid w:val="005E52AD"/>
    <w:rsid w:val="005E57BF"/>
    <w:rsid w:val="005F000C"/>
    <w:rsid w:val="005F02B8"/>
    <w:rsid w:val="005F137F"/>
    <w:rsid w:val="005F521B"/>
    <w:rsid w:val="005F55D7"/>
    <w:rsid w:val="005F7002"/>
    <w:rsid w:val="0060197A"/>
    <w:rsid w:val="006026A2"/>
    <w:rsid w:val="00607068"/>
    <w:rsid w:val="0060788A"/>
    <w:rsid w:val="00607F1E"/>
    <w:rsid w:val="0061006D"/>
    <w:rsid w:val="00610CBF"/>
    <w:rsid w:val="00610E18"/>
    <w:rsid w:val="00614CBC"/>
    <w:rsid w:val="0063043C"/>
    <w:rsid w:val="00632998"/>
    <w:rsid w:val="00640CB0"/>
    <w:rsid w:val="00642E8B"/>
    <w:rsid w:val="00645A68"/>
    <w:rsid w:val="00645C49"/>
    <w:rsid w:val="00645E59"/>
    <w:rsid w:val="00646DC0"/>
    <w:rsid w:val="0065423C"/>
    <w:rsid w:val="006554A5"/>
    <w:rsid w:val="00656C34"/>
    <w:rsid w:val="00657522"/>
    <w:rsid w:val="0065759F"/>
    <w:rsid w:val="006613EE"/>
    <w:rsid w:val="006615D0"/>
    <w:rsid w:val="00662EC5"/>
    <w:rsid w:val="006634F7"/>
    <w:rsid w:val="006651AD"/>
    <w:rsid w:val="006671F2"/>
    <w:rsid w:val="00673281"/>
    <w:rsid w:val="006739A0"/>
    <w:rsid w:val="00674173"/>
    <w:rsid w:val="00676DAE"/>
    <w:rsid w:val="00676EA6"/>
    <w:rsid w:val="00677311"/>
    <w:rsid w:val="006812C9"/>
    <w:rsid w:val="006871F6"/>
    <w:rsid w:val="00690896"/>
    <w:rsid w:val="00690CE0"/>
    <w:rsid w:val="00692E8F"/>
    <w:rsid w:val="00694721"/>
    <w:rsid w:val="006958A9"/>
    <w:rsid w:val="006967A9"/>
    <w:rsid w:val="006A306C"/>
    <w:rsid w:val="006A5AA0"/>
    <w:rsid w:val="006A5D18"/>
    <w:rsid w:val="006A6309"/>
    <w:rsid w:val="006A6790"/>
    <w:rsid w:val="006B0E13"/>
    <w:rsid w:val="006B3225"/>
    <w:rsid w:val="006B4EE0"/>
    <w:rsid w:val="006B584E"/>
    <w:rsid w:val="006C02A6"/>
    <w:rsid w:val="006C0854"/>
    <w:rsid w:val="006C47F4"/>
    <w:rsid w:val="006C6CA9"/>
    <w:rsid w:val="006D7BAA"/>
    <w:rsid w:val="006E1B43"/>
    <w:rsid w:val="006E6D40"/>
    <w:rsid w:val="006F0720"/>
    <w:rsid w:val="006F0D42"/>
    <w:rsid w:val="006F4A20"/>
    <w:rsid w:val="006F66C8"/>
    <w:rsid w:val="006F7EF1"/>
    <w:rsid w:val="007019E4"/>
    <w:rsid w:val="00705E81"/>
    <w:rsid w:val="0071151F"/>
    <w:rsid w:val="00711625"/>
    <w:rsid w:val="007140C6"/>
    <w:rsid w:val="00717886"/>
    <w:rsid w:val="00725E2E"/>
    <w:rsid w:val="00726244"/>
    <w:rsid w:val="00726E21"/>
    <w:rsid w:val="00731897"/>
    <w:rsid w:val="0073242E"/>
    <w:rsid w:val="007346D2"/>
    <w:rsid w:val="007372CE"/>
    <w:rsid w:val="00741DBA"/>
    <w:rsid w:val="0074241A"/>
    <w:rsid w:val="007440A2"/>
    <w:rsid w:val="00744A6F"/>
    <w:rsid w:val="0074573D"/>
    <w:rsid w:val="00753A49"/>
    <w:rsid w:val="00755C78"/>
    <w:rsid w:val="00757821"/>
    <w:rsid w:val="00757A44"/>
    <w:rsid w:val="007625EB"/>
    <w:rsid w:val="00764972"/>
    <w:rsid w:val="00765F50"/>
    <w:rsid w:val="007700E0"/>
    <w:rsid w:val="0077155F"/>
    <w:rsid w:val="00772621"/>
    <w:rsid w:val="007727D0"/>
    <w:rsid w:val="00773888"/>
    <w:rsid w:val="00775C78"/>
    <w:rsid w:val="007760A5"/>
    <w:rsid w:val="00776B5F"/>
    <w:rsid w:val="00777B83"/>
    <w:rsid w:val="007811B5"/>
    <w:rsid w:val="007817A7"/>
    <w:rsid w:val="00784DDC"/>
    <w:rsid w:val="00785453"/>
    <w:rsid w:val="00786996"/>
    <w:rsid w:val="007908E2"/>
    <w:rsid w:val="007943D2"/>
    <w:rsid w:val="00796101"/>
    <w:rsid w:val="00796E54"/>
    <w:rsid w:val="007A19D9"/>
    <w:rsid w:val="007A3210"/>
    <w:rsid w:val="007A5870"/>
    <w:rsid w:val="007A6382"/>
    <w:rsid w:val="007A6604"/>
    <w:rsid w:val="007A771F"/>
    <w:rsid w:val="007B065F"/>
    <w:rsid w:val="007B257A"/>
    <w:rsid w:val="007B5536"/>
    <w:rsid w:val="007C09CF"/>
    <w:rsid w:val="007C1558"/>
    <w:rsid w:val="007C18E5"/>
    <w:rsid w:val="007C1D1E"/>
    <w:rsid w:val="007C2C43"/>
    <w:rsid w:val="007F0B3E"/>
    <w:rsid w:val="007F121A"/>
    <w:rsid w:val="007F6EB1"/>
    <w:rsid w:val="0080024B"/>
    <w:rsid w:val="0080138D"/>
    <w:rsid w:val="00804F6E"/>
    <w:rsid w:val="00807FD4"/>
    <w:rsid w:val="008274A0"/>
    <w:rsid w:val="008276EE"/>
    <w:rsid w:val="00831066"/>
    <w:rsid w:val="0083457A"/>
    <w:rsid w:val="00835B42"/>
    <w:rsid w:val="008367AF"/>
    <w:rsid w:val="00836F9F"/>
    <w:rsid w:val="00843D03"/>
    <w:rsid w:val="00850844"/>
    <w:rsid w:val="0085106F"/>
    <w:rsid w:val="00855C76"/>
    <w:rsid w:val="0085690D"/>
    <w:rsid w:val="008570B1"/>
    <w:rsid w:val="0086124F"/>
    <w:rsid w:val="00866AE7"/>
    <w:rsid w:val="00867F97"/>
    <w:rsid w:val="00871096"/>
    <w:rsid w:val="00871D7B"/>
    <w:rsid w:val="0087482C"/>
    <w:rsid w:val="0088049C"/>
    <w:rsid w:val="00881286"/>
    <w:rsid w:val="008828DC"/>
    <w:rsid w:val="00883DEE"/>
    <w:rsid w:val="00886C50"/>
    <w:rsid w:val="00887005"/>
    <w:rsid w:val="0089305B"/>
    <w:rsid w:val="008941E2"/>
    <w:rsid w:val="008A1346"/>
    <w:rsid w:val="008A28FD"/>
    <w:rsid w:val="008B1B33"/>
    <w:rsid w:val="008B2481"/>
    <w:rsid w:val="008B3814"/>
    <w:rsid w:val="008B6B82"/>
    <w:rsid w:val="008B6EC4"/>
    <w:rsid w:val="008C13C7"/>
    <w:rsid w:val="008C27DC"/>
    <w:rsid w:val="008C56A1"/>
    <w:rsid w:val="008C758A"/>
    <w:rsid w:val="008D1252"/>
    <w:rsid w:val="008D1E35"/>
    <w:rsid w:val="008D515C"/>
    <w:rsid w:val="008D7A39"/>
    <w:rsid w:val="008E1665"/>
    <w:rsid w:val="008E439F"/>
    <w:rsid w:val="008F006A"/>
    <w:rsid w:val="008F5CBA"/>
    <w:rsid w:val="00900067"/>
    <w:rsid w:val="009042EC"/>
    <w:rsid w:val="00904F3B"/>
    <w:rsid w:val="00905B2D"/>
    <w:rsid w:val="00906FB6"/>
    <w:rsid w:val="00915ED2"/>
    <w:rsid w:val="00920707"/>
    <w:rsid w:val="00924609"/>
    <w:rsid w:val="009356F7"/>
    <w:rsid w:val="00935CB8"/>
    <w:rsid w:val="00940D30"/>
    <w:rsid w:val="009417DA"/>
    <w:rsid w:val="00942E95"/>
    <w:rsid w:val="00944A95"/>
    <w:rsid w:val="00945AA4"/>
    <w:rsid w:val="009519CC"/>
    <w:rsid w:val="00952B8E"/>
    <w:rsid w:val="00961C85"/>
    <w:rsid w:val="00971068"/>
    <w:rsid w:val="00975A8E"/>
    <w:rsid w:val="00982C3E"/>
    <w:rsid w:val="009856D2"/>
    <w:rsid w:val="009932E6"/>
    <w:rsid w:val="00994733"/>
    <w:rsid w:val="00995952"/>
    <w:rsid w:val="009A5B52"/>
    <w:rsid w:val="009A63E2"/>
    <w:rsid w:val="009B0C3F"/>
    <w:rsid w:val="009B4A03"/>
    <w:rsid w:val="009C3A94"/>
    <w:rsid w:val="009C5D37"/>
    <w:rsid w:val="009C6873"/>
    <w:rsid w:val="009D1068"/>
    <w:rsid w:val="009D557C"/>
    <w:rsid w:val="009D6E6B"/>
    <w:rsid w:val="009E0C25"/>
    <w:rsid w:val="009E3C90"/>
    <w:rsid w:val="009E471E"/>
    <w:rsid w:val="009F13DD"/>
    <w:rsid w:val="009F225B"/>
    <w:rsid w:val="009F3EFA"/>
    <w:rsid w:val="009F4628"/>
    <w:rsid w:val="009F6EB2"/>
    <w:rsid w:val="00A005F0"/>
    <w:rsid w:val="00A01B0B"/>
    <w:rsid w:val="00A0442E"/>
    <w:rsid w:val="00A05F40"/>
    <w:rsid w:val="00A14AC2"/>
    <w:rsid w:val="00A16D7A"/>
    <w:rsid w:val="00A2077A"/>
    <w:rsid w:val="00A23D74"/>
    <w:rsid w:val="00A27848"/>
    <w:rsid w:val="00A27B33"/>
    <w:rsid w:val="00A40ED6"/>
    <w:rsid w:val="00A418E3"/>
    <w:rsid w:val="00A43910"/>
    <w:rsid w:val="00A43BE1"/>
    <w:rsid w:val="00A448B2"/>
    <w:rsid w:val="00A456BD"/>
    <w:rsid w:val="00A45F3E"/>
    <w:rsid w:val="00A516CE"/>
    <w:rsid w:val="00A51C88"/>
    <w:rsid w:val="00A55379"/>
    <w:rsid w:val="00A561A4"/>
    <w:rsid w:val="00A564A5"/>
    <w:rsid w:val="00A5763C"/>
    <w:rsid w:val="00A608BA"/>
    <w:rsid w:val="00A705F9"/>
    <w:rsid w:val="00A72686"/>
    <w:rsid w:val="00A747BC"/>
    <w:rsid w:val="00A74935"/>
    <w:rsid w:val="00A773B7"/>
    <w:rsid w:val="00A805E6"/>
    <w:rsid w:val="00A85CDC"/>
    <w:rsid w:val="00A86799"/>
    <w:rsid w:val="00A87083"/>
    <w:rsid w:val="00A916C7"/>
    <w:rsid w:val="00A930B9"/>
    <w:rsid w:val="00A938C4"/>
    <w:rsid w:val="00A93CA8"/>
    <w:rsid w:val="00A943C5"/>
    <w:rsid w:val="00A9677B"/>
    <w:rsid w:val="00AA0D74"/>
    <w:rsid w:val="00AA36B4"/>
    <w:rsid w:val="00AA3FF8"/>
    <w:rsid w:val="00AB00AA"/>
    <w:rsid w:val="00AB0772"/>
    <w:rsid w:val="00AB2F6B"/>
    <w:rsid w:val="00AB3494"/>
    <w:rsid w:val="00AB4E0D"/>
    <w:rsid w:val="00AB62A9"/>
    <w:rsid w:val="00AB6C23"/>
    <w:rsid w:val="00AC2207"/>
    <w:rsid w:val="00AC2AE7"/>
    <w:rsid w:val="00AC3DC9"/>
    <w:rsid w:val="00AD14F4"/>
    <w:rsid w:val="00AD5B12"/>
    <w:rsid w:val="00AE5C7B"/>
    <w:rsid w:val="00AE7A32"/>
    <w:rsid w:val="00AF4AC6"/>
    <w:rsid w:val="00B04DB7"/>
    <w:rsid w:val="00B05A6D"/>
    <w:rsid w:val="00B06586"/>
    <w:rsid w:val="00B10037"/>
    <w:rsid w:val="00B13A89"/>
    <w:rsid w:val="00B14EC7"/>
    <w:rsid w:val="00B21220"/>
    <w:rsid w:val="00B26B48"/>
    <w:rsid w:val="00B307A0"/>
    <w:rsid w:val="00B34242"/>
    <w:rsid w:val="00B37CAE"/>
    <w:rsid w:val="00B43F7F"/>
    <w:rsid w:val="00B5430C"/>
    <w:rsid w:val="00B55C13"/>
    <w:rsid w:val="00B57557"/>
    <w:rsid w:val="00B61444"/>
    <w:rsid w:val="00B642C7"/>
    <w:rsid w:val="00B73263"/>
    <w:rsid w:val="00B742B1"/>
    <w:rsid w:val="00B76202"/>
    <w:rsid w:val="00B80F95"/>
    <w:rsid w:val="00B831DA"/>
    <w:rsid w:val="00B86026"/>
    <w:rsid w:val="00B868EF"/>
    <w:rsid w:val="00B90D13"/>
    <w:rsid w:val="00B920F2"/>
    <w:rsid w:val="00B9325A"/>
    <w:rsid w:val="00B95CBF"/>
    <w:rsid w:val="00B96C47"/>
    <w:rsid w:val="00BA0B33"/>
    <w:rsid w:val="00BA37FB"/>
    <w:rsid w:val="00BA744F"/>
    <w:rsid w:val="00BB0E50"/>
    <w:rsid w:val="00BB2570"/>
    <w:rsid w:val="00BB4F40"/>
    <w:rsid w:val="00BC1E05"/>
    <w:rsid w:val="00BC5926"/>
    <w:rsid w:val="00BC5FE1"/>
    <w:rsid w:val="00BD0125"/>
    <w:rsid w:val="00BD0EE1"/>
    <w:rsid w:val="00BD2EA6"/>
    <w:rsid w:val="00BD5A2E"/>
    <w:rsid w:val="00BD6EA0"/>
    <w:rsid w:val="00BE192C"/>
    <w:rsid w:val="00BF383D"/>
    <w:rsid w:val="00C0492A"/>
    <w:rsid w:val="00C06DA5"/>
    <w:rsid w:val="00C119BB"/>
    <w:rsid w:val="00C129AC"/>
    <w:rsid w:val="00C14959"/>
    <w:rsid w:val="00C156C2"/>
    <w:rsid w:val="00C1570A"/>
    <w:rsid w:val="00C202F4"/>
    <w:rsid w:val="00C25C57"/>
    <w:rsid w:val="00C26A41"/>
    <w:rsid w:val="00C3088F"/>
    <w:rsid w:val="00C3523B"/>
    <w:rsid w:val="00C362FD"/>
    <w:rsid w:val="00C40C32"/>
    <w:rsid w:val="00C47F0B"/>
    <w:rsid w:val="00C5521B"/>
    <w:rsid w:val="00C5717E"/>
    <w:rsid w:val="00C6280C"/>
    <w:rsid w:val="00C630A7"/>
    <w:rsid w:val="00C70518"/>
    <w:rsid w:val="00C828FB"/>
    <w:rsid w:val="00C86DA5"/>
    <w:rsid w:val="00C8730D"/>
    <w:rsid w:val="00C9241E"/>
    <w:rsid w:val="00C944D3"/>
    <w:rsid w:val="00CA0645"/>
    <w:rsid w:val="00CA18F8"/>
    <w:rsid w:val="00CA3644"/>
    <w:rsid w:val="00CA5619"/>
    <w:rsid w:val="00CA6608"/>
    <w:rsid w:val="00CB1A1B"/>
    <w:rsid w:val="00CB1A81"/>
    <w:rsid w:val="00CB41FD"/>
    <w:rsid w:val="00CB7557"/>
    <w:rsid w:val="00CB789C"/>
    <w:rsid w:val="00CC071B"/>
    <w:rsid w:val="00CC1A74"/>
    <w:rsid w:val="00CC31E9"/>
    <w:rsid w:val="00CC63C9"/>
    <w:rsid w:val="00CD28B3"/>
    <w:rsid w:val="00CD3162"/>
    <w:rsid w:val="00CD69E3"/>
    <w:rsid w:val="00CE2900"/>
    <w:rsid w:val="00CE71F3"/>
    <w:rsid w:val="00CF0E38"/>
    <w:rsid w:val="00CF16A8"/>
    <w:rsid w:val="00CF3DBF"/>
    <w:rsid w:val="00D000C5"/>
    <w:rsid w:val="00D0079C"/>
    <w:rsid w:val="00D1056F"/>
    <w:rsid w:val="00D121AB"/>
    <w:rsid w:val="00D128F9"/>
    <w:rsid w:val="00D14950"/>
    <w:rsid w:val="00D1783B"/>
    <w:rsid w:val="00D17CDC"/>
    <w:rsid w:val="00D22017"/>
    <w:rsid w:val="00D22D8C"/>
    <w:rsid w:val="00D2388A"/>
    <w:rsid w:val="00D23B87"/>
    <w:rsid w:val="00D25786"/>
    <w:rsid w:val="00D27133"/>
    <w:rsid w:val="00D275AC"/>
    <w:rsid w:val="00D34B32"/>
    <w:rsid w:val="00D34F18"/>
    <w:rsid w:val="00D35775"/>
    <w:rsid w:val="00D362FE"/>
    <w:rsid w:val="00D37BAE"/>
    <w:rsid w:val="00D42B47"/>
    <w:rsid w:val="00D46D5B"/>
    <w:rsid w:val="00D47235"/>
    <w:rsid w:val="00D5014F"/>
    <w:rsid w:val="00D50A29"/>
    <w:rsid w:val="00D52E71"/>
    <w:rsid w:val="00D53180"/>
    <w:rsid w:val="00D53A37"/>
    <w:rsid w:val="00D54990"/>
    <w:rsid w:val="00D555A0"/>
    <w:rsid w:val="00D634AA"/>
    <w:rsid w:val="00D72DB0"/>
    <w:rsid w:val="00D769C3"/>
    <w:rsid w:val="00D82090"/>
    <w:rsid w:val="00D86144"/>
    <w:rsid w:val="00D874C8"/>
    <w:rsid w:val="00D9078C"/>
    <w:rsid w:val="00D91E17"/>
    <w:rsid w:val="00D94A29"/>
    <w:rsid w:val="00DA2B09"/>
    <w:rsid w:val="00DA51E2"/>
    <w:rsid w:val="00DB0408"/>
    <w:rsid w:val="00DB68DA"/>
    <w:rsid w:val="00DC1C68"/>
    <w:rsid w:val="00DC6D6B"/>
    <w:rsid w:val="00DD14BE"/>
    <w:rsid w:val="00DD19DB"/>
    <w:rsid w:val="00DD2F75"/>
    <w:rsid w:val="00DD3C8A"/>
    <w:rsid w:val="00DD55E4"/>
    <w:rsid w:val="00DD6C6C"/>
    <w:rsid w:val="00DD7A7E"/>
    <w:rsid w:val="00DE2D56"/>
    <w:rsid w:val="00DE61C8"/>
    <w:rsid w:val="00DE6F83"/>
    <w:rsid w:val="00E004FD"/>
    <w:rsid w:val="00E0294B"/>
    <w:rsid w:val="00E1017A"/>
    <w:rsid w:val="00E12AAB"/>
    <w:rsid w:val="00E218FE"/>
    <w:rsid w:val="00E2371A"/>
    <w:rsid w:val="00E36D14"/>
    <w:rsid w:val="00E371D9"/>
    <w:rsid w:val="00E4545A"/>
    <w:rsid w:val="00E473A6"/>
    <w:rsid w:val="00E47DFF"/>
    <w:rsid w:val="00E51B38"/>
    <w:rsid w:val="00E54FEA"/>
    <w:rsid w:val="00E56844"/>
    <w:rsid w:val="00E628B5"/>
    <w:rsid w:val="00E71E70"/>
    <w:rsid w:val="00E72C24"/>
    <w:rsid w:val="00E758CB"/>
    <w:rsid w:val="00E75A3D"/>
    <w:rsid w:val="00E820CD"/>
    <w:rsid w:val="00E8429E"/>
    <w:rsid w:val="00E87556"/>
    <w:rsid w:val="00E97569"/>
    <w:rsid w:val="00E97E7F"/>
    <w:rsid w:val="00EA69E4"/>
    <w:rsid w:val="00EA78A8"/>
    <w:rsid w:val="00EB09FA"/>
    <w:rsid w:val="00EB6115"/>
    <w:rsid w:val="00EC28AC"/>
    <w:rsid w:val="00EC556A"/>
    <w:rsid w:val="00EC75C5"/>
    <w:rsid w:val="00ED0AA6"/>
    <w:rsid w:val="00ED3933"/>
    <w:rsid w:val="00ED6B21"/>
    <w:rsid w:val="00ED7302"/>
    <w:rsid w:val="00EE1892"/>
    <w:rsid w:val="00EE1992"/>
    <w:rsid w:val="00EE4437"/>
    <w:rsid w:val="00EE45FB"/>
    <w:rsid w:val="00EE676E"/>
    <w:rsid w:val="00EF23E2"/>
    <w:rsid w:val="00EF540E"/>
    <w:rsid w:val="00EF64F8"/>
    <w:rsid w:val="00F00650"/>
    <w:rsid w:val="00F018AC"/>
    <w:rsid w:val="00F01C07"/>
    <w:rsid w:val="00F021F1"/>
    <w:rsid w:val="00F064F1"/>
    <w:rsid w:val="00F14AB2"/>
    <w:rsid w:val="00F15BD9"/>
    <w:rsid w:val="00F16264"/>
    <w:rsid w:val="00F170E9"/>
    <w:rsid w:val="00F215B2"/>
    <w:rsid w:val="00F21629"/>
    <w:rsid w:val="00F23EF6"/>
    <w:rsid w:val="00F26FCA"/>
    <w:rsid w:val="00F271D7"/>
    <w:rsid w:val="00F27882"/>
    <w:rsid w:val="00F30187"/>
    <w:rsid w:val="00F377F1"/>
    <w:rsid w:val="00F42C83"/>
    <w:rsid w:val="00F4389C"/>
    <w:rsid w:val="00F47DF5"/>
    <w:rsid w:val="00F54D3A"/>
    <w:rsid w:val="00F65B10"/>
    <w:rsid w:val="00F76136"/>
    <w:rsid w:val="00F81069"/>
    <w:rsid w:val="00F91FEF"/>
    <w:rsid w:val="00F97123"/>
    <w:rsid w:val="00F97D71"/>
    <w:rsid w:val="00FA0B2B"/>
    <w:rsid w:val="00FA5C5C"/>
    <w:rsid w:val="00FA6A16"/>
    <w:rsid w:val="00FA7612"/>
    <w:rsid w:val="00FA79C4"/>
    <w:rsid w:val="00FB3BFF"/>
    <w:rsid w:val="00FB47B6"/>
    <w:rsid w:val="00FB4F92"/>
    <w:rsid w:val="00FD0208"/>
    <w:rsid w:val="00FD0DF8"/>
    <w:rsid w:val="00FD104F"/>
    <w:rsid w:val="00FD167C"/>
    <w:rsid w:val="00FD1D5D"/>
    <w:rsid w:val="00FD3005"/>
    <w:rsid w:val="00FD4CA3"/>
    <w:rsid w:val="00FE373F"/>
    <w:rsid w:val="00FE4658"/>
    <w:rsid w:val="00FE55E4"/>
    <w:rsid w:val="00FE767F"/>
    <w:rsid w:val="00FF1D54"/>
    <w:rsid w:val="00FF31EC"/>
    <w:rsid w:val="00FF48AD"/>
    <w:rsid w:val="00FF6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069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line="276" w:lineRule="auto"/>
        <w:ind w:right="8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43"/>
  </w:style>
  <w:style w:type="paragraph" w:styleId="Heading1">
    <w:name w:val="heading 1"/>
    <w:basedOn w:val="Normal"/>
    <w:next w:val="Normal"/>
    <w:link w:val="Heading1Char"/>
    <w:uiPriority w:val="9"/>
    <w:qFormat/>
    <w:rsid w:val="006A6309"/>
    <w:pPr>
      <w:keepNext/>
      <w:numPr>
        <w:numId w:val="1"/>
      </w:numPr>
      <w:tabs>
        <w:tab w:val="left" w:pos="342"/>
        <w:tab w:val="left" w:pos="720"/>
      </w:tabs>
      <w:spacing w:line="240" w:lineRule="auto"/>
      <w:ind w:right="0"/>
      <w:jc w:val="left"/>
      <w:outlineLvl w:val="0"/>
    </w:pPr>
    <w:rPr>
      <w:rFonts w:ascii="Arial" w:eastAsia="Times New Roman" w:hAnsi="Arial" w:cs="Arial"/>
      <w:b/>
      <w:bCs/>
    </w:rPr>
  </w:style>
  <w:style w:type="paragraph" w:styleId="Heading2">
    <w:name w:val="heading 2"/>
    <w:basedOn w:val="Normal"/>
    <w:next w:val="Normal"/>
    <w:link w:val="Heading2Char"/>
    <w:uiPriority w:val="9"/>
    <w:unhideWhenUsed/>
    <w:qFormat/>
    <w:rsid w:val="009F13D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63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F13D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7B6"/>
    <w:pPr>
      <w:tabs>
        <w:tab w:val="center" w:pos="4680"/>
        <w:tab w:val="right" w:pos="9360"/>
      </w:tabs>
      <w:spacing w:line="240" w:lineRule="auto"/>
    </w:pPr>
  </w:style>
  <w:style w:type="character" w:customStyle="1" w:styleId="HeaderChar">
    <w:name w:val="Header Char"/>
    <w:basedOn w:val="DefaultParagraphFont"/>
    <w:link w:val="Header"/>
    <w:uiPriority w:val="99"/>
    <w:rsid w:val="00FB47B6"/>
  </w:style>
  <w:style w:type="paragraph" w:styleId="Footer">
    <w:name w:val="footer"/>
    <w:basedOn w:val="Normal"/>
    <w:link w:val="FooterChar"/>
    <w:uiPriority w:val="99"/>
    <w:unhideWhenUsed/>
    <w:rsid w:val="00FB47B6"/>
    <w:pPr>
      <w:tabs>
        <w:tab w:val="center" w:pos="4680"/>
        <w:tab w:val="right" w:pos="9360"/>
      </w:tabs>
      <w:spacing w:line="240" w:lineRule="auto"/>
    </w:pPr>
  </w:style>
  <w:style w:type="character" w:customStyle="1" w:styleId="FooterChar">
    <w:name w:val="Footer Char"/>
    <w:basedOn w:val="DefaultParagraphFont"/>
    <w:link w:val="Footer"/>
    <w:uiPriority w:val="99"/>
    <w:rsid w:val="00FB47B6"/>
  </w:style>
  <w:style w:type="table" w:styleId="TableGrid">
    <w:name w:val="Table Grid"/>
    <w:basedOn w:val="TableNormal"/>
    <w:uiPriority w:val="59"/>
    <w:rsid w:val="000B6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6309"/>
    <w:rPr>
      <w:rFonts w:ascii="Arial" w:eastAsia="Times New Roman" w:hAnsi="Arial" w:cs="Arial"/>
      <w:b/>
      <w:bCs/>
    </w:rPr>
  </w:style>
  <w:style w:type="character" w:customStyle="1" w:styleId="Heading3Char">
    <w:name w:val="Heading 3 Char"/>
    <w:basedOn w:val="DefaultParagraphFont"/>
    <w:link w:val="Heading3"/>
    <w:uiPriority w:val="9"/>
    <w:rsid w:val="006A63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6309"/>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6A6309"/>
    <w:pPr>
      <w:ind w:left="720"/>
      <w:contextualSpacing/>
    </w:pPr>
  </w:style>
  <w:style w:type="paragraph" w:styleId="PlainText">
    <w:name w:val="Plain Text"/>
    <w:basedOn w:val="Normal"/>
    <w:link w:val="PlainTextChar"/>
    <w:semiHidden/>
    <w:rsid w:val="006A6309"/>
    <w:pPr>
      <w:spacing w:line="240" w:lineRule="auto"/>
      <w:ind w:right="0"/>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6A6309"/>
    <w:rPr>
      <w:rFonts w:ascii="Courier New" w:eastAsia="Times New Roman" w:hAnsi="Courier New" w:cs="Courier New"/>
      <w:sz w:val="20"/>
      <w:szCs w:val="20"/>
    </w:rPr>
  </w:style>
  <w:style w:type="paragraph" w:customStyle="1" w:styleId="body">
    <w:name w:val="body"/>
    <w:rsid w:val="006A6309"/>
    <w:pPr>
      <w:suppressAutoHyphens/>
      <w:spacing w:after="100" w:line="240" w:lineRule="auto"/>
      <w:ind w:right="0"/>
      <w:jc w:val="left"/>
    </w:pPr>
    <w:rPr>
      <w:rFonts w:ascii="Times" w:eastAsia="Times New Roman" w:hAnsi="Times" w:cs="Times"/>
      <w:sz w:val="22"/>
      <w:szCs w:val="22"/>
      <w:lang w:val="en-AU"/>
    </w:rPr>
  </w:style>
  <w:style w:type="paragraph" w:customStyle="1" w:styleId="TableContents">
    <w:name w:val="Table Contents"/>
    <w:basedOn w:val="Normal"/>
    <w:rsid w:val="006A6309"/>
    <w:pPr>
      <w:widowControl w:val="0"/>
      <w:suppressLineNumbers/>
      <w:suppressAutoHyphens/>
      <w:spacing w:line="240" w:lineRule="auto"/>
      <w:ind w:right="0"/>
      <w:jc w:val="left"/>
    </w:pPr>
    <w:rPr>
      <w:rFonts w:eastAsia="Times New Roman"/>
    </w:rPr>
  </w:style>
  <w:style w:type="paragraph" w:styleId="BalloonText">
    <w:name w:val="Balloon Text"/>
    <w:basedOn w:val="Normal"/>
    <w:link w:val="BalloonTextChar"/>
    <w:uiPriority w:val="99"/>
    <w:semiHidden/>
    <w:unhideWhenUsed/>
    <w:rsid w:val="006A63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309"/>
    <w:rPr>
      <w:rFonts w:ascii="Tahoma" w:hAnsi="Tahoma" w:cs="Tahoma"/>
      <w:sz w:val="16"/>
      <w:szCs w:val="16"/>
    </w:rPr>
  </w:style>
  <w:style w:type="character" w:styleId="CommentReference">
    <w:name w:val="annotation reference"/>
    <w:basedOn w:val="DefaultParagraphFont"/>
    <w:uiPriority w:val="99"/>
    <w:semiHidden/>
    <w:unhideWhenUsed/>
    <w:rsid w:val="006A6309"/>
    <w:rPr>
      <w:sz w:val="16"/>
      <w:szCs w:val="16"/>
    </w:rPr>
  </w:style>
  <w:style w:type="paragraph" w:styleId="CommentText">
    <w:name w:val="annotation text"/>
    <w:basedOn w:val="Normal"/>
    <w:link w:val="CommentTextChar"/>
    <w:uiPriority w:val="99"/>
    <w:semiHidden/>
    <w:unhideWhenUsed/>
    <w:rsid w:val="006A6309"/>
    <w:pPr>
      <w:spacing w:line="240" w:lineRule="auto"/>
    </w:pPr>
    <w:rPr>
      <w:sz w:val="20"/>
      <w:szCs w:val="20"/>
    </w:rPr>
  </w:style>
  <w:style w:type="character" w:customStyle="1" w:styleId="CommentTextChar">
    <w:name w:val="Comment Text Char"/>
    <w:basedOn w:val="DefaultParagraphFont"/>
    <w:link w:val="CommentText"/>
    <w:uiPriority w:val="99"/>
    <w:semiHidden/>
    <w:rsid w:val="006A6309"/>
    <w:rPr>
      <w:sz w:val="20"/>
      <w:szCs w:val="20"/>
    </w:rPr>
  </w:style>
  <w:style w:type="paragraph" w:styleId="CommentSubject">
    <w:name w:val="annotation subject"/>
    <w:basedOn w:val="CommentText"/>
    <w:next w:val="CommentText"/>
    <w:link w:val="CommentSubjectChar"/>
    <w:uiPriority w:val="99"/>
    <w:semiHidden/>
    <w:unhideWhenUsed/>
    <w:rsid w:val="006A6309"/>
    <w:rPr>
      <w:b/>
      <w:bCs/>
    </w:rPr>
  </w:style>
  <w:style w:type="character" w:customStyle="1" w:styleId="CommentSubjectChar">
    <w:name w:val="Comment Subject Char"/>
    <w:basedOn w:val="CommentTextChar"/>
    <w:link w:val="CommentSubject"/>
    <w:uiPriority w:val="99"/>
    <w:semiHidden/>
    <w:rsid w:val="006A6309"/>
    <w:rPr>
      <w:b/>
      <w:bCs/>
      <w:sz w:val="20"/>
      <w:szCs w:val="20"/>
    </w:rPr>
  </w:style>
  <w:style w:type="paragraph" w:styleId="TOCHeading">
    <w:name w:val="TOC Heading"/>
    <w:basedOn w:val="Heading1"/>
    <w:next w:val="Normal"/>
    <w:uiPriority w:val="39"/>
    <w:unhideWhenUsed/>
    <w:qFormat/>
    <w:rsid w:val="00095E3F"/>
    <w:pPr>
      <w:keepLines/>
      <w:numPr>
        <w:numId w:val="0"/>
      </w:numPr>
      <w:tabs>
        <w:tab w:val="clear" w:pos="342"/>
        <w:tab w:val="clear" w:pos="720"/>
      </w:tab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095E3F"/>
    <w:pPr>
      <w:spacing w:after="100"/>
      <w:ind w:left="220" w:right="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095E3F"/>
    <w:pPr>
      <w:spacing w:after="100"/>
      <w:ind w:righ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095E3F"/>
    <w:pPr>
      <w:spacing w:after="100"/>
      <w:ind w:left="440" w:right="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095E3F"/>
    <w:rPr>
      <w:color w:val="0000FF" w:themeColor="hyperlink"/>
      <w:u w:val="single"/>
    </w:rPr>
  </w:style>
  <w:style w:type="paragraph" w:customStyle="1" w:styleId="Tabletext">
    <w:name w:val="Tabletext"/>
    <w:basedOn w:val="Normal"/>
    <w:rsid w:val="00A51C88"/>
    <w:pPr>
      <w:keepNext/>
      <w:widowControl w:val="0"/>
      <w:tabs>
        <w:tab w:val="left" w:pos="720"/>
      </w:tabs>
      <w:spacing w:before="100" w:beforeAutospacing="1" w:line="300" w:lineRule="atLeast"/>
      <w:ind w:right="0"/>
    </w:pPr>
    <w:rPr>
      <w:rFonts w:ascii="Arial" w:eastAsia="Times New Roman" w:hAnsi="Arial"/>
      <w:sz w:val="20"/>
      <w:szCs w:val="20"/>
    </w:rPr>
  </w:style>
  <w:style w:type="paragraph" w:customStyle="1" w:styleId="StyleNormalsampleBefore6pt">
    <w:name w:val="Style Normal sample + Before:  6 pt"/>
    <w:basedOn w:val="Normal"/>
    <w:rsid w:val="00A51C88"/>
    <w:pPr>
      <w:spacing w:before="120" w:line="360" w:lineRule="auto"/>
      <w:ind w:left="432" w:right="0"/>
    </w:pPr>
    <w:rPr>
      <w:rFonts w:ascii="Arial" w:eastAsia="MS Mincho" w:hAnsi="Arial"/>
      <w:i/>
      <w:iCs/>
      <w:kern w:val="32"/>
      <w:sz w:val="20"/>
      <w:szCs w:val="20"/>
      <w:lang w:eastAsia="ja-JP"/>
    </w:rPr>
  </w:style>
  <w:style w:type="paragraph" w:styleId="DocumentMap">
    <w:name w:val="Document Map"/>
    <w:basedOn w:val="Normal"/>
    <w:link w:val="DocumentMapChar"/>
    <w:uiPriority w:val="99"/>
    <w:semiHidden/>
    <w:unhideWhenUsed/>
    <w:rsid w:val="001D105C"/>
    <w:pPr>
      <w:spacing w:line="240" w:lineRule="auto"/>
      <w:ind w:right="0"/>
      <w:jc w:val="left"/>
    </w:pPr>
    <w:rPr>
      <w:rFonts w:ascii="Tahoma" w:hAnsi="Tahoma" w:cs="Tahoma"/>
      <w:kern w:val="32"/>
      <w:sz w:val="16"/>
      <w:szCs w:val="16"/>
    </w:rPr>
  </w:style>
  <w:style w:type="character" w:customStyle="1" w:styleId="DocumentMapChar">
    <w:name w:val="Document Map Char"/>
    <w:basedOn w:val="DefaultParagraphFont"/>
    <w:link w:val="DocumentMap"/>
    <w:uiPriority w:val="99"/>
    <w:semiHidden/>
    <w:rsid w:val="001D105C"/>
    <w:rPr>
      <w:rFonts w:ascii="Tahoma" w:hAnsi="Tahoma" w:cs="Tahoma"/>
      <w:kern w:val="32"/>
      <w:sz w:val="16"/>
      <w:szCs w:val="16"/>
    </w:rPr>
  </w:style>
  <w:style w:type="table" w:customStyle="1" w:styleId="LightList-Accent11">
    <w:name w:val="Light List - Accent 11"/>
    <w:basedOn w:val="TableNormal"/>
    <w:uiPriority w:val="61"/>
    <w:rsid w:val="001D105C"/>
    <w:pPr>
      <w:ind w:right="0"/>
      <w:contextualSpacing/>
      <w:jc w:val="left"/>
    </w:pPr>
    <w:rPr>
      <w:rFonts w:ascii="Arial" w:eastAsia="Calibri" w:hAnsi="Arial" w:cs="Arial"/>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Body0">
    <w:name w:val="Body"/>
    <w:basedOn w:val="Normal"/>
    <w:link w:val="BodyChar"/>
    <w:autoRedefine/>
    <w:qFormat/>
    <w:rsid w:val="001D105C"/>
    <w:pPr>
      <w:spacing w:before="120" w:after="120"/>
      <w:ind w:left="90" w:right="27"/>
    </w:pPr>
    <w:rPr>
      <w:rFonts w:ascii="Arial" w:eastAsia="Calibri" w:hAnsi="Arial" w:cs="Arial"/>
      <w:sz w:val="20"/>
      <w:szCs w:val="22"/>
    </w:rPr>
  </w:style>
  <w:style w:type="character" w:customStyle="1" w:styleId="BodyChar">
    <w:name w:val="Body Char"/>
    <w:basedOn w:val="DefaultParagraphFont"/>
    <w:link w:val="Body0"/>
    <w:rsid w:val="001D105C"/>
    <w:rPr>
      <w:rFonts w:ascii="Arial" w:eastAsia="Calibri" w:hAnsi="Arial" w:cs="Arial"/>
      <w:sz w:val="20"/>
      <w:szCs w:val="22"/>
    </w:rPr>
  </w:style>
  <w:style w:type="paragraph" w:customStyle="1" w:styleId="Bang">
    <w:name w:val="Bang"/>
    <w:basedOn w:val="Normal"/>
    <w:autoRedefine/>
    <w:rsid w:val="0018541E"/>
    <w:pPr>
      <w:spacing w:before="80" w:after="80" w:line="240" w:lineRule="auto"/>
      <w:ind w:left="43" w:right="0"/>
      <w:jc w:val="left"/>
    </w:pPr>
    <w:rPr>
      <w:rFonts w:ascii="Tahoma" w:eastAsia="MS Mincho" w:hAnsi="Tahoma" w:cs="Tahoma"/>
      <w:snapToGrid w:val="0"/>
      <w:sz w:val="18"/>
      <w:szCs w:val="20"/>
    </w:rPr>
  </w:style>
  <w:style w:type="character" w:customStyle="1" w:styleId="ListParagraphChar">
    <w:name w:val="List Paragraph Char"/>
    <w:basedOn w:val="DefaultParagraphFont"/>
    <w:link w:val="ListParagraph"/>
    <w:uiPriority w:val="34"/>
    <w:rsid w:val="00296CF4"/>
  </w:style>
  <w:style w:type="paragraph" w:styleId="BodyTextIndent">
    <w:name w:val="Body Text Indent"/>
    <w:basedOn w:val="Normal"/>
    <w:link w:val="BodyTextIndentChar"/>
    <w:rsid w:val="00280095"/>
    <w:pPr>
      <w:spacing w:after="120" w:line="240" w:lineRule="auto"/>
      <w:ind w:left="360" w:right="0"/>
      <w:jc w:val="left"/>
    </w:pPr>
    <w:rPr>
      <w:rFonts w:ascii="Arial" w:eastAsia="Times New Roman" w:hAnsi="Arial"/>
      <w:bCs/>
      <w:iCs/>
      <w:color w:val="000000"/>
      <w:sz w:val="20"/>
      <w:szCs w:val="20"/>
    </w:rPr>
  </w:style>
  <w:style w:type="character" w:customStyle="1" w:styleId="BodyTextIndentChar">
    <w:name w:val="Body Text Indent Char"/>
    <w:basedOn w:val="DefaultParagraphFont"/>
    <w:link w:val="BodyTextIndent"/>
    <w:rsid w:val="00280095"/>
    <w:rPr>
      <w:rFonts w:ascii="Arial" w:eastAsia="Times New Roman" w:hAnsi="Arial"/>
      <w:bCs/>
      <w:iCs/>
      <w:color w:val="000000"/>
      <w:sz w:val="20"/>
      <w:szCs w:val="20"/>
    </w:rPr>
  </w:style>
  <w:style w:type="character" w:customStyle="1" w:styleId="Heading5Char">
    <w:name w:val="Heading 5 Char"/>
    <w:basedOn w:val="DefaultParagraphFont"/>
    <w:link w:val="Heading5"/>
    <w:uiPriority w:val="9"/>
    <w:rsid w:val="009F13DD"/>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9F13DD"/>
    <w:rPr>
      <w:rFonts w:asciiTheme="majorHAnsi" w:eastAsiaTheme="majorEastAsia" w:hAnsiTheme="majorHAnsi" w:cstheme="majorBidi"/>
      <w:b/>
      <w:bCs/>
      <w:color w:val="4F81BD" w:themeColor="accent1"/>
      <w:sz w:val="26"/>
      <w:szCs w:val="26"/>
    </w:rPr>
  </w:style>
  <w:style w:type="paragraph" w:styleId="Revision">
    <w:name w:val="Revision"/>
    <w:hidden/>
    <w:uiPriority w:val="99"/>
    <w:semiHidden/>
    <w:rsid w:val="009F13DD"/>
    <w:pPr>
      <w:spacing w:line="240" w:lineRule="auto"/>
      <w:ind w:right="0"/>
      <w:jc w:val="left"/>
    </w:pPr>
  </w:style>
  <w:style w:type="character" w:styleId="FollowedHyperlink">
    <w:name w:val="FollowedHyperlink"/>
    <w:basedOn w:val="DefaultParagraphFont"/>
    <w:uiPriority w:val="99"/>
    <w:semiHidden/>
    <w:unhideWhenUsed/>
    <w:rsid w:val="009F13DD"/>
    <w:rPr>
      <w:color w:val="800080" w:themeColor="followedHyperlink"/>
      <w:u w:val="single"/>
    </w:rPr>
  </w:style>
  <w:style w:type="paragraph" w:styleId="NoSpacing">
    <w:name w:val="No Spacing"/>
    <w:uiPriority w:val="1"/>
    <w:qFormat/>
    <w:rsid w:val="009F13DD"/>
    <w:pPr>
      <w:spacing w:line="240" w:lineRule="auto"/>
      <w:ind w:right="0"/>
      <w:jc w:val="left"/>
    </w:pPr>
    <w:rPr>
      <w:rFonts w:ascii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line="276" w:lineRule="auto"/>
        <w:ind w:right="8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C43"/>
  </w:style>
  <w:style w:type="paragraph" w:styleId="Heading1">
    <w:name w:val="heading 1"/>
    <w:basedOn w:val="Normal"/>
    <w:next w:val="Normal"/>
    <w:link w:val="Heading1Char"/>
    <w:uiPriority w:val="9"/>
    <w:qFormat/>
    <w:rsid w:val="006A6309"/>
    <w:pPr>
      <w:keepNext/>
      <w:numPr>
        <w:numId w:val="1"/>
      </w:numPr>
      <w:tabs>
        <w:tab w:val="left" w:pos="342"/>
        <w:tab w:val="left" w:pos="720"/>
      </w:tabs>
      <w:spacing w:line="240" w:lineRule="auto"/>
      <w:ind w:right="0"/>
      <w:jc w:val="left"/>
      <w:outlineLvl w:val="0"/>
    </w:pPr>
    <w:rPr>
      <w:rFonts w:ascii="Arial" w:eastAsia="Times New Roman" w:hAnsi="Arial" w:cs="Arial"/>
      <w:b/>
      <w:bCs/>
    </w:rPr>
  </w:style>
  <w:style w:type="paragraph" w:styleId="Heading2">
    <w:name w:val="heading 2"/>
    <w:basedOn w:val="Normal"/>
    <w:next w:val="Normal"/>
    <w:link w:val="Heading2Char"/>
    <w:uiPriority w:val="9"/>
    <w:unhideWhenUsed/>
    <w:qFormat/>
    <w:rsid w:val="009F13D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A6309"/>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F13D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7B6"/>
    <w:pPr>
      <w:tabs>
        <w:tab w:val="center" w:pos="4680"/>
        <w:tab w:val="right" w:pos="9360"/>
      </w:tabs>
      <w:spacing w:line="240" w:lineRule="auto"/>
    </w:pPr>
  </w:style>
  <w:style w:type="character" w:customStyle="1" w:styleId="HeaderChar">
    <w:name w:val="Header Char"/>
    <w:basedOn w:val="DefaultParagraphFont"/>
    <w:link w:val="Header"/>
    <w:uiPriority w:val="99"/>
    <w:rsid w:val="00FB47B6"/>
  </w:style>
  <w:style w:type="paragraph" w:styleId="Footer">
    <w:name w:val="footer"/>
    <w:basedOn w:val="Normal"/>
    <w:link w:val="FooterChar"/>
    <w:uiPriority w:val="99"/>
    <w:unhideWhenUsed/>
    <w:rsid w:val="00FB47B6"/>
    <w:pPr>
      <w:tabs>
        <w:tab w:val="center" w:pos="4680"/>
        <w:tab w:val="right" w:pos="9360"/>
      </w:tabs>
      <w:spacing w:line="240" w:lineRule="auto"/>
    </w:pPr>
  </w:style>
  <w:style w:type="character" w:customStyle="1" w:styleId="FooterChar">
    <w:name w:val="Footer Char"/>
    <w:basedOn w:val="DefaultParagraphFont"/>
    <w:link w:val="Footer"/>
    <w:uiPriority w:val="99"/>
    <w:rsid w:val="00FB47B6"/>
  </w:style>
  <w:style w:type="table" w:styleId="TableGrid">
    <w:name w:val="Table Grid"/>
    <w:basedOn w:val="TableNormal"/>
    <w:uiPriority w:val="59"/>
    <w:rsid w:val="000B68C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6309"/>
    <w:rPr>
      <w:rFonts w:ascii="Arial" w:eastAsia="Times New Roman" w:hAnsi="Arial" w:cs="Arial"/>
      <w:b/>
      <w:bCs/>
    </w:rPr>
  </w:style>
  <w:style w:type="character" w:customStyle="1" w:styleId="Heading3Char">
    <w:name w:val="Heading 3 Char"/>
    <w:basedOn w:val="DefaultParagraphFont"/>
    <w:link w:val="Heading3"/>
    <w:uiPriority w:val="9"/>
    <w:rsid w:val="006A630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A6309"/>
    <w:rPr>
      <w:rFonts w:asciiTheme="majorHAnsi" w:eastAsiaTheme="majorEastAsia" w:hAnsiTheme="majorHAnsi" w:cstheme="majorBidi"/>
      <w:b/>
      <w:bCs/>
      <w:i/>
      <w:iCs/>
      <w:color w:val="4F81BD" w:themeColor="accent1"/>
    </w:rPr>
  </w:style>
  <w:style w:type="paragraph" w:styleId="ListParagraph">
    <w:name w:val="List Paragraph"/>
    <w:basedOn w:val="Normal"/>
    <w:link w:val="ListParagraphChar"/>
    <w:uiPriority w:val="34"/>
    <w:qFormat/>
    <w:rsid w:val="006A6309"/>
    <w:pPr>
      <w:ind w:left="720"/>
      <w:contextualSpacing/>
    </w:pPr>
  </w:style>
  <w:style w:type="paragraph" w:styleId="PlainText">
    <w:name w:val="Plain Text"/>
    <w:basedOn w:val="Normal"/>
    <w:link w:val="PlainTextChar"/>
    <w:semiHidden/>
    <w:rsid w:val="006A6309"/>
    <w:pPr>
      <w:spacing w:line="240" w:lineRule="auto"/>
      <w:ind w:right="0"/>
      <w:jc w:val="left"/>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6A6309"/>
    <w:rPr>
      <w:rFonts w:ascii="Courier New" w:eastAsia="Times New Roman" w:hAnsi="Courier New" w:cs="Courier New"/>
      <w:sz w:val="20"/>
      <w:szCs w:val="20"/>
    </w:rPr>
  </w:style>
  <w:style w:type="paragraph" w:customStyle="1" w:styleId="body">
    <w:name w:val="body"/>
    <w:rsid w:val="006A6309"/>
    <w:pPr>
      <w:suppressAutoHyphens/>
      <w:spacing w:after="100" w:line="240" w:lineRule="auto"/>
      <w:ind w:right="0"/>
      <w:jc w:val="left"/>
    </w:pPr>
    <w:rPr>
      <w:rFonts w:ascii="Times" w:eastAsia="Times New Roman" w:hAnsi="Times" w:cs="Times"/>
      <w:sz w:val="22"/>
      <w:szCs w:val="22"/>
      <w:lang w:val="en-AU"/>
    </w:rPr>
  </w:style>
  <w:style w:type="paragraph" w:customStyle="1" w:styleId="TableContents">
    <w:name w:val="Table Contents"/>
    <w:basedOn w:val="Normal"/>
    <w:rsid w:val="006A6309"/>
    <w:pPr>
      <w:widowControl w:val="0"/>
      <w:suppressLineNumbers/>
      <w:suppressAutoHyphens/>
      <w:spacing w:line="240" w:lineRule="auto"/>
      <w:ind w:right="0"/>
      <w:jc w:val="left"/>
    </w:pPr>
    <w:rPr>
      <w:rFonts w:eastAsia="Times New Roman"/>
    </w:rPr>
  </w:style>
  <w:style w:type="paragraph" w:styleId="BalloonText">
    <w:name w:val="Balloon Text"/>
    <w:basedOn w:val="Normal"/>
    <w:link w:val="BalloonTextChar"/>
    <w:uiPriority w:val="99"/>
    <w:semiHidden/>
    <w:unhideWhenUsed/>
    <w:rsid w:val="006A63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309"/>
    <w:rPr>
      <w:rFonts w:ascii="Tahoma" w:hAnsi="Tahoma" w:cs="Tahoma"/>
      <w:sz w:val="16"/>
      <w:szCs w:val="16"/>
    </w:rPr>
  </w:style>
  <w:style w:type="character" w:styleId="CommentReference">
    <w:name w:val="annotation reference"/>
    <w:basedOn w:val="DefaultParagraphFont"/>
    <w:uiPriority w:val="99"/>
    <w:semiHidden/>
    <w:unhideWhenUsed/>
    <w:rsid w:val="006A6309"/>
    <w:rPr>
      <w:sz w:val="16"/>
      <w:szCs w:val="16"/>
    </w:rPr>
  </w:style>
  <w:style w:type="paragraph" w:styleId="CommentText">
    <w:name w:val="annotation text"/>
    <w:basedOn w:val="Normal"/>
    <w:link w:val="CommentTextChar"/>
    <w:uiPriority w:val="99"/>
    <w:semiHidden/>
    <w:unhideWhenUsed/>
    <w:rsid w:val="006A6309"/>
    <w:pPr>
      <w:spacing w:line="240" w:lineRule="auto"/>
    </w:pPr>
    <w:rPr>
      <w:sz w:val="20"/>
      <w:szCs w:val="20"/>
    </w:rPr>
  </w:style>
  <w:style w:type="character" w:customStyle="1" w:styleId="CommentTextChar">
    <w:name w:val="Comment Text Char"/>
    <w:basedOn w:val="DefaultParagraphFont"/>
    <w:link w:val="CommentText"/>
    <w:uiPriority w:val="99"/>
    <w:semiHidden/>
    <w:rsid w:val="006A6309"/>
    <w:rPr>
      <w:sz w:val="20"/>
      <w:szCs w:val="20"/>
    </w:rPr>
  </w:style>
  <w:style w:type="paragraph" w:styleId="CommentSubject">
    <w:name w:val="annotation subject"/>
    <w:basedOn w:val="CommentText"/>
    <w:next w:val="CommentText"/>
    <w:link w:val="CommentSubjectChar"/>
    <w:uiPriority w:val="99"/>
    <w:semiHidden/>
    <w:unhideWhenUsed/>
    <w:rsid w:val="006A6309"/>
    <w:rPr>
      <w:b/>
      <w:bCs/>
    </w:rPr>
  </w:style>
  <w:style w:type="character" w:customStyle="1" w:styleId="CommentSubjectChar">
    <w:name w:val="Comment Subject Char"/>
    <w:basedOn w:val="CommentTextChar"/>
    <w:link w:val="CommentSubject"/>
    <w:uiPriority w:val="99"/>
    <w:semiHidden/>
    <w:rsid w:val="006A6309"/>
    <w:rPr>
      <w:b/>
      <w:bCs/>
      <w:sz w:val="20"/>
      <w:szCs w:val="20"/>
    </w:rPr>
  </w:style>
  <w:style w:type="paragraph" w:styleId="TOCHeading">
    <w:name w:val="TOC Heading"/>
    <w:basedOn w:val="Heading1"/>
    <w:next w:val="Normal"/>
    <w:uiPriority w:val="39"/>
    <w:unhideWhenUsed/>
    <w:qFormat/>
    <w:rsid w:val="00095E3F"/>
    <w:pPr>
      <w:keepLines/>
      <w:numPr>
        <w:numId w:val="0"/>
      </w:numPr>
      <w:tabs>
        <w:tab w:val="clear" w:pos="342"/>
        <w:tab w:val="clear" w:pos="720"/>
      </w:tabs>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TOC2">
    <w:name w:val="toc 2"/>
    <w:basedOn w:val="Normal"/>
    <w:next w:val="Normal"/>
    <w:autoRedefine/>
    <w:uiPriority w:val="39"/>
    <w:unhideWhenUsed/>
    <w:qFormat/>
    <w:rsid w:val="00095E3F"/>
    <w:pPr>
      <w:spacing w:after="100"/>
      <w:ind w:left="220" w:right="0"/>
      <w:jc w:val="left"/>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095E3F"/>
    <w:pPr>
      <w:spacing w:after="100"/>
      <w:ind w:righ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095E3F"/>
    <w:pPr>
      <w:spacing w:after="100"/>
      <w:ind w:left="440" w:right="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095E3F"/>
    <w:rPr>
      <w:color w:val="0000FF" w:themeColor="hyperlink"/>
      <w:u w:val="single"/>
    </w:rPr>
  </w:style>
  <w:style w:type="paragraph" w:customStyle="1" w:styleId="Tabletext">
    <w:name w:val="Tabletext"/>
    <w:basedOn w:val="Normal"/>
    <w:rsid w:val="00A51C88"/>
    <w:pPr>
      <w:keepNext/>
      <w:widowControl w:val="0"/>
      <w:tabs>
        <w:tab w:val="left" w:pos="720"/>
      </w:tabs>
      <w:spacing w:before="100" w:beforeAutospacing="1" w:line="300" w:lineRule="atLeast"/>
      <w:ind w:right="0"/>
    </w:pPr>
    <w:rPr>
      <w:rFonts w:ascii="Arial" w:eastAsia="Times New Roman" w:hAnsi="Arial"/>
      <w:sz w:val="20"/>
      <w:szCs w:val="20"/>
    </w:rPr>
  </w:style>
  <w:style w:type="paragraph" w:customStyle="1" w:styleId="StyleNormalsampleBefore6pt">
    <w:name w:val="Style Normal sample + Before:  6 pt"/>
    <w:basedOn w:val="Normal"/>
    <w:rsid w:val="00A51C88"/>
    <w:pPr>
      <w:spacing w:before="120" w:line="360" w:lineRule="auto"/>
      <w:ind w:left="432" w:right="0"/>
    </w:pPr>
    <w:rPr>
      <w:rFonts w:ascii="Arial" w:eastAsia="MS Mincho" w:hAnsi="Arial"/>
      <w:i/>
      <w:iCs/>
      <w:kern w:val="32"/>
      <w:sz w:val="20"/>
      <w:szCs w:val="20"/>
      <w:lang w:eastAsia="ja-JP"/>
    </w:rPr>
  </w:style>
  <w:style w:type="paragraph" w:styleId="DocumentMap">
    <w:name w:val="Document Map"/>
    <w:basedOn w:val="Normal"/>
    <w:link w:val="DocumentMapChar"/>
    <w:uiPriority w:val="99"/>
    <w:semiHidden/>
    <w:unhideWhenUsed/>
    <w:rsid w:val="001D105C"/>
    <w:pPr>
      <w:spacing w:line="240" w:lineRule="auto"/>
      <w:ind w:right="0"/>
      <w:jc w:val="left"/>
    </w:pPr>
    <w:rPr>
      <w:rFonts w:ascii="Tahoma" w:hAnsi="Tahoma" w:cs="Tahoma"/>
      <w:kern w:val="32"/>
      <w:sz w:val="16"/>
      <w:szCs w:val="16"/>
    </w:rPr>
  </w:style>
  <w:style w:type="character" w:customStyle="1" w:styleId="DocumentMapChar">
    <w:name w:val="Document Map Char"/>
    <w:basedOn w:val="DefaultParagraphFont"/>
    <w:link w:val="DocumentMap"/>
    <w:uiPriority w:val="99"/>
    <w:semiHidden/>
    <w:rsid w:val="001D105C"/>
    <w:rPr>
      <w:rFonts w:ascii="Tahoma" w:hAnsi="Tahoma" w:cs="Tahoma"/>
      <w:kern w:val="32"/>
      <w:sz w:val="16"/>
      <w:szCs w:val="16"/>
    </w:rPr>
  </w:style>
  <w:style w:type="table" w:customStyle="1" w:styleId="LightList-Accent11">
    <w:name w:val="Light List - Accent 11"/>
    <w:basedOn w:val="TableNormal"/>
    <w:uiPriority w:val="61"/>
    <w:rsid w:val="001D105C"/>
    <w:pPr>
      <w:ind w:right="0"/>
      <w:contextualSpacing/>
      <w:jc w:val="left"/>
    </w:pPr>
    <w:rPr>
      <w:rFonts w:ascii="Arial" w:eastAsia="Calibri" w:hAnsi="Arial" w:cs="Arial"/>
      <w:sz w:val="20"/>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Body0">
    <w:name w:val="Body"/>
    <w:basedOn w:val="Normal"/>
    <w:link w:val="BodyChar"/>
    <w:autoRedefine/>
    <w:qFormat/>
    <w:rsid w:val="001D105C"/>
    <w:pPr>
      <w:spacing w:before="120" w:after="120"/>
      <w:ind w:left="90" w:right="27"/>
    </w:pPr>
    <w:rPr>
      <w:rFonts w:ascii="Arial" w:eastAsia="Calibri" w:hAnsi="Arial" w:cs="Arial"/>
      <w:sz w:val="20"/>
      <w:szCs w:val="22"/>
    </w:rPr>
  </w:style>
  <w:style w:type="character" w:customStyle="1" w:styleId="BodyChar">
    <w:name w:val="Body Char"/>
    <w:basedOn w:val="DefaultParagraphFont"/>
    <w:link w:val="Body0"/>
    <w:rsid w:val="001D105C"/>
    <w:rPr>
      <w:rFonts w:ascii="Arial" w:eastAsia="Calibri" w:hAnsi="Arial" w:cs="Arial"/>
      <w:sz w:val="20"/>
      <w:szCs w:val="22"/>
    </w:rPr>
  </w:style>
  <w:style w:type="paragraph" w:customStyle="1" w:styleId="Bang">
    <w:name w:val="Bang"/>
    <w:basedOn w:val="Normal"/>
    <w:autoRedefine/>
    <w:rsid w:val="0018541E"/>
    <w:pPr>
      <w:spacing w:before="80" w:after="80" w:line="240" w:lineRule="auto"/>
      <w:ind w:left="43" w:right="0"/>
      <w:jc w:val="left"/>
    </w:pPr>
    <w:rPr>
      <w:rFonts w:ascii="Tahoma" w:eastAsia="MS Mincho" w:hAnsi="Tahoma" w:cs="Tahoma"/>
      <w:snapToGrid w:val="0"/>
      <w:sz w:val="18"/>
      <w:szCs w:val="20"/>
    </w:rPr>
  </w:style>
  <w:style w:type="character" w:customStyle="1" w:styleId="ListParagraphChar">
    <w:name w:val="List Paragraph Char"/>
    <w:basedOn w:val="DefaultParagraphFont"/>
    <w:link w:val="ListParagraph"/>
    <w:uiPriority w:val="34"/>
    <w:rsid w:val="00296CF4"/>
  </w:style>
  <w:style w:type="paragraph" w:styleId="BodyTextIndent">
    <w:name w:val="Body Text Indent"/>
    <w:basedOn w:val="Normal"/>
    <w:link w:val="BodyTextIndentChar"/>
    <w:rsid w:val="00280095"/>
    <w:pPr>
      <w:spacing w:after="120" w:line="240" w:lineRule="auto"/>
      <w:ind w:left="360" w:right="0"/>
      <w:jc w:val="left"/>
    </w:pPr>
    <w:rPr>
      <w:rFonts w:ascii="Arial" w:eastAsia="Times New Roman" w:hAnsi="Arial"/>
      <w:bCs/>
      <w:iCs/>
      <w:color w:val="000000"/>
      <w:sz w:val="20"/>
      <w:szCs w:val="20"/>
    </w:rPr>
  </w:style>
  <w:style w:type="character" w:customStyle="1" w:styleId="BodyTextIndentChar">
    <w:name w:val="Body Text Indent Char"/>
    <w:basedOn w:val="DefaultParagraphFont"/>
    <w:link w:val="BodyTextIndent"/>
    <w:rsid w:val="00280095"/>
    <w:rPr>
      <w:rFonts w:ascii="Arial" w:eastAsia="Times New Roman" w:hAnsi="Arial"/>
      <w:bCs/>
      <w:iCs/>
      <w:color w:val="000000"/>
      <w:sz w:val="20"/>
      <w:szCs w:val="20"/>
    </w:rPr>
  </w:style>
  <w:style w:type="character" w:customStyle="1" w:styleId="Heading5Char">
    <w:name w:val="Heading 5 Char"/>
    <w:basedOn w:val="DefaultParagraphFont"/>
    <w:link w:val="Heading5"/>
    <w:uiPriority w:val="9"/>
    <w:rsid w:val="009F13DD"/>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9F13DD"/>
    <w:rPr>
      <w:rFonts w:asciiTheme="majorHAnsi" w:eastAsiaTheme="majorEastAsia" w:hAnsiTheme="majorHAnsi" w:cstheme="majorBidi"/>
      <w:b/>
      <w:bCs/>
      <w:color w:val="4F81BD" w:themeColor="accent1"/>
      <w:sz w:val="26"/>
      <w:szCs w:val="26"/>
    </w:rPr>
  </w:style>
  <w:style w:type="paragraph" w:styleId="Revision">
    <w:name w:val="Revision"/>
    <w:hidden/>
    <w:uiPriority w:val="99"/>
    <w:semiHidden/>
    <w:rsid w:val="009F13DD"/>
    <w:pPr>
      <w:spacing w:line="240" w:lineRule="auto"/>
      <w:ind w:right="0"/>
      <w:jc w:val="left"/>
    </w:pPr>
  </w:style>
  <w:style w:type="character" w:styleId="FollowedHyperlink">
    <w:name w:val="FollowedHyperlink"/>
    <w:basedOn w:val="DefaultParagraphFont"/>
    <w:uiPriority w:val="99"/>
    <w:semiHidden/>
    <w:unhideWhenUsed/>
    <w:rsid w:val="009F13DD"/>
    <w:rPr>
      <w:color w:val="800080" w:themeColor="followedHyperlink"/>
      <w:u w:val="single"/>
    </w:rPr>
  </w:style>
  <w:style w:type="paragraph" w:styleId="NoSpacing">
    <w:name w:val="No Spacing"/>
    <w:uiPriority w:val="1"/>
    <w:qFormat/>
    <w:rsid w:val="009F13DD"/>
    <w:pPr>
      <w:spacing w:line="240" w:lineRule="auto"/>
      <w:ind w:right="0"/>
      <w:jc w:val="left"/>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52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oleObject" Target="embeddings/oleObject6.bin"/><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1.emf"/><Relationship Id="rId68" Type="http://schemas.openxmlformats.org/officeDocument/2006/relationships/footer" Target="footer1.xml"/><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image" Target="media/image35.emf"/><Relationship Id="rId58" Type="http://schemas.openxmlformats.org/officeDocument/2006/relationships/image" Target="media/image38.emf"/><Relationship Id="rId66"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oleObject" Target="embeddings/oleObject9.bin"/><Relationship Id="rId57" Type="http://schemas.openxmlformats.org/officeDocument/2006/relationships/oleObject" Target="embeddings/oleObject11.bin"/><Relationship Id="rId61" Type="http://schemas.openxmlformats.org/officeDocument/2006/relationships/oleObject" Target="embeddings/oleObject13.bin"/><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7.png"/><Relationship Id="rId44" Type="http://schemas.openxmlformats.org/officeDocument/2006/relationships/oleObject" Target="embeddings/oleObject7.bin"/><Relationship Id="rId52" Type="http://schemas.openxmlformats.org/officeDocument/2006/relationships/image" Target="media/image34.png"/><Relationship Id="rId60" Type="http://schemas.openxmlformats.org/officeDocument/2006/relationships/image" Target="media/image39.emf"/><Relationship Id="rId65"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emf"/><Relationship Id="rId56" Type="http://schemas.openxmlformats.org/officeDocument/2006/relationships/image" Target="media/image37.emf"/><Relationship Id="rId64" Type="http://schemas.openxmlformats.org/officeDocument/2006/relationships/oleObject" Target="embeddings/oleObject14.bin"/><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comments" Target="comment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8.bin"/><Relationship Id="rId59" Type="http://schemas.openxmlformats.org/officeDocument/2006/relationships/oleObject" Target="embeddings/oleObject12.bin"/><Relationship Id="rId67" Type="http://schemas.openxmlformats.org/officeDocument/2006/relationships/header" Target="header1.xml"/><Relationship Id="rId20" Type="http://schemas.openxmlformats.org/officeDocument/2006/relationships/oleObject" Target="embeddings/oleObject5.bin"/><Relationship Id="rId41" Type="http://schemas.openxmlformats.org/officeDocument/2006/relationships/image" Target="media/image27.emf"/><Relationship Id="rId54" Type="http://schemas.openxmlformats.org/officeDocument/2006/relationships/oleObject" Target="embeddings/oleObject10.bin"/><Relationship Id="rId62" Type="http://schemas.openxmlformats.org/officeDocument/2006/relationships/image" Target="media/image40.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nhung.nh3@seabank.com.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942244-661A-47A8-A3FB-B3EB634B1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TotalTime>
  <Pages>64</Pages>
  <Words>9504</Words>
  <Characters>54177</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SeABank</Company>
  <LinksUpToDate>false</LinksUpToDate>
  <CharactersWithSpaces>63554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anh.tq2</dc:creator>
  <cp:lastModifiedBy>Nguyen Hong Nhung (Khoi CNTT)</cp:lastModifiedBy>
  <cp:revision>91</cp:revision>
  <cp:lastPrinted>2014-01-07T04:00:00Z</cp:lastPrinted>
  <dcterms:created xsi:type="dcterms:W3CDTF">2019-08-13T04:08:00Z</dcterms:created>
  <dcterms:modified xsi:type="dcterms:W3CDTF">2019-08-16T03:10:00Z</dcterms:modified>
</cp:coreProperties>
</file>